
<file path=[Content_Types].xml><?xml version="1.0" encoding="utf-8"?>
<Types xmlns="http://schemas.openxmlformats.org/package/2006/content-types">
  <Default Extension="png" ContentType="image/png"/>
  <Default Extension="wmf" ContentType="image/x-wmf"/>
  <Default Extension="emf" ContentType="image/x-emf"/>
  <Default Extension="rels" ContentType="application/vnd.openxmlformats-package.relationships+xml"/>
  <Default Extension="xml" ContentType="application/xml"/>
  <Default Extension="docx" ContentType="application/vnd.openxmlformats-officedocument.wordprocessingml.document"/>
  <Default Extension="pptx" ContentType="application/vnd.openxmlformats-officedocument.presentationml.presentation"/>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CFCB45" w14:textId="77777777" w:rsidR="00A927AF" w:rsidRDefault="00A927AF">
      <w:pPr>
        <w:jc w:val="both"/>
        <w:rPr>
          <w:rFonts w:asciiTheme="majorHAnsi" w:hAnsiTheme="majorHAnsi" w:cs="Arial"/>
          <w:i/>
          <w:iCs/>
        </w:rPr>
      </w:pPr>
    </w:p>
    <w:p w14:paraId="57B5F97F" w14:textId="77777777" w:rsidR="00A927AF" w:rsidRDefault="00A927AF">
      <w:pPr>
        <w:jc w:val="both"/>
        <w:rPr>
          <w:rFonts w:asciiTheme="majorHAnsi" w:hAnsiTheme="majorHAnsi" w:cs="Arial"/>
          <w:b/>
          <w:sz w:val="32"/>
        </w:rPr>
      </w:pPr>
    </w:p>
    <w:p w14:paraId="7B315879" w14:textId="77777777" w:rsidR="00A927AF" w:rsidRDefault="00A927AF">
      <w:pPr>
        <w:jc w:val="both"/>
        <w:rPr>
          <w:rFonts w:asciiTheme="majorHAnsi" w:hAnsiTheme="majorHAnsi" w:cs="Arial"/>
          <w:b/>
          <w:sz w:val="32"/>
        </w:rPr>
      </w:pPr>
    </w:p>
    <w:p w14:paraId="2F1C03E8" w14:textId="77777777" w:rsidR="00A927AF" w:rsidRDefault="00232925">
      <w:pPr>
        <w:spacing w:before="240" w:after="240"/>
        <w:jc w:val="both"/>
        <w:rPr>
          <w:rFonts w:asciiTheme="majorHAnsi" w:hAnsiTheme="majorHAnsi" w:cs="Arial"/>
          <w:bCs/>
          <w:smallCaps/>
          <w:sz w:val="48"/>
        </w:rPr>
      </w:pPr>
      <w:r>
        <w:rPr>
          <w:rFonts w:asciiTheme="majorHAnsi" w:hAnsiTheme="majorHAnsi" w:cs="Arial"/>
          <w:smallCaps/>
          <w:sz w:val="48"/>
        </w:rPr>
        <w:t>BNY</w:t>
      </w:r>
      <w:r>
        <w:rPr>
          <w:rFonts w:asciiTheme="majorHAnsi" w:hAnsiTheme="majorHAnsi" w:cs="Arial"/>
          <w:bCs/>
          <w:smallCaps/>
          <w:sz w:val="48"/>
        </w:rPr>
        <w:t xml:space="preserve"> Mellon</w:t>
      </w:r>
    </w:p>
    <w:p w14:paraId="60CEAF20" w14:textId="77777777" w:rsidR="00A927AF" w:rsidRDefault="00A927AF">
      <w:pPr>
        <w:spacing w:before="240" w:after="240"/>
        <w:jc w:val="both"/>
        <w:rPr>
          <w:rFonts w:asciiTheme="majorHAnsi" w:hAnsiTheme="majorHAnsi" w:cs="Arial"/>
          <w:smallCaps/>
          <w:sz w:val="48"/>
        </w:rPr>
      </w:pPr>
    </w:p>
    <w:p w14:paraId="74214247" w14:textId="77777777" w:rsidR="00A927AF" w:rsidRDefault="00232925">
      <w:pPr>
        <w:spacing w:before="240" w:after="240"/>
        <w:jc w:val="both"/>
        <w:rPr>
          <w:rFonts w:asciiTheme="majorHAnsi" w:hAnsiTheme="majorHAnsi" w:cs="Arial"/>
          <w:smallCaps/>
          <w:sz w:val="44"/>
        </w:rPr>
      </w:pPr>
      <w:r>
        <w:rPr>
          <w:rFonts w:asciiTheme="majorHAnsi" w:hAnsiTheme="majorHAnsi" w:cs="Arial"/>
          <w:smallCaps/>
          <w:sz w:val="44"/>
        </w:rPr>
        <w:t>Functional Requirements Document</w:t>
      </w:r>
    </w:p>
    <w:p w14:paraId="3AF88DF6" w14:textId="77777777" w:rsidR="00A927AF" w:rsidRDefault="00A927AF">
      <w:pPr>
        <w:spacing w:before="240" w:after="240"/>
        <w:jc w:val="both"/>
        <w:rPr>
          <w:rFonts w:asciiTheme="majorHAnsi" w:hAnsiTheme="majorHAnsi" w:cs="Arial"/>
          <w:smallCaps/>
          <w:sz w:val="44"/>
        </w:rPr>
      </w:pPr>
    </w:p>
    <w:p w14:paraId="6C6AED0F" w14:textId="77777777" w:rsidR="00A927AF" w:rsidRDefault="00232925">
      <w:pPr>
        <w:pBdr>
          <w:bottom w:val="single" w:sz="24" w:space="1" w:color="00000A"/>
        </w:pBdr>
        <w:spacing w:before="120" w:after="360"/>
        <w:jc w:val="both"/>
        <w:rPr>
          <w:rFonts w:asciiTheme="majorHAnsi" w:hAnsiTheme="majorHAnsi" w:cs="Arial"/>
          <w:b/>
          <w:smallCaps/>
          <w:sz w:val="44"/>
        </w:rPr>
      </w:pPr>
      <w:r>
        <w:rPr>
          <w:rFonts w:asciiTheme="majorHAnsi" w:hAnsiTheme="majorHAnsi" w:cs="Arial"/>
          <w:b/>
          <w:smallCaps/>
          <w:sz w:val="44"/>
        </w:rPr>
        <w:lastRenderedPageBreak/>
        <w:t>RTP FRAUD DETECTION SERVICE</w:t>
      </w:r>
    </w:p>
    <w:p w14:paraId="5D15385B" w14:textId="77777777" w:rsidR="00A927AF" w:rsidRDefault="00232925">
      <w:pPr>
        <w:pBdr>
          <w:bottom w:val="single" w:sz="24" w:space="1" w:color="00000A"/>
        </w:pBdr>
        <w:spacing w:before="120" w:after="360"/>
        <w:jc w:val="both"/>
        <w:rPr>
          <w:rFonts w:asciiTheme="majorHAnsi" w:hAnsiTheme="majorHAnsi" w:cs="Arial"/>
          <w:smallCaps/>
          <w:sz w:val="44"/>
        </w:rPr>
      </w:pPr>
      <w:r>
        <w:rPr>
          <w:rFonts w:asciiTheme="majorHAnsi" w:hAnsiTheme="majorHAnsi" w:cs="Arial"/>
          <w:smallCaps/>
          <w:sz w:val="44"/>
        </w:rPr>
        <w:t xml:space="preserve">(Based on RTP </w:t>
      </w:r>
      <w:proofErr w:type="spellStart"/>
      <w:r>
        <w:rPr>
          <w:rFonts w:asciiTheme="majorHAnsi" w:hAnsiTheme="majorHAnsi" w:cs="Arial"/>
          <w:smallCaps/>
          <w:sz w:val="44"/>
        </w:rPr>
        <w:t>BlackList</w:t>
      </w:r>
      <w:proofErr w:type="spellEnd"/>
      <w:r>
        <w:rPr>
          <w:rFonts w:asciiTheme="majorHAnsi" w:hAnsiTheme="majorHAnsi" w:cs="Arial"/>
          <w:smallCaps/>
          <w:sz w:val="44"/>
        </w:rPr>
        <w:t xml:space="preserve"> Entities)</w:t>
      </w:r>
    </w:p>
    <w:p w14:paraId="121FE815" w14:textId="77777777" w:rsidR="00A927AF" w:rsidRDefault="00232925">
      <w:pPr>
        <w:pBdr>
          <w:bottom w:val="single" w:sz="24" w:space="1" w:color="00000A"/>
        </w:pBdr>
        <w:spacing w:before="120" w:after="360"/>
        <w:jc w:val="both"/>
        <w:rPr>
          <w:rFonts w:asciiTheme="majorHAnsi" w:hAnsiTheme="majorHAnsi" w:cs="Arial"/>
          <w:smallCaps/>
          <w:sz w:val="44"/>
        </w:rPr>
      </w:pPr>
      <w:r>
        <w:rPr>
          <w:rFonts w:asciiTheme="majorHAnsi" w:hAnsiTheme="majorHAnsi" w:cs="Arial"/>
          <w:smallCaps/>
          <w:sz w:val="44"/>
        </w:rPr>
        <w:t>Real Time Payments (RTP)</w:t>
      </w:r>
    </w:p>
    <w:p w14:paraId="6D172C1E" w14:textId="77777777" w:rsidR="00A927AF" w:rsidRDefault="00A927AF">
      <w:pPr>
        <w:pBdr>
          <w:bottom w:val="single" w:sz="24" w:space="1" w:color="00000A"/>
        </w:pBdr>
        <w:spacing w:before="120" w:after="360"/>
        <w:jc w:val="both"/>
        <w:rPr>
          <w:rFonts w:asciiTheme="majorHAnsi" w:hAnsiTheme="majorHAnsi" w:cs="Arial"/>
          <w:smallCaps/>
          <w:sz w:val="44"/>
        </w:rPr>
      </w:pPr>
    </w:p>
    <w:p w14:paraId="2D046779" w14:textId="77777777" w:rsidR="00A927AF" w:rsidRDefault="00A927AF">
      <w:pPr>
        <w:pBdr>
          <w:bottom w:val="single" w:sz="24" w:space="1" w:color="00000A"/>
        </w:pBdr>
        <w:spacing w:before="120" w:after="360"/>
        <w:jc w:val="both"/>
        <w:rPr>
          <w:rFonts w:asciiTheme="majorHAnsi" w:hAnsiTheme="majorHAnsi" w:cs="Arial"/>
          <w:smallCaps/>
          <w:sz w:val="44"/>
        </w:rPr>
      </w:pPr>
    </w:p>
    <w:p w14:paraId="1D024814" w14:textId="77777777" w:rsidR="00A927AF" w:rsidRDefault="00A927AF">
      <w:pPr>
        <w:jc w:val="both"/>
        <w:rPr>
          <w:rFonts w:asciiTheme="majorHAnsi" w:hAnsiTheme="majorHAnsi" w:cs="Arial"/>
          <w:b/>
          <w:sz w:val="32"/>
        </w:rPr>
      </w:pPr>
    </w:p>
    <w:p w14:paraId="7B93E6CD" w14:textId="77777777" w:rsidR="00A927AF" w:rsidRDefault="00A927AF">
      <w:pPr>
        <w:jc w:val="both"/>
        <w:rPr>
          <w:rFonts w:asciiTheme="majorHAnsi" w:hAnsiTheme="majorHAnsi" w:cs="Arial"/>
          <w:b/>
          <w:sz w:val="32"/>
        </w:rPr>
      </w:pPr>
    </w:p>
    <w:p w14:paraId="740A47DF" w14:textId="77777777" w:rsidR="00A927AF" w:rsidRDefault="00232925">
      <w:pPr>
        <w:jc w:val="both"/>
        <w:rPr>
          <w:rFonts w:asciiTheme="majorHAnsi" w:hAnsiTheme="majorHAnsi" w:cs="Arial"/>
          <w:b/>
          <w:sz w:val="32"/>
        </w:rPr>
      </w:pPr>
      <w:r>
        <w:br w:type="page"/>
      </w:r>
    </w:p>
    <w:p w14:paraId="49742A86" w14:textId="77777777" w:rsidR="00A927AF" w:rsidRDefault="00A927AF">
      <w:pPr>
        <w:jc w:val="both"/>
        <w:rPr>
          <w:rFonts w:asciiTheme="majorHAnsi" w:hAnsiTheme="majorHAnsi" w:cs="Arial"/>
          <w:b/>
          <w:sz w:val="32"/>
        </w:rPr>
      </w:pPr>
    </w:p>
    <w:p w14:paraId="089041E8" w14:textId="77777777" w:rsidR="00A927AF" w:rsidRDefault="00232925">
      <w:pPr>
        <w:jc w:val="both"/>
        <w:rPr>
          <w:rFonts w:asciiTheme="majorHAnsi" w:hAnsiTheme="majorHAnsi" w:cs="Arial"/>
        </w:rPr>
      </w:pPr>
      <w:r>
        <w:rPr>
          <w:rFonts w:asciiTheme="majorHAnsi" w:hAnsiTheme="majorHAnsi" w:cs="Arial"/>
          <w:b/>
          <w:sz w:val="32"/>
        </w:rPr>
        <w:t>Document History</w:t>
      </w:r>
      <w:r>
        <w:rPr>
          <w:rStyle w:val="StyleBold"/>
          <w:rFonts w:asciiTheme="majorHAnsi" w:hAnsiTheme="majorHAnsi" w:cs="Arial"/>
        </w:rPr>
        <w:t xml:space="preserve"> – </w:t>
      </w:r>
      <w:r>
        <w:rPr>
          <w:rFonts w:asciiTheme="majorHAnsi" w:hAnsiTheme="majorHAnsi" w:cs="Arial"/>
          <w:sz w:val="22"/>
          <w:szCs w:val="22"/>
        </w:rPr>
        <w:t>describe the changes to this document.</w:t>
      </w:r>
    </w:p>
    <w:tbl>
      <w:tblPr>
        <w:tblW w:w="9630" w:type="dxa"/>
        <w:tblInd w:w="72" w:type="dxa"/>
        <w:tblBorders>
          <w:top w:val="single" w:sz="12" w:space="0" w:color="00000A"/>
          <w:left w:val="single" w:sz="12" w:space="0" w:color="00000A"/>
          <w:bottom w:val="single" w:sz="6" w:space="0" w:color="00000A"/>
          <w:right w:val="single" w:sz="6" w:space="0" w:color="00000A"/>
          <w:insideH w:val="single" w:sz="6" w:space="0" w:color="00000A"/>
          <w:insideV w:val="single" w:sz="6" w:space="0" w:color="00000A"/>
        </w:tblBorders>
        <w:tblCellMar>
          <w:left w:w="72" w:type="dxa"/>
          <w:right w:w="72" w:type="dxa"/>
        </w:tblCellMar>
        <w:tblLook w:val="0000" w:firstRow="0" w:lastRow="0" w:firstColumn="0" w:lastColumn="0" w:noHBand="0" w:noVBand="0"/>
      </w:tblPr>
      <w:tblGrid>
        <w:gridCol w:w="1080"/>
        <w:gridCol w:w="1530"/>
        <w:gridCol w:w="2070"/>
        <w:gridCol w:w="4950"/>
      </w:tblGrid>
      <w:tr w:rsidR="00A927AF" w14:paraId="0A8D2E6E" w14:textId="77777777">
        <w:trPr>
          <w:cantSplit/>
        </w:trPr>
        <w:tc>
          <w:tcPr>
            <w:tcW w:w="1080" w:type="dxa"/>
            <w:tcBorders>
              <w:top w:val="single" w:sz="12" w:space="0" w:color="00000A"/>
              <w:left w:val="single" w:sz="12" w:space="0" w:color="00000A"/>
              <w:bottom w:val="single" w:sz="6" w:space="0" w:color="00000A"/>
              <w:right w:val="single" w:sz="6" w:space="0" w:color="00000A"/>
            </w:tcBorders>
            <w:shd w:val="clear" w:color="auto" w:fill="E0E0E0"/>
          </w:tcPr>
          <w:p w14:paraId="213D11FD" w14:textId="77777777" w:rsidR="00A927AF" w:rsidRDefault="00232925">
            <w:pPr>
              <w:jc w:val="both"/>
              <w:rPr>
                <w:rFonts w:asciiTheme="majorHAnsi" w:hAnsiTheme="majorHAnsi" w:cs="Arial"/>
                <w:b/>
                <w:sz w:val="20"/>
                <w:szCs w:val="20"/>
              </w:rPr>
            </w:pPr>
            <w:r>
              <w:rPr>
                <w:rFonts w:asciiTheme="majorHAnsi" w:hAnsiTheme="majorHAnsi" w:cs="Arial"/>
                <w:b/>
                <w:sz w:val="20"/>
                <w:szCs w:val="20"/>
              </w:rPr>
              <w:t>Version #</w:t>
            </w:r>
          </w:p>
        </w:tc>
        <w:tc>
          <w:tcPr>
            <w:tcW w:w="1530" w:type="dxa"/>
            <w:tcBorders>
              <w:top w:val="single" w:sz="12" w:space="0" w:color="00000A"/>
              <w:left w:val="single" w:sz="6" w:space="0" w:color="00000A"/>
              <w:bottom w:val="single" w:sz="6" w:space="0" w:color="00000A"/>
              <w:right w:val="single" w:sz="6" w:space="0" w:color="00000A"/>
            </w:tcBorders>
            <w:shd w:val="clear" w:color="auto" w:fill="E0E0E0"/>
          </w:tcPr>
          <w:p w14:paraId="3EE7CCEF" w14:textId="77777777" w:rsidR="00A927AF" w:rsidRDefault="00232925">
            <w:pPr>
              <w:jc w:val="both"/>
              <w:rPr>
                <w:rFonts w:asciiTheme="majorHAnsi" w:hAnsiTheme="majorHAnsi" w:cs="Arial"/>
                <w:b/>
                <w:sz w:val="20"/>
                <w:szCs w:val="20"/>
              </w:rPr>
            </w:pPr>
            <w:r>
              <w:rPr>
                <w:rFonts w:asciiTheme="majorHAnsi" w:hAnsiTheme="majorHAnsi" w:cs="Arial"/>
                <w:b/>
                <w:sz w:val="20"/>
                <w:szCs w:val="20"/>
              </w:rPr>
              <w:t>Date</w:t>
            </w:r>
          </w:p>
        </w:tc>
        <w:tc>
          <w:tcPr>
            <w:tcW w:w="2070" w:type="dxa"/>
            <w:tcBorders>
              <w:top w:val="single" w:sz="12" w:space="0" w:color="00000A"/>
              <w:left w:val="single" w:sz="6" w:space="0" w:color="00000A"/>
              <w:bottom w:val="single" w:sz="6" w:space="0" w:color="00000A"/>
              <w:right w:val="single" w:sz="6" w:space="0" w:color="00000A"/>
            </w:tcBorders>
            <w:shd w:val="clear" w:color="auto" w:fill="E0E0E0"/>
          </w:tcPr>
          <w:p w14:paraId="5DADC53D" w14:textId="77777777" w:rsidR="00A927AF" w:rsidRDefault="00232925">
            <w:pPr>
              <w:jc w:val="both"/>
              <w:rPr>
                <w:rFonts w:asciiTheme="majorHAnsi" w:hAnsiTheme="majorHAnsi" w:cs="Arial"/>
                <w:b/>
                <w:sz w:val="20"/>
                <w:szCs w:val="20"/>
              </w:rPr>
            </w:pPr>
            <w:r>
              <w:rPr>
                <w:rFonts w:asciiTheme="majorHAnsi" w:hAnsiTheme="majorHAnsi" w:cs="Arial"/>
                <w:b/>
                <w:sz w:val="20"/>
                <w:szCs w:val="20"/>
              </w:rPr>
              <w:t>Entered by</w:t>
            </w:r>
          </w:p>
        </w:tc>
        <w:tc>
          <w:tcPr>
            <w:tcW w:w="4949" w:type="dxa"/>
            <w:tcBorders>
              <w:top w:val="single" w:sz="12" w:space="0" w:color="00000A"/>
              <w:left w:val="single" w:sz="6" w:space="0" w:color="00000A"/>
              <w:bottom w:val="single" w:sz="6" w:space="0" w:color="00000A"/>
              <w:right w:val="single" w:sz="12" w:space="0" w:color="00000A"/>
            </w:tcBorders>
            <w:shd w:val="clear" w:color="auto" w:fill="E0E0E0"/>
          </w:tcPr>
          <w:p w14:paraId="6E749BE2" w14:textId="77777777" w:rsidR="00A927AF" w:rsidRDefault="00232925">
            <w:pPr>
              <w:jc w:val="both"/>
              <w:rPr>
                <w:rFonts w:asciiTheme="majorHAnsi" w:hAnsiTheme="majorHAnsi" w:cs="Arial"/>
                <w:b/>
                <w:sz w:val="20"/>
                <w:szCs w:val="20"/>
              </w:rPr>
            </w:pPr>
            <w:r>
              <w:rPr>
                <w:rFonts w:asciiTheme="majorHAnsi" w:hAnsiTheme="majorHAnsi" w:cs="Arial"/>
                <w:b/>
                <w:sz w:val="20"/>
                <w:szCs w:val="20"/>
              </w:rPr>
              <w:t>Comments</w:t>
            </w:r>
          </w:p>
        </w:tc>
      </w:tr>
      <w:tr w:rsidR="00A927AF" w14:paraId="3397C88D" w14:textId="77777777">
        <w:trPr>
          <w:cantSplit/>
        </w:trPr>
        <w:tc>
          <w:tcPr>
            <w:tcW w:w="1080" w:type="dxa"/>
            <w:tcBorders>
              <w:top w:val="single" w:sz="6" w:space="0" w:color="00000A"/>
              <w:left w:val="single" w:sz="12" w:space="0" w:color="00000A"/>
              <w:bottom w:val="single" w:sz="6" w:space="0" w:color="00000A"/>
              <w:right w:val="single" w:sz="6" w:space="0" w:color="00000A"/>
            </w:tcBorders>
            <w:shd w:val="clear" w:color="auto" w:fill="auto"/>
          </w:tcPr>
          <w:p w14:paraId="653AF937" w14:textId="77777777" w:rsidR="00A927AF" w:rsidRDefault="00232925">
            <w:pPr>
              <w:jc w:val="both"/>
              <w:rPr>
                <w:rFonts w:asciiTheme="majorHAnsi" w:hAnsiTheme="majorHAnsi"/>
                <w:sz w:val="22"/>
                <w:szCs w:val="22"/>
              </w:rPr>
            </w:pPr>
            <w:bookmarkStart w:id="0" w:name="_Toc436067697"/>
            <w:r>
              <w:rPr>
                <w:rFonts w:asciiTheme="majorHAnsi" w:hAnsiTheme="majorHAnsi"/>
                <w:sz w:val="22"/>
                <w:szCs w:val="22"/>
              </w:rPr>
              <w:t>0.1</w:t>
            </w:r>
            <w:bookmarkEnd w:id="0"/>
          </w:p>
        </w:tc>
        <w:tc>
          <w:tcPr>
            <w:tcW w:w="1530" w:type="dxa"/>
            <w:tcBorders>
              <w:top w:val="single" w:sz="6" w:space="0" w:color="00000A"/>
              <w:left w:val="single" w:sz="6" w:space="0" w:color="00000A"/>
              <w:bottom w:val="single" w:sz="6" w:space="0" w:color="00000A"/>
              <w:right w:val="single" w:sz="6" w:space="0" w:color="00000A"/>
            </w:tcBorders>
            <w:shd w:val="clear" w:color="auto" w:fill="auto"/>
          </w:tcPr>
          <w:p w14:paraId="2277A938" w14:textId="77777777" w:rsidR="00A927AF" w:rsidRDefault="00232925">
            <w:pPr>
              <w:jc w:val="both"/>
              <w:rPr>
                <w:rFonts w:asciiTheme="majorHAnsi" w:hAnsiTheme="majorHAnsi"/>
                <w:sz w:val="22"/>
                <w:szCs w:val="22"/>
              </w:rPr>
            </w:pPr>
            <w:r>
              <w:rPr>
                <w:rFonts w:asciiTheme="majorHAnsi" w:hAnsiTheme="majorHAnsi"/>
                <w:sz w:val="22"/>
                <w:szCs w:val="22"/>
              </w:rPr>
              <w:t>July12, 2018</w:t>
            </w:r>
          </w:p>
        </w:tc>
        <w:tc>
          <w:tcPr>
            <w:tcW w:w="2070" w:type="dxa"/>
            <w:tcBorders>
              <w:top w:val="single" w:sz="6" w:space="0" w:color="00000A"/>
              <w:left w:val="single" w:sz="6" w:space="0" w:color="00000A"/>
              <w:bottom w:val="single" w:sz="6" w:space="0" w:color="00000A"/>
              <w:right w:val="single" w:sz="6" w:space="0" w:color="00000A"/>
            </w:tcBorders>
            <w:shd w:val="clear" w:color="auto" w:fill="auto"/>
          </w:tcPr>
          <w:p w14:paraId="63A394F2" w14:textId="77777777" w:rsidR="00A927AF" w:rsidRDefault="00232925">
            <w:pPr>
              <w:jc w:val="both"/>
              <w:rPr>
                <w:rFonts w:asciiTheme="majorHAnsi" w:hAnsiTheme="majorHAnsi"/>
                <w:sz w:val="22"/>
                <w:szCs w:val="22"/>
              </w:rPr>
            </w:pPr>
            <w:r>
              <w:rPr>
                <w:rFonts w:asciiTheme="majorHAnsi" w:hAnsiTheme="majorHAnsi"/>
                <w:sz w:val="22"/>
                <w:szCs w:val="22"/>
              </w:rPr>
              <w:t>Anand Singh</w:t>
            </w:r>
          </w:p>
        </w:tc>
        <w:tc>
          <w:tcPr>
            <w:tcW w:w="4949" w:type="dxa"/>
            <w:tcBorders>
              <w:top w:val="single" w:sz="6" w:space="0" w:color="00000A"/>
              <w:left w:val="single" w:sz="6" w:space="0" w:color="00000A"/>
              <w:bottom w:val="single" w:sz="6" w:space="0" w:color="00000A"/>
              <w:right w:val="single" w:sz="12" w:space="0" w:color="00000A"/>
            </w:tcBorders>
            <w:shd w:val="clear" w:color="auto" w:fill="auto"/>
          </w:tcPr>
          <w:p w14:paraId="1595EC52" w14:textId="77777777" w:rsidR="00A927AF" w:rsidRDefault="00232925">
            <w:pPr>
              <w:jc w:val="both"/>
              <w:rPr>
                <w:rFonts w:asciiTheme="majorHAnsi" w:hAnsiTheme="majorHAnsi"/>
                <w:sz w:val="22"/>
                <w:szCs w:val="22"/>
              </w:rPr>
            </w:pPr>
            <w:r>
              <w:rPr>
                <w:rFonts w:asciiTheme="majorHAnsi" w:hAnsiTheme="majorHAnsi"/>
                <w:sz w:val="22"/>
                <w:szCs w:val="22"/>
              </w:rPr>
              <w:t>Initial Draft</w:t>
            </w:r>
          </w:p>
        </w:tc>
      </w:tr>
      <w:tr w:rsidR="00A927AF" w14:paraId="6E95B9DF" w14:textId="77777777">
        <w:trPr>
          <w:cantSplit/>
        </w:trPr>
        <w:tc>
          <w:tcPr>
            <w:tcW w:w="1080" w:type="dxa"/>
            <w:tcBorders>
              <w:top w:val="single" w:sz="6" w:space="0" w:color="00000A"/>
              <w:left w:val="single" w:sz="12" w:space="0" w:color="00000A"/>
              <w:bottom w:val="single" w:sz="6" w:space="0" w:color="00000A"/>
              <w:right w:val="single" w:sz="6" w:space="0" w:color="00000A"/>
            </w:tcBorders>
            <w:shd w:val="clear" w:color="auto" w:fill="auto"/>
          </w:tcPr>
          <w:p w14:paraId="60F59CFE" w14:textId="77777777" w:rsidR="00A927AF" w:rsidRDefault="00232925">
            <w:pPr>
              <w:jc w:val="both"/>
              <w:rPr>
                <w:rFonts w:asciiTheme="majorHAnsi" w:hAnsiTheme="majorHAnsi"/>
                <w:sz w:val="22"/>
                <w:szCs w:val="22"/>
              </w:rPr>
            </w:pPr>
            <w:r>
              <w:rPr>
                <w:rFonts w:asciiTheme="majorHAnsi" w:hAnsiTheme="majorHAnsi"/>
                <w:sz w:val="22"/>
                <w:szCs w:val="22"/>
              </w:rPr>
              <w:t>0.2</w:t>
            </w:r>
          </w:p>
        </w:tc>
        <w:tc>
          <w:tcPr>
            <w:tcW w:w="1530" w:type="dxa"/>
            <w:tcBorders>
              <w:top w:val="single" w:sz="6" w:space="0" w:color="00000A"/>
              <w:left w:val="single" w:sz="6" w:space="0" w:color="00000A"/>
              <w:bottom w:val="single" w:sz="6" w:space="0" w:color="00000A"/>
              <w:right w:val="single" w:sz="6" w:space="0" w:color="00000A"/>
            </w:tcBorders>
            <w:shd w:val="clear" w:color="auto" w:fill="auto"/>
          </w:tcPr>
          <w:p w14:paraId="499498F6" w14:textId="77777777" w:rsidR="00A927AF" w:rsidRDefault="00232925">
            <w:pPr>
              <w:jc w:val="both"/>
              <w:rPr>
                <w:rFonts w:asciiTheme="majorHAnsi" w:hAnsiTheme="majorHAnsi"/>
                <w:sz w:val="22"/>
                <w:szCs w:val="22"/>
              </w:rPr>
            </w:pPr>
            <w:r>
              <w:rPr>
                <w:rFonts w:asciiTheme="majorHAnsi" w:hAnsiTheme="majorHAnsi"/>
                <w:sz w:val="22"/>
                <w:szCs w:val="22"/>
              </w:rPr>
              <w:t>July 16, 2018</w:t>
            </w:r>
          </w:p>
        </w:tc>
        <w:tc>
          <w:tcPr>
            <w:tcW w:w="2070" w:type="dxa"/>
            <w:tcBorders>
              <w:top w:val="single" w:sz="6" w:space="0" w:color="00000A"/>
              <w:left w:val="single" w:sz="6" w:space="0" w:color="00000A"/>
              <w:bottom w:val="single" w:sz="6" w:space="0" w:color="00000A"/>
              <w:right w:val="single" w:sz="6" w:space="0" w:color="00000A"/>
            </w:tcBorders>
            <w:shd w:val="clear" w:color="auto" w:fill="auto"/>
          </w:tcPr>
          <w:p w14:paraId="64BCE34A" w14:textId="77777777" w:rsidR="00A927AF" w:rsidRDefault="00232925">
            <w:pPr>
              <w:jc w:val="both"/>
              <w:rPr>
                <w:rFonts w:asciiTheme="majorHAnsi" w:hAnsiTheme="majorHAnsi"/>
                <w:sz w:val="22"/>
                <w:szCs w:val="22"/>
              </w:rPr>
            </w:pPr>
            <w:r>
              <w:rPr>
                <w:rFonts w:asciiTheme="majorHAnsi" w:hAnsiTheme="majorHAnsi"/>
                <w:sz w:val="22"/>
                <w:szCs w:val="22"/>
              </w:rPr>
              <w:t>Anand Singh</w:t>
            </w:r>
          </w:p>
        </w:tc>
        <w:tc>
          <w:tcPr>
            <w:tcW w:w="4949" w:type="dxa"/>
            <w:tcBorders>
              <w:top w:val="single" w:sz="6" w:space="0" w:color="00000A"/>
              <w:left w:val="single" w:sz="6" w:space="0" w:color="00000A"/>
              <w:bottom w:val="single" w:sz="6" w:space="0" w:color="00000A"/>
              <w:right w:val="single" w:sz="12" w:space="0" w:color="00000A"/>
            </w:tcBorders>
            <w:shd w:val="clear" w:color="auto" w:fill="auto"/>
          </w:tcPr>
          <w:p w14:paraId="3D688A7D" w14:textId="77777777" w:rsidR="00A927AF" w:rsidRDefault="00232925">
            <w:pPr>
              <w:jc w:val="both"/>
              <w:rPr>
                <w:rFonts w:asciiTheme="majorHAnsi" w:hAnsiTheme="majorHAnsi"/>
                <w:sz w:val="22"/>
                <w:szCs w:val="22"/>
              </w:rPr>
            </w:pPr>
            <w:r>
              <w:rPr>
                <w:rFonts w:asciiTheme="majorHAnsi" w:hAnsiTheme="majorHAnsi"/>
                <w:sz w:val="22"/>
                <w:szCs w:val="22"/>
              </w:rPr>
              <w:t>Section 4.5 – Added Black list Entity logical data table</w:t>
            </w:r>
          </w:p>
        </w:tc>
      </w:tr>
      <w:tr w:rsidR="00A927AF" w14:paraId="1422538C" w14:textId="77777777">
        <w:trPr>
          <w:cantSplit/>
        </w:trPr>
        <w:tc>
          <w:tcPr>
            <w:tcW w:w="1080" w:type="dxa"/>
            <w:tcBorders>
              <w:top w:val="single" w:sz="6" w:space="0" w:color="00000A"/>
              <w:left w:val="single" w:sz="12" w:space="0" w:color="00000A"/>
              <w:bottom w:val="single" w:sz="6" w:space="0" w:color="00000A"/>
              <w:right w:val="single" w:sz="6" w:space="0" w:color="00000A"/>
            </w:tcBorders>
            <w:shd w:val="clear" w:color="auto" w:fill="auto"/>
          </w:tcPr>
          <w:p w14:paraId="01087F66" w14:textId="77777777" w:rsidR="00A927AF" w:rsidRDefault="00232925">
            <w:pPr>
              <w:jc w:val="both"/>
              <w:rPr>
                <w:rFonts w:asciiTheme="majorHAnsi" w:hAnsiTheme="majorHAnsi"/>
                <w:sz w:val="22"/>
                <w:szCs w:val="22"/>
              </w:rPr>
            </w:pPr>
            <w:r>
              <w:rPr>
                <w:rFonts w:asciiTheme="majorHAnsi" w:hAnsiTheme="majorHAnsi"/>
                <w:sz w:val="22"/>
                <w:szCs w:val="22"/>
              </w:rPr>
              <w:t>0.3</w:t>
            </w:r>
          </w:p>
        </w:tc>
        <w:tc>
          <w:tcPr>
            <w:tcW w:w="1530" w:type="dxa"/>
            <w:tcBorders>
              <w:top w:val="single" w:sz="6" w:space="0" w:color="00000A"/>
              <w:left w:val="single" w:sz="6" w:space="0" w:color="00000A"/>
              <w:bottom w:val="single" w:sz="6" w:space="0" w:color="00000A"/>
              <w:right w:val="single" w:sz="6" w:space="0" w:color="00000A"/>
            </w:tcBorders>
            <w:shd w:val="clear" w:color="auto" w:fill="auto"/>
          </w:tcPr>
          <w:p w14:paraId="3E0C285F" w14:textId="77777777" w:rsidR="00A927AF" w:rsidRDefault="00232925">
            <w:pPr>
              <w:jc w:val="both"/>
              <w:rPr>
                <w:rFonts w:asciiTheme="majorHAnsi" w:hAnsiTheme="majorHAnsi"/>
                <w:sz w:val="22"/>
                <w:szCs w:val="22"/>
              </w:rPr>
            </w:pPr>
            <w:r>
              <w:rPr>
                <w:rFonts w:asciiTheme="majorHAnsi" w:hAnsiTheme="majorHAnsi"/>
                <w:sz w:val="22"/>
                <w:szCs w:val="22"/>
              </w:rPr>
              <w:t>July 17, 2018</w:t>
            </w:r>
          </w:p>
        </w:tc>
        <w:tc>
          <w:tcPr>
            <w:tcW w:w="2070" w:type="dxa"/>
            <w:tcBorders>
              <w:top w:val="single" w:sz="6" w:space="0" w:color="00000A"/>
              <w:left w:val="single" w:sz="6" w:space="0" w:color="00000A"/>
              <w:bottom w:val="single" w:sz="6" w:space="0" w:color="00000A"/>
              <w:right w:val="single" w:sz="6" w:space="0" w:color="00000A"/>
            </w:tcBorders>
            <w:shd w:val="clear" w:color="auto" w:fill="auto"/>
          </w:tcPr>
          <w:p w14:paraId="7375A6D1" w14:textId="77777777" w:rsidR="00A927AF" w:rsidRDefault="00232925">
            <w:pPr>
              <w:jc w:val="both"/>
              <w:rPr>
                <w:rFonts w:asciiTheme="majorHAnsi" w:hAnsiTheme="majorHAnsi"/>
                <w:sz w:val="22"/>
                <w:szCs w:val="22"/>
              </w:rPr>
            </w:pPr>
            <w:r>
              <w:rPr>
                <w:rFonts w:asciiTheme="majorHAnsi" w:hAnsiTheme="majorHAnsi"/>
                <w:sz w:val="22"/>
                <w:szCs w:val="22"/>
              </w:rPr>
              <w:t>Anand Singh</w:t>
            </w:r>
          </w:p>
        </w:tc>
        <w:tc>
          <w:tcPr>
            <w:tcW w:w="4949" w:type="dxa"/>
            <w:tcBorders>
              <w:top w:val="single" w:sz="6" w:space="0" w:color="00000A"/>
              <w:left w:val="single" w:sz="6" w:space="0" w:color="00000A"/>
              <w:bottom w:val="single" w:sz="6" w:space="0" w:color="00000A"/>
              <w:right w:val="single" w:sz="12" w:space="0" w:color="00000A"/>
            </w:tcBorders>
            <w:shd w:val="clear" w:color="auto" w:fill="auto"/>
          </w:tcPr>
          <w:p w14:paraId="038D9139" w14:textId="77777777" w:rsidR="00A927AF" w:rsidRDefault="00232925">
            <w:pPr>
              <w:jc w:val="both"/>
              <w:rPr>
                <w:rFonts w:asciiTheme="majorHAnsi" w:hAnsiTheme="majorHAnsi"/>
                <w:sz w:val="22"/>
                <w:szCs w:val="22"/>
              </w:rPr>
            </w:pPr>
            <w:r>
              <w:rPr>
                <w:rFonts w:asciiTheme="majorHAnsi" w:hAnsiTheme="majorHAnsi"/>
                <w:sz w:val="22"/>
                <w:szCs w:val="22"/>
              </w:rPr>
              <w:t>Modified scope of this FRD to be limited to Fraud Detection Service. (RFDS), based on feedback from Avnish Gupta &amp; Mayank Khanna</w:t>
            </w:r>
          </w:p>
          <w:p w14:paraId="6908DD65" w14:textId="77777777" w:rsidR="00A927AF" w:rsidRDefault="00232925">
            <w:pPr>
              <w:jc w:val="both"/>
              <w:rPr>
                <w:rFonts w:asciiTheme="majorHAnsi" w:hAnsiTheme="majorHAnsi"/>
                <w:sz w:val="22"/>
                <w:szCs w:val="22"/>
              </w:rPr>
            </w:pPr>
            <w:r>
              <w:rPr>
                <w:rFonts w:asciiTheme="majorHAnsi" w:hAnsiTheme="majorHAnsi"/>
                <w:sz w:val="22"/>
                <w:szCs w:val="22"/>
              </w:rPr>
              <w:t>Re-organized document structure around RFDS.</w:t>
            </w:r>
          </w:p>
        </w:tc>
      </w:tr>
      <w:tr w:rsidR="00A927AF" w14:paraId="637AAF69" w14:textId="77777777">
        <w:trPr>
          <w:cantSplit/>
        </w:trPr>
        <w:tc>
          <w:tcPr>
            <w:tcW w:w="1080" w:type="dxa"/>
            <w:tcBorders>
              <w:top w:val="single" w:sz="6" w:space="0" w:color="00000A"/>
              <w:left w:val="single" w:sz="12" w:space="0" w:color="00000A"/>
              <w:bottom w:val="single" w:sz="6" w:space="0" w:color="00000A"/>
              <w:right w:val="single" w:sz="6" w:space="0" w:color="00000A"/>
            </w:tcBorders>
            <w:shd w:val="clear" w:color="auto" w:fill="auto"/>
          </w:tcPr>
          <w:p w14:paraId="03EBCBE6" w14:textId="77777777" w:rsidR="00A927AF" w:rsidRDefault="00232925">
            <w:pPr>
              <w:jc w:val="both"/>
              <w:rPr>
                <w:rFonts w:asciiTheme="majorHAnsi" w:hAnsiTheme="majorHAnsi"/>
                <w:sz w:val="22"/>
                <w:szCs w:val="22"/>
              </w:rPr>
            </w:pPr>
            <w:r>
              <w:rPr>
                <w:rFonts w:asciiTheme="majorHAnsi" w:hAnsiTheme="majorHAnsi"/>
                <w:sz w:val="22"/>
                <w:szCs w:val="22"/>
              </w:rPr>
              <w:t>0.4/0.5</w:t>
            </w:r>
          </w:p>
        </w:tc>
        <w:tc>
          <w:tcPr>
            <w:tcW w:w="1530" w:type="dxa"/>
            <w:tcBorders>
              <w:top w:val="single" w:sz="6" w:space="0" w:color="00000A"/>
              <w:left w:val="single" w:sz="6" w:space="0" w:color="00000A"/>
              <w:bottom w:val="single" w:sz="6" w:space="0" w:color="00000A"/>
              <w:right w:val="single" w:sz="6" w:space="0" w:color="00000A"/>
            </w:tcBorders>
            <w:shd w:val="clear" w:color="auto" w:fill="auto"/>
          </w:tcPr>
          <w:p w14:paraId="07F9E636" w14:textId="77777777" w:rsidR="00A927AF" w:rsidRDefault="00232925">
            <w:pPr>
              <w:jc w:val="both"/>
              <w:rPr>
                <w:rFonts w:asciiTheme="majorHAnsi" w:hAnsiTheme="majorHAnsi"/>
                <w:sz w:val="22"/>
                <w:szCs w:val="22"/>
              </w:rPr>
            </w:pPr>
            <w:r>
              <w:rPr>
                <w:rFonts w:asciiTheme="majorHAnsi" w:hAnsiTheme="majorHAnsi"/>
                <w:sz w:val="22"/>
                <w:szCs w:val="22"/>
              </w:rPr>
              <w:t>July 18, 2018</w:t>
            </w:r>
          </w:p>
        </w:tc>
        <w:tc>
          <w:tcPr>
            <w:tcW w:w="2070" w:type="dxa"/>
            <w:tcBorders>
              <w:top w:val="single" w:sz="6" w:space="0" w:color="00000A"/>
              <w:left w:val="single" w:sz="6" w:space="0" w:color="00000A"/>
              <w:bottom w:val="single" w:sz="6" w:space="0" w:color="00000A"/>
              <w:right w:val="single" w:sz="6" w:space="0" w:color="00000A"/>
            </w:tcBorders>
            <w:shd w:val="clear" w:color="auto" w:fill="auto"/>
          </w:tcPr>
          <w:p w14:paraId="19016D2D" w14:textId="77777777" w:rsidR="00A927AF" w:rsidRDefault="00232925">
            <w:pPr>
              <w:jc w:val="both"/>
              <w:rPr>
                <w:rFonts w:asciiTheme="majorHAnsi" w:hAnsiTheme="majorHAnsi"/>
                <w:sz w:val="22"/>
                <w:szCs w:val="22"/>
              </w:rPr>
            </w:pPr>
            <w:r>
              <w:rPr>
                <w:rFonts w:asciiTheme="majorHAnsi" w:hAnsiTheme="majorHAnsi"/>
                <w:sz w:val="22"/>
                <w:szCs w:val="22"/>
              </w:rPr>
              <w:t>Anand Singh</w:t>
            </w:r>
          </w:p>
        </w:tc>
        <w:tc>
          <w:tcPr>
            <w:tcW w:w="4949" w:type="dxa"/>
            <w:tcBorders>
              <w:top w:val="single" w:sz="6" w:space="0" w:color="00000A"/>
              <w:left w:val="single" w:sz="6" w:space="0" w:color="00000A"/>
              <w:bottom w:val="single" w:sz="6" w:space="0" w:color="00000A"/>
              <w:right w:val="single" w:sz="12" w:space="0" w:color="00000A"/>
            </w:tcBorders>
            <w:shd w:val="clear" w:color="auto" w:fill="auto"/>
          </w:tcPr>
          <w:p w14:paraId="66C61CBB" w14:textId="77777777" w:rsidR="00A927AF" w:rsidRDefault="00232925">
            <w:pPr>
              <w:jc w:val="both"/>
              <w:rPr>
                <w:rFonts w:asciiTheme="majorHAnsi" w:hAnsiTheme="majorHAnsi"/>
                <w:sz w:val="22"/>
                <w:szCs w:val="22"/>
              </w:rPr>
            </w:pPr>
            <w:r>
              <w:rPr>
                <w:rFonts w:asciiTheme="majorHAnsi" w:hAnsiTheme="majorHAnsi"/>
                <w:sz w:val="22"/>
                <w:szCs w:val="22"/>
              </w:rPr>
              <w:t>Revised RFDS Processing Steps, Detection Methodology, Request Payload sections.</w:t>
            </w:r>
          </w:p>
          <w:p w14:paraId="5949136A" w14:textId="77777777" w:rsidR="00A927AF" w:rsidRDefault="00232925">
            <w:pPr>
              <w:jc w:val="both"/>
              <w:rPr>
                <w:rFonts w:asciiTheme="majorHAnsi" w:hAnsiTheme="majorHAnsi"/>
                <w:sz w:val="22"/>
                <w:szCs w:val="22"/>
              </w:rPr>
            </w:pPr>
            <w:r>
              <w:rPr>
                <w:rFonts w:asciiTheme="majorHAnsi" w:hAnsiTheme="majorHAnsi"/>
                <w:sz w:val="22"/>
                <w:szCs w:val="22"/>
              </w:rPr>
              <w:t>Updated Requirements Summary &amp; Acceptance Criteria</w:t>
            </w:r>
          </w:p>
        </w:tc>
      </w:tr>
      <w:tr w:rsidR="00A927AF" w14:paraId="0A385211" w14:textId="77777777">
        <w:trPr>
          <w:cantSplit/>
        </w:trPr>
        <w:tc>
          <w:tcPr>
            <w:tcW w:w="1080" w:type="dxa"/>
            <w:tcBorders>
              <w:top w:val="single" w:sz="6" w:space="0" w:color="00000A"/>
              <w:left w:val="single" w:sz="12" w:space="0" w:color="00000A"/>
              <w:bottom w:val="single" w:sz="12" w:space="0" w:color="00000A"/>
              <w:right w:val="single" w:sz="6" w:space="0" w:color="00000A"/>
            </w:tcBorders>
            <w:shd w:val="clear" w:color="auto" w:fill="auto"/>
          </w:tcPr>
          <w:p w14:paraId="74A82A2E" w14:textId="77777777" w:rsidR="00A927AF" w:rsidRDefault="00232925">
            <w:pPr>
              <w:jc w:val="both"/>
              <w:rPr>
                <w:rFonts w:asciiTheme="majorHAnsi" w:hAnsiTheme="majorHAnsi"/>
                <w:sz w:val="22"/>
                <w:szCs w:val="22"/>
              </w:rPr>
            </w:pPr>
            <w:r>
              <w:rPr>
                <w:rFonts w:asciiTheme="majorHAnsi" w:hAnsiTheme="majorHAnsi"/>
                <w:sz w:val="22"/>
                <w:szCs w:val="22"/>
              </w:rPr>
              <w:t>0.6</w:t>
            </w:r>
          </w:p>
        </w:tc>
        <w:tc>
          <w:tcPr>
            <w:tcW w:w="1530" w:type="dxa"/>
            <w:tcBorders>
              <w:top w:val="single" w:sz="6" w:space="0" w:color="00000A"/>
              <w:left w:val="single" w:sz="6" w:space="0" w:color="00000A"/>
              <w:bottom w:val="single" w:sz="12" w:space="0" w:color="00000A"/>
              <w:right w:val="single" w:sz="6" w:space="0" w:color="00000A"/>
            </w:tcBorders>
            <w:shd w:val="clear" w:color="auto" w:fill="auto"/>
          </w:tcPr>
          <w:p w14:paraId="72671B26" w14:textId="77777777" w:rsidR="00A927AF" w:rsidRDefault="00232925">
            <w:pPr>
              <w:jc w:val="both"/>
              <w:rPr>
                <w:rFonts w:asciiTheme="majorHAnsi" w:hAnsiTheme="majorHAnsi"/>
                <w:sz w:val="22"/>
                <w:szCs w:val="22"/>
              </w:rPr>
            </w:pPr>
            <w:r>
              <w:rPr>
                <w:rFonts w:asciiTheme="majorHAnsi" w:hAnsiTheme="majorHAnsi"/>
                <w:sz w:val="22"/>
                <w:szCs w:val="22"/>
              </w:rPr>
              <w:t>July 20, 2018</w:t>
            </w:r>
          </w:p>
        </w:tc>
        <w:tc>
          <w:tcPr>
            <w:tcW w:w="2070" w:type="dxa"/>
            <w:tcBorders>
              <w:top w:val="single" w:sz="6" w:space="0" w:color="00000A"/>
              <w:left w:val="single" w:sz="6" w:space="0" w:color="00000A"/>
              <w:bottom w:val="single" w:sz="12" w:space="0" w:color="00000A"/>
              <w:right w:val="single" w:sz="6" w:space="0" w:color="00000A"/>
            </w:tcBorders>
            <w:shd w:val="clear" w:color="auto" w:fill="auto"/>
          </w:tcPr>
          <w:p w14:paraId="78896521" w14:textId="77777777" w:rsidR="00A927AF" w:rsidRDefault="00232925">
            <w:pPr>
              <w:jc w:val="both"/>
              <w:rPr>
                <w:rFonts w:asciiTheme="majorHAnsi" w:hAnsiTheme="majorHAnsi"/>
                <w:sz w:val="22"/>
                <w:szCs w:val="22"/>
              </w:rPr>
            </w:pPr>
            <w:r>
              <w:rPr>
                <w:rFonts w:asciiTheme="majorHAnsi" w:hAnsiTheme="majorHAnsi"/>
                <w:sz w:val="22"/>
                <w:szCs w:val="22"/>
              </w:rPr>
              <w:t>Anand Singh</w:t>
            </w:r>
          </w:p>
        </w:tc>
        <w:tc>
          <w:tcPr>
            <w:tcW w:w="4949" w:type="dxa"/>
            <w:tcBorders>
              <w:top w:val="single" w:sz="6" w:space="0" w:color="00000A"/>
              <w:left w:val="single" w:sz="6" w:space="0" w:color="00000A"/>
              <w:bottom w:val="single" w:sz="12" w:space="0" w:color="00000A"/>
              <w:right w:val="single" w:sz="12" w:space="0" w:color="00000A"/>
            </w:tcBorders>
            <w:shd w:val="clear" w:color="auto" w:fill="auto"/>
          </w:tcPr>
          <w:p w14:paraId="49F9AB95" w14:textId="77777777" w:rsidR="00A927AF" w:rsidRDefault="00232925">
            <w:pPr>
              <w:jc w:val="both"/>
              <w:rPr>
                <w:rFonts w:asciiTheme="majorHAnsi" w:hAnsiTheme="majorHAnsi"/>
                <w:sz w:val="22"/>
                <w:szCs w:val="22"/>
              </w:rPr>
            </w:pPr>
            <w:r>
              <w:rPr>
                <w:rFonts w:asciiTheme="majorHAnsi" w:hAnsiTheme="majorHAnsi"/>
                <w:sz w:val="22"/>
                <w:szCs w:val="22"/>
              </w:rPr>
              <w:t>Revisions based on feedback from Carl Slabicki, Andrew Haskell</w:t>
            </w:r>
          </w:p>
        </w:tc>
      </w:tr>
    </w:tbl>
    <w:p w14:paraId="2DB10EF9" w14:textId="77777777" w:rsidR="00A927AF" w:rsidRDefault="00A927AF">
      <w:pPr>
        <w:pStyle w:val="Style14ptCentered"/>
        <w:jc w:val="both"/>
        <w:rPr>
          <w:rFonts w:asciiTheme="majorHAnsi" w:hAnsiTheme="majorHAnsi" w:cs="Arial"/>
          <w:b/>
          <w:sz w:val="32"/>
          <w:szCs w:val="32"/>
        </w:rPr>
      </w:pPr>
    </w:p>
    <w:p w14:paraId="7C983428" w14:textId="77777777" w:rsidR="00A927AF" w:rsidRDefault="00232925">
      <w:pPr>
        <w:jc w:val="both"/>
        <w:rPr>
          <w:rFonts w:asciiTheme="majorHAnsi" w:hAnsiTheme="majorHAnsi" w:cs="Arial"/>
          <w:b/>
          <w:sz w:val="32"/>
          <w:szCs w:val="32"/>
        </w:rPr>
      </w:pPr>
      <w:r>
        <w:br w:type="page"/>
      </w:r>
    </w:p>
    <w:p w14:paraId="7615CA3B" w14:textId="77777777" w:rsidR="00A927AF" w:rsidRDefault="00232925">
      <w:pPr>
        <w:pStyle w:val="Style14ptCentered"/>
        <w:jc w:val="both"/>
        <w:rPr>
          <w:rFonts w:asciiTheme="majorHAnsi" w:hAnsiTheme="majorHAnsi" w:cs="Arial"/>
          <w:b/>
          <w:sz w:val="32"/>
          <w:szCs w:val="32"/>
        </w:rPr>
      </w:pPr>
      <w:r>
        <w:rPr>
          <w:rFonts w:asciiTheme="majorHAnsi" w:hAnsiTheme="majorHAnsi" w:cs="Arial"/>
          <w:b/>
          <w:sz w:val="32"/>
          <w:szCs w:val="32"/>
        </w:rPr>
        <w:lastRenderedPageBreak/>
        <w:t>Table of Contents</w:t>
      </w:r>
    </w:p>
    <w:p w14:paraId="3CFC2242" w14:textId="77777777" w:rsidR="00A927AF" w:rsidRDefault="00A927AF">
      <w:pPr>
        <w:pStyle w:val="StyleCentered"/>
        <w:jc w:val="both"/>
        <w:rPr>
          <w:rFonts w:asciiTheme="majorHAnsi" w:hAnsiTheme="majorHAnsi" w:cs="Arial"/>
          <w:szCs w:val="22"/>
        </w:rPr>
      </w:pPr>
    </w:p>
    <w:sdt>
      <w:sdtPr>
        <w:rPr>
          <w:rFonts w:asciiTheme="minorHAnsi" w:eastAsiaTheme="minorEastAsia" w:hAnsiTheme="minorHAnsi" w:cstheme="minorBidi"/>
          <w:color w:val="auto"/>
          <w:sz w:val="21"/>
          <w:szCs w:val="21"/>
        </w:rPr>
        <w:id w:val="224976346"/>
        <w:docPartObj>
          <w:docPartGallery w:val="Table of Contents"/>
          <w:docPartUnique/>
        </w:docPartObj>
      </w:sdtPr>
      <w:sdtContent>
        <w:p w14:paraId="2FBB1C50" w14:textId="77777777" w:rsidR="00A927AF" w:rsidRDefault="00232925">
          <w:pPr>
            <w:pStyle w:val="TOCHeading"/>
            <w:numPr>
              <w:ilvl w:val="0"/>
              <w:numId w:val="2"/>
            </w:numPr>
            <w:jc w:val="both"/>
          </w:pPr>
          <w:r>
            <w:t>Table of Contents</w:t>
          </w:r>
        </w:p>
        <w:p w14:paraId="3839F6D7" w14:textId="77777777" w:rsidR="00A927AF" w:rsidRDefault="00232925">
          <w:pPr>
            <w:pStyle w:val="TOC1"/>
            <w:rPr>
              <w:rFonts w:eastAsiaTheme="minorEastAsia"/>
              <w:szCs w:val="22"/>
              <w:lang w:eastAsia="en-US"/>
            </w:rPr>
          </w:pPr>
          <w:r>
            <w:fldChar w:fldCharType="begin"/>
          </w:r>
          <w:r>
            <w:rPr>
              <w:rStyle w:val="IndexLink"/>
              <w:rFonts w:cs="Arial"/>
              <w:webHidden/>
            </w:rPr>
            <w:instrText>TOC \z \o "1-3" \u \h</w:instrText>
          </w:r>
          <w:r>
            <w:rPr>
              <w:rStyle w:val="IndexLink"/>
              <w:rFonts w:cs="Arial"/>
            </w:rPr>
            <w:fldChar w:fldCharType="separate"/>
          </w:r>
          <w:r w:rsidR="00D871E5">
            <w:rPr>
              <w:rStyle w:val="IndexLink"/>
              <w:rFonts w:cs="Arial"/>
            </w:rPr>
            <w:fldChar w:fldCharType="begin"/>
          </w:r>
          <w:r w:rsidR="00D871E5">
            <w:rPr>
              <w:rStyle w:val="IndexLink"/>
              <w:rFonts w:cs="Arial"/>
            </w:rPr>
            <w:instrText xml:space="preserve"> HYPERLINK \l "_Toc519866139" \h </w:instrText>
          </w:r>
          <w:r w:rsidR="00D871E5">
            <w:rPr>
              <w:rStyle w:val="IndexLink"/>
              <w:rFonts w:cs="Arial"/>
            </w:rPr>
            <w:fldChar w:fldCharType="separate"/>
          </w:r>
          <w:r>
            <w:rPr>
              <w:rStyle w:val="IndexLink"/>
              <w:rFonts w:cs="Arial"/>
              <w:webHidden/>
            </w:rPr>
            <w:t>2</w:t>
          </w:r>
          <w:r>
            <w:rPr>
              <w:rStyle w:val="IndexLink"/>
              <w:rFonts w:eastAsiaTheme="minorEastAsia"/>
              <w:szCs w:val="22"/>
              <w:lang w:eastAsia="en-US"/>
            </w:rPr>
            <w:tab/>
          </w:r>
          <w:r>
            <w:rPr>
              <w:rStyle w:val="IndexLink"/>
              <w:rFonts w:cs="Arial"/>
            </w:rPr>
            <w:t>Document Reviews &amp; Approvals</w:t>
          </w:r>
          <w:r>
            <w:rPr>
              <w:webHidden/>
            </w:rPr>
            <w:fldChar w:fldCharType="begin"/>
          </w:r>
          <w:r>
            <w:rPr>
              <w:webHidden/>
            </w:rPr>
            <w:instrText>PAGEREF _Toc519866139 \h</w:instrText>
          </w:r>
          <w:r>
            <w:rPr>
              <w:webHidden/>
            </w:rPr>
          </w:r>
          <w:r>
            <w:rPr>
              <w:webHidden/>
            </w:rPr>
            <w:fldChar w:fldCharType="separate"/>
          </w:r>
          <w:ins w:id="1" w:author="Singh, Anand" w:date="2018-07-26T10:35:00Z">
            <w:r w:rsidR="00D871E5">
              <w:rPr>
                <w:noProof/>
                <w:webHidden/>
              </w:rPr>
              <w:t>4</w:t>
            </w:r>
          </w:ins>
          <w:del w:id="2" w:author="Singh, Anand" w:date="2018-07-26T10:35:00Z">
            <w:r w:rsidDel="00D871E5">
              <w:rPr>
                <w:rStyle w:val="IndexLink"/>
                <w:noProof/>
              </w:rPr>
              <w:tab/>
              <w:delText>5</w:delText>
            </w:r>
          </w:del>
          <w:r>
            <w:rPr>
              <w:webHidden/>
            </w:rPr>
            <w:fldChar w:fldCharType="end"/>
          </w:r>
          <w:r w:rsidR="00D871E5">
            <w:fldChar w:fldCharType="end"/>
          </w:r>
        </w:p>
        <w:p w14:paraId="22BF5E6A" w14:textId="77777777" w:rsidR="00A927AF" w:rsidRDefault="00D871E5">
          <w:pPr>
            <w:pStyle w:val="TOC1"/>
            <w:rPr>
              <w:rFonts w:eastAsiaTheme="minorEastAsia"/>
              <w:szCs w:val="22"/>
              <w:lang w:eastAsia="en-US"/>
            </w:rPr>
          </w:pPr>
          <w:r>
            <w:rPr>
              <w:rStyle w:val="IndexLink"/>
              <w:rFonts w:cs="Arial"/>
            </w:rPr>
            <w:fldChar w:fldCharType="begin"/>
          </w:r>
          <w:r>
            <w:rPr>
              <w:rStyle w:val="IndexLink"/>
              <w:rFonts w:cs="Arial"/>
            </w:rPr>
            <w:instrText xml:space="preserve"> HYPERLINK \l "_Toc519866140" \h </w:instrText>
          </w:r>
          <w:r>
            <w:rPr>
              <w:rStyle w:val="IndexLink"/>
              <w:rFonts w:cs="Arial"/>
            </w:rPr>
            <w:fldChar w:fldCharType="separate"/>
          </w:r>
          <w:r w:rsidR="00232925">
            <w:rPr>
              <w:rStyle w:val="IndexLink"/>
              <w:rFonts w:cs="Arial"/>
              <w:webHidden/>
            </w:rPr>
            <w:t>3</w:t>
          </w:r>
          <w:r w:rsidR="00232925">
            <w:rPr>
              <w:rStyle w:val="IndexLink"/>
              <w:rFonts w:eastAsiaTheme="minorEastAsia"/>
              <w:szCs w:val="22"/>
              <w:lang w:eastAsia="en-US"/>
            </w:rPr>
            <w:tab/>
          </w:r>
          <w:r w:rsidR="00232925">
            <w:rPr>
              <w:rStyle w:val="IndexLink"/>
              <w:rFonts w:cs="Arial"/>
            </w:rPr>
            <w:t>Background:</w:t>
          </w:r>
          <w:r w:rsidR="00232925">
            <w:rPr>
              <w:webHidden/>
            </w:rPr>
            <w:fldChar w:fldCharType="begin"/>
          </w:r>
          <w:r w:rsidR="00232925">
            <w:rPr>
              <w:webHidden/>
            </w:rPr>
            <w:instrText>PAGEREF _Toc519866140 \h</w:instrText>
          </w:r>
          <w:r w:rsidR="00232925">
            <w:rPr>
              <w:webHidden/>
            </w:rPr>
          </w:r>
          <w:r w:rsidR="00232925">
            <w:rPr>
              <w:webHidden/>
            </w:rPr>
            <w:fldChar w:fldCharType="separate"/>
          </w:r>
          <w:ins w:id="3" w:author="Singh, Anand" w:date="2018-07-26T10:35:00Z">
            <w:r>
              <w:rPr>
                <w:noProof/>
                <w:webHidden/>
              </w:rPr>
              <w:t>6</w:t>
            </w:r>
          </w:ins>
          <w:del w:id="4" w:author="Singh, Anand" w:date="2018-07-26T10:35:00Z">
            <w:r w:rsidR="00232925" w:rsidDel="00D871E5">
              <w:rPr>
                <w:rStyle w:val="IndexLink"/>
                <w:noProof/>
              </w:rPr>
              <w:tab/>
              <w:delText>7</w:delText>
            </w:r>
          </w:del>
          <w:r w:rsidR="00232925">
            <w:rPr>
              <w:webHidden/>
            </w:rPr>
            <w:fldChar w:fldCharType="end"/>
          </w:r>
          <w:r>
            <w:fldChar w:fldCharType="end"/>
          </w:r>
        </w:p>
        <w:p w14:paraId="2295C6DA" w14:textId="77777777" w:rsidR="00A927AF" w:rsidRDefault="00D871E5">
          <w:pPr>
            <w:pStyle w:val="TOC2"/>
            <w:tabs>
              <w:tab w:val="left" w:pos="720"/>
            </w:tabs>
            <w:rPr>
              <w:rFonts w:eastAsiaTheme="minorEastAsia"/>
              <w:szCs w:val="22"/>
              <w:lang w:eastAsia="en-US"/>
            </w:rPr>
          </w:pPr>
          <w:r>
            <w:rPr>
              <w:rStyle w:val="IndexLink"/>
            </w:rPr>
            <w:fldChar w:fldCharType="begin"/>
          </w:r>
          <w:r>
            <w:rPr>
              <w:rStyle w:val="IndexLink"/>
            </w:rPr>
            <w:instrText xml:space="preserve"> HYPERLINK \l "_Toc519866141" \h </w:instrText>
          </w:r>
          <w:r>
            <w:rPr>
              <w:rStyle w:val="IndexLink"/>
            </w:rPr>
            <w:fldChar w:fldCharType="separate"/>
          </w:r>
          <w:r w:rsidR="00232925">
            <w:rPr>
              <w:rStyle w:val="IndexLink"/>
              <w:webHidden/>
            </w:rPr>
            <w:t>3.1</w:t>
          </w:r>
          <w:r w:rsidR="00232925">
            <w:rPr>
              <w:rStyle w:val="IndexLink"/>
              <w:rFonts w:eastAsiaTheme="minorEastAsia"/>
              <w:szCs w:val="22"/>
              <w:lang w:eastAsia="en-US"/>
            </w:rPr>
            <w:tab/>
          </w:r>
          <w:r w:rsidR="00232925">
            <w:rPr>
              <w:rStyle w:val="IndexLink"/>
            </w:rPr>
            <w:t>Scope:</w:t>
          </w:r>
          <w:r w:rsidR="00232925">
            <w:rPr>
              <w:webHidden/>
            </w:rPr>
            <w:fldChar w:fldCharType="begin"/>
          </w:r>
          <w:r w:rsidR="00232925">
            <w:rPr>
              <w:webHidden/>
            </w:rPr>
            <w:instrText>PAGEREF _Toc519866141 \h</w:instrText>
          </w:r>
          <w:r w:rsidR="00232925">
            <w:rPr>
              <w:webHidden/>
            </w:rPr>
          </w:r>
          <w:r w:rsidR="00232925">
            <w:rPr>
              <w:webHidden/>
            </w:rPr>
            <w:fldChar w:fldCharType="separate"/>
          </w:r>
          <w:ins w:id="5" w:author="Singh, Anand" w:date="2018-07-26T10:35:00Z">
            <w:r>
              <w:rPr>
                <w:noProof/>
                <w:webHidden/>
              </w:rPr>
              <w:t>6</w:t>
            </w:r>
          </w:ins>
          <w:del w:id="6" w:author="Singh, Anand" w:date="2018-07-26T10:35:00Z">
            <w:r w:rsidR="00232925" w:rsidDel="00D871E5">
              <w:rPr>
                <w:rStyle w:val="IndexLink"/>
                <w:noProof/>
              </w:rPr>
              <w:tab/>
              <w:delText>7</w:delText>
            </w:r>
          </w:del>
          <w:r w:rsidR="00232925">
            <w:rPr>
              <w:webHidden/>
            </w:rPr>
            <w:fldChar w:fldCharType="end"/>
          </w:r>
          <w:r>
            <w:fldChar w:fldCharType="end"/>
          </w:r>
        </w:p>
        <w:p w14:paraId="66FA5177" w14:textId="77777777" w:rsidR="00A927AF" w:rsidRDefault="00D871E5">
          <w:pPr>
            <w:pStyle w:val="TOC2"/>
            <w:tabs>
              <w:tab w:val="left" w:pos="720"/>
            </w:tabs>
            <w:rPr>
              <w:rFonts w:eastAsiaTheme="minorEastAsia"/>
              <w:szCs w:val="22"/>
              <w:lang w:eastAsia="en-US"/>
            </w:rPr>
          </w:pPr>
          <w:r>
            <w:rPr>
              <w:rStyle w:val="IndexLink"/>
            </w:rPr>
            <w:fldChar w:fldCharType="begin"/>
          </w:r>
          <w:r>
            <w:rPr>
              <w:rStyle w:val="IndexLink"/>
            </w:rPr>
            <w:instrText xml:space="preserve"> HYPERLINK \l "_Toc519866142" \h </w:instrText>
          </w:r>
          <w:r>
            <w:rPr>
              <w:rStyle w:val="IndexLink"/>
            </w:rPr>
            <w:fldChar w:fldCharType="separate"/>
          </w:r>
          <w:r w:rsidR="00232925">
            <w:rPr>
              <w:rStyle w:val="IndexLink"/>
              <w:webHidden/>
            </w:rPr>
            <w:t>3.2</w:t>
          </w:r>
          <w:r w:rsidR="00232925">
            <w:rPr>
              <w:rStyle w:val="IndexLink"/>
              <w:rFonts w:eastAsiaTheme="minorEastAsia"/>
              <w:szCs w:val="22"/>
              <w:lang w:eastAsia="en-US"/>
            </w:rPr>
            <w:tab/>
          </w:r>
          <w:r w:rsidR="00232925">
            <w:rPr>
              <w:rStyle w:val="IndexLink"/>
            </w:rPr>
            <w:t>Out of Scope:</w:t>
          </w:r>
          <w:r w:rsidR="00232925">
            <w:rPr>
              <w:webHidden/>
            </w:rPr>
            <w:fldChar w:fldCharType="begin"/>
          </w:r>
          <w:r w:rsidR="00232925">
            <w:rPr>
              <w:webHidden/>
            </w:rPr>
            <w:instrText>PAGEREF _Toc519866142 \h</w:instrText>
          </w:r>
          <w:r w:rsidR="00232925">
            <w:rPr>
              <w:webHidden/>
            </w:rPr>
          </w:r>
          <w:r w:rsidR="00232925">
            <w:rPr>
              <w:webHidden/>
            </w:rPr>
            <w:fldChar w:fldCharType="separate"/>
          </w:r>
          <w:ins w:id="7" w:author="Singh, Anand" w:date="2018-07-26T10:35:00Z">
            <w:r>
              <w:rPr>
                <w:noProof/>
                <w:webHidden/>
              </w:rPr>
              <w:t>6</w:t>
            </w:r>
          </w:ins>
          <w:del w:id="8" w:author="Singh, Anand" w:date="2018-07-26T10:35:00Z">
            <w:r w:rsidR="00232925" w:rsidDel="00D871E5">
              <w:rPr>
                <w:rStyle w:val="IndexLink"/>
                <w:noProof/>
              </w:rPr>
              <w:tab/>
              <w:delText>7</w:delText>
            </w:r>
          </w:del>
          <w:r w:rsidR="00232925">
            <w:rPr>
              <w:webHidden/>
            </w:rPr>
            <w:fldChar w:fldCharType="end"/>
          </w:r>
          <w:r>
            <w:fldChar w:fldCharType="end"/>
          </w:r>
        </w:p>
        <w:p w14:paraId="2C142BE2" w14:textId="77777777" w:rsidR="00A927AF" w:rsidRDefault="00D871E5">
          <w:pPr>
            <w:pStyle w:val="TOC2"/>
            <w:tabs>
              <w:tab w:val="left" w:pos="720"/>
            </w:tabs>
            <w:rPr>
              <w:rFonts w:eastAsiaTheme="minorEastAsia"/>
              <w:szCs w:val="22"/>
              <w:lang w:eastAsia="en-US"/>
            </w:rPr>
          </w:pPr>
          <w:r>
            <w:rPr>
              <w:rStyle w:val="IndexLink"/>
            </w:rPr>
            <w:fldChar w:fldCharType="begin"/>
          </w:r>
          <w:r>
            <w:rPr>
              <w:rStyle w:val="IndexLink"/>
            </w:rPr>
            <w:instrText xml:space="preserve"> HYPERLINK \l "_Toc519866143" \h </w:instrText>
          </w:r>
          <w:r>
            <w:rPr>
              <w:rStyle w:val="IndexLink"/>
            </w:rPr>
            <w:fldChar w:fldCharType="separate"/>
          </w:r>
          <w:r w:rsidR="00232925">
            <w:rPr>
              <w:rStyle w:val="IndexLink"/>
              <w:webHidden/>
            </w:rPr>
            <w:t>3.3</w:t>
          </w:r>
          <w:r w:rsidR="00232925">
            <w:rPr>
              <w:rStyle w:val="IndexLink"/>
              <w:rFonts w:eastAsiaTheme="minorEastAsia"/>
              <w:szCs w:val="22"/>
              <w:lang w:eastAsia="en-US"/>
            </w:rPr>
            <w:tab/>
          </w:r>
          <w:r w:rsidR="00232925">
            <w:rPr>
              <w:rStyle w:val="IndexLink"/>
            </w:rPr>
            <w:t>Assumptions:</w:t>
          </w:r>
          <w:r w:rsidR="00232925">
            <w:rPr>
              <w:webHidden/>
            </w:rPr>
            <w:fldChar w:fldCharType="begin"/>
          </w:r>
          <w:r w:rsidR="00232925">
            <w:rPr>
              <w:webHidden/>
            </w:rPr>
            <w:instrText>PAGEREF _Toc519866143 \h</w:instrText>
          </w:r>
          <w:r w:rsidR="00232925">
            <w:rPr>
              <w:webHidden/>
            </w:rPr>
          </w:r>
          <w:r w:rsidR="00232925">
            <w:rPr>
              <w:webHidden/>
            </w:rPr>
            <w:fldChar w:fldCharType="separate"/>
          </w:r>
          <w:ins w:id="9" w:author="Singh, Anand" w:date="2018-07-26T10:35:00Z">
            <w:r>
              <w:rPr>
                <w:noProof/>
                <w:webHidden/>
              </w:rPr>
              <w:t>6</w:t>
            </w:r>
          </w:ins>
          <w:del w:id="10" w:author="Singh, Anand" w:date="2018-07-26T10:35:00Z">
            <w:r w:rsidR="00232925" w:rsidDel="00D871E5">
              <w:rPr>
                <w:rStyle w:val="IndexLink"/>
                <w:noProof/>
              </w:rPr>
              <w:tab/>
              <w:delText>7</w:delText>
            </w:r>
          </w:del>
          <w:r w:rsidR="00232925">
            <w:rPr>
              <w:webHidden/>
            </w:rPr>
            <w:fldChar w:fldCharType="end"/>
          </w:r>
          <w:r>
            <w:fldChar w:fldCharType="end"/>
          </w:r>
        </w:p>
        <w:p w14:paraId="1CE434ED" w14:textId="77777777" w:rsidR="00A927AF" w:rsidRDefault="00D871E5">
          <w:pPr>
            <w:pStyle w:val="TOC1"/>
            <w:rPr>
              <w:rFonts w:eastAsiaTheme="minorEastAsia"/>
              <w:szCs w:val="22"/>
              <w:lang w:eastAsia="en-US"/>
            </w:rPr>
          </w:pPr>
          <w:r>
            <w:rPr>
              <w:rStyle w:val="IndexLink"/>
              <w:rFonts w:cs="Arial"/>
            </w:rPr>
            <w:fldChar w:fldCharType="begin"/>
          </w:r>
          <w:r>
            <w:rPr>
              <w:rStyle w:val="IndexLink"/>
              <w:rFonts w:cs="Arial"/>
            </w:rPr>
            <w:instrText xml:space="preserve"> HYPERLINK \l "_Toc519866144" \h </w:instrText>
          </w:r>
          <w:r>
            <w:rPr>
              <w:rStyle w:val="IndexLink"/>
              <w:rFonts w:cs="Arial"/>
            </w:rPr>
            <w:fldChar w:fldCharType="separate"/>
          </w:r>
          <w:r w:rsidR="00232925">
            <w:rPr>
              <w:rStyle w:val="IndexLink"/>
              <w:rFonts w:cs="Arial"/>
              <w:webHidden/>
            </w:rPr>
            <w:t>4</w:t>
          </w:r>
          <w:r w:rsidR="00232925">
            <w:rPr>
              <w:rStyle w:val="IndexLink"/>
              <w:rFonts w:eastAsiaTheme="minorEastAsia"/>
              <w:szCs w:val="22"/>
              <w:lang w:eastAsia="en-US"/>
            </w:rPr>
            <w:tab/>
          </w:r>
          <w:r w:rsidR="00232925">
            <w:rPr>
              <w:rStyle w:val="IndexLink"/>
              <w:rFonts w:cs="Arial"/>
            </w:rPr>
            <w:t>General Flow:</w:t>
          </w:r>
          <w:r w:rsidR="00232925">
            <w:rPr>
              <w:webHidden/>
            </w:rPr>
            <w:fldChar w:fldCharType="begin"/>
          </w:r>
          <w:r w:rsidR="00232925">
            <w:rPr>
              <w:webHidden/>
            </w:rPr>
            <w:instrText>PAGEREF _Toc519866144 \h</w:instrText>
          </w:r>
          <w:r w:rsidR="00232925">
            <w:rPr>
              <w:webHidden/>
            </w:rPr>
          </w:r>
          <w:r w:rsidR="00232925">
            <w:rPr>
              <w:webHidden/>
            </w:rPr>
            <w:fldChar w:fldCharType="separate"/>
          </w:r>
          <w:ins w:id="11" w:author="Singh, Anand" w:date="2018-07-26T10:35:00Z">
            <w:r>
              <w:rPr>
                <w:noProof/>
                <w:webHidden/>
              </w:rPr>
              <w:t>7</w:t>
            </w:r>
          </w:ins>
          <w:del w:id="12" w:author="Singh, Anand" w:date="2018-07-26T10:35:00Z">
            <w:r w:rsidR="00232925" w:rsidDel="00D871E5">
              <w:rPr>
                <w:rStyle w:val="IndexLink"/>
                <w:noProof/>
              </w:rPr>
              <w:tab/>
              <w:delText>8</w:delText>
            </w:r>
          </w:del>
          <w:r w:rsidR="00232925">
            <w:rPr>
              <w:webHidden/>
            </w:rPr>
            <w:fldChar w:fldCharType="end"/>
          </w:r>
          <w:r>
            <w:fldChar w:fldCharType="end"/>
          </w:r>
        </w:p>
        <w:p w14:paraId="79CF27EF" w14:textId="77777777" w:rsidR="00A927AF" w:rsidRDefault="00D871E5">
          <w:pPr>
            <w:pStyle w:val="TOC2"/>
            <w:tabs>
              <w:tab w:val="left" w:pos="720"/>
            </w:tabs>
            <w:rPr>
              <w:rFonts w:eastAsiaTheme="minorEastAsia"/>
              <w:szCs w:val="22"/>
              <w:lang w:eastAsia="en-US"/>
            </w:rPr>
          </w:pPr>
          <w:r>
            <w:rPr>
              <w:rStyle w:val="IndexLink"/>
            </w:rPr>
            <w:fldChar w:fldCharType="begin"/>
          </w:r>
          <w:r>
            <w:rPr>
              <w:rStyle w:val="IndexLink"/>
            </w:rPr>
            <w:instrText xml:space="preserve"> HYPERLINK \l "_Toc519866145" \h </w:instrText>
          </w:r>
          <w:r>
            <w:rPr>
              <w:rStyle w:val="IndexLink"/>
            </w:rPr>
            <w:fldChar w:fldCharType="separate"/>
          </w:r>
          <w:r w:rsidR="00232925">
            <w:rPr>
              <w:rStyle w:val="IndexLink"/>
              <w:webHidden/>
            </w:rPr>
            <w:t>4.1</w:t>
          </w:r>
          <w:r w:rsidR="00232925">
            <w:rPr>
              <w:rStyle w:val="IndexLink"/>
              <w:rFonts w:eastAsiaTheme="minorEastAsia"/>
              <w:szCs w:val="22"/>
              <w:lang w:eastAsia="en-US"/>
            </w:rPr>
            <w:tab/>
          </w:r>
          <w:r w:rsidR="00232925">
            <w:rPr>
              <w:rStyle w:val="IndexLink"/>
            </w:rPr>
            <w:t>RTP Fraud Detection Service (RFDS):</w:t>
          </w:r>
          <w:r w:rsidR="00232925">
            <w:rPr>
              <w:webHidden/>
            </w:rPr>
            <w:fldChar w:fldCharType="begin"/>
          </w:r>
          <w:r w:rsidR="00232925">
            <w:rPr>
              <w:webHidden/>
            </w:rPr>
            <w:instrText>PAGEREF _Toc519866145 \h</w:instrText>
          </w:r>
          <w:r w:rsidR="00232925">
            <w:rPr>
              <w:webHidden/>
            </w:rPr>
          </w:r>
          <w:r w:rsidR="00232925">
            <w:rPr>
              <w:webHidden/>
            </w:rPr>
            <w:fldChar w:fldCharType="separate"/>
          </w:r>
          <w:ins w:id="13" w:author="Singh, Anand" w:date="2018-07-26T10:35:00Z">
            <w:r>
              <w:rPr>
                <w:noProof/>
                <w:webHidden/>
              </w:rPr>
              <w:t>7</w:t>
            </w:r>
          </w:ins>
          <w:del w:id="14" w:author="Singh, Anand" w:date="2018-07-26T10:35:00Z">
            <w:r w:rsidR="00232925" w:rsidDel="00D871E5">
              <w:rPr>
                <w:rStyle w:val="IndexLink"/>
                <w:noProof/>
              </w:rPr>
              <w:tab/>
              <w:delText>8</w:delText>
            </w:r>
          </w:del>
          <w:r w:rsidR="00232925">
            <w:rPr>
              <w:webHidden/>
            </w:rPr>
            <w:fldChar w:fldCharType="end"/>
          </w:r>
          <w:r>
            <w:fldChar w:fldCharType="end"/>
          </w:r>
        </w:p>
        <w:p w14:paraId="1B3BF2BD" w14:textId="77777777" w:rsidR="00A927AF" w:rsidRDefault="00D871E5">
          <w:pPr>
            <w:pStyle w:val="TOC2"/>
            <w:tabs>
              <w:tab w:val="left" w:pos="720"/>
            </w:tabs>
            <w:rPr>
              <w:rFonts w:eastAsiaTheme="minorEastAsia"/>
              <w:szCs w:val="22"/>
              <w:lang w:eastAsia="en-US"/>
            </w:rPr>
          </w:pPr>
          <w:r>
            <w:rPr>
              <w:rStyle w:val="IndexLink"/>
            </w:rPr>
            <w:fldChar w:fldCharType="begin"/>
          </w:r>
          <w:r>
            <w:rPr>
              <w:rStyle w:val="IndexLink"/>
            </w:rPr>
            <w:instrText xml:space="preserve"> HYPERLINK \l "_Toc519866146" \h </w:instrText>
          </w:r>
          <w:r>
            <w:rPr>
              <w:rStyle w:val="IndexLink"/>
            </w:rPr>
            <w:fldChar w:fldCharType="separate"/>
          </w:r>
          <w:r w:rsidR="00232925">
            <w:rPr>
              <w:rStyle w:val="IndexLink"/>
              <w:webHidden/>
            </w:rPr>
            <w:t>4.2</w:t>
          </w:r>
          <w:r w:rsidR="00232925">
            <w:rPr>
              <w:rStyle w:val="IndexLink"/>
              <w:rFonts w:eastAsiaTheme="minorEastAsia"/>
              <w:szCs w:val="22"/>
              <w:lang w:eastAsia="en-US"/>
            </w:rPr>
            <w:tab/>
          </w:r>
          <w:r w:rsidR="00232925">
            <w:rPr>
              <w:rStyle w:val="IndexLink"/>
            </w:rPr>
            <w:t>RFDS: Processing Steps</w:t>
          </w:r>
          <w:r w:rsidR="00232925">
            <w:rPr>
              <w:webHidden/>
            </w:rPr>
            <w:fldChar w:fldCharType="begin"/>
          </w:r>
          <w:r w:rsidR="00232925">
            <w:rPr>
              <w:webHidden/>
            </w:rPr>
            <w:instrText>PAGEREF _Toc519866146 \h</w:instrText>
          </w:r>
          <w:r w:rsidR="00232925">
            <w:rPr>
              <w:webHidden/>
            </w:rPr>
          </w:r>
          <w:r w:rsidR="00232925">
            <w:rPr>
              <w:webHidden/>
            </w:rPr>
            <w:fldChar w:fldCharType="separate"/>
          </w:r>
          <w:ins w:id="15" w:author="Singh, Anand" w:date="2018-07-26T10:35:00Z">
            <w:r>
              <w:rPr>
                <w:noProof/>
                <w:webHidden/>
              </w:rPr>
              <w:t>8</w:t>
            </w:r>
          </w:ins>
          <w:del w:id="16" w:author="Singh, Anand" w:date="2018-07-26T10:35:00Z">
            <w:r w:rsidR="00232925" w:rsidDel="00D871E5">
              <w:rPr>
                <w:rStyle w:val="IndexLink"/>
                <w:noProof/>
              </w:rPr>
              <w:tab/>
              <w:delText>9</w:delText>
            </w:r>
          </w:del>
          <w:r w:rsidR="00232925">
            <w:rPr>
              <w:webHidden/>
            </w:rPr>
            <w:fldChar w:fldCharType="end"/>
          </w:r>
          <w:r>
            <w:fldChar w:fldCharType="end"/>
          </w:r>
        </w:p>
        <w:p w14:paraId="65DBFA53" w14:textId="77777777" w:rsidR="00A927AF" w:rsidRDefault="00D871E5">
          <w:pPr>
            <w:pStyle w:val="TOC2"/>
            <w:tabs>
              <w:tab w:val="left" w:pos="720"/>
            </w:tabs>
            <w:rPr>
              <w:rFonts w:eastAsiaTheme="minorEastAsia"/>
              <w:szCs w:val="22"/>
              <w:lang w:eastAsia="en-US"/>
            </w:rPr>
          </w:pPr>
          <w:r>
            <w:rPr>
              <w:rStyle w:val="IndexLink"/>
            </w:rPr>
            <w:fldChar w:fldCharType="begin"/>
          </w:r>
          <w:r>
            <w:rPr>
              <w:rStyle w:val="IndexLink"/>
            </w:rPr>
            <w:instrText xml:space="preserve"> HYPERLINK \l "_Toc519866147" \h </w:instrText>
          </w:r>
          <w:r>
            <w:rPr>
              <w:rStyle w:val="IndexLink"/>
            </w:rPr>
            <w:fldChar w:fldCharType="separate"/>
          </w:r>
          <w:r w:rsidR="00232925">
            <w:rPr>
              <w:rStyle w:val="IndexLink"/>
              <w:webHidden/>
            </w:rPr>
            <w:t>4.3</w:t>
          </w:r>
          <w:r w:rsidR="00232925">
            <w:rPr>
              <w:rStyle w:val="IndexLink"/>
              <w:rFonts w:eastAsiaTheme="minorEastAsia"/>
              <w:szCs w:val="22"/>
              <w:lang w:eastAsia="en-US"/>
            </w:rPr>
            <w:tab/>
          </w:r>
          <w:r w:rsidR="00232925">
            <w:rPr>
              <w:rStyle w:val="IndexLink"/>
            </w:rPr>
            <w:t>RFDS: BlackList Entity Structure</w:t>
          </w:r>
          <w:r w:rsidR="00232925">
            <w:rPr>
              <w:webHidden/>
            </w:rPr>
            <w:fldChar w:fldCharType="begin"/>
          </w:r>
          <w:r w:rsidR="00232925">
            <w:rPr>
              <w:webHidden/>
            </w:rPr>
            <w:instrText>PAGEREF _Toc519866147 \h</w:instrText>
          </w:r>
          <w:r w:rsidR="00232925">
            <w:rPr>
              <w:webHidden/>
            </w:rPr>
          </w:r>
          <w:r w:rsidR="00232925">
            <w:rPr>
              <w:webHidden/>
            </w:rPr>
            <w:fldChar w:fldCharType="separate"/>
          </w:r>
          <w:ins w:id="17" w:author="Singh, Anand" w:date="2018-07-26T10:35:00Z">
            <w:r>
              <w:rPr>
                <w:noProof/>
                <w:webHidden/>
              </w:rPr>
              <w:t>11</w:t>
            </w:r>
          </w:ins>
          <w:del w:id="18" w:author="Singh, Anand" w:date="2018-07-26T10:35:00Z">
            <w:r w:rsidR="00232925" w:rsidDel="00D871E5">
              <w:rPr>
                <w:rStyle w:val="IndexLink"/>
                <w:noProof/>
              </w:rPr>
              <w:tab/>
              <w:delText>12</w:delText>
            </w:r>
          </w:del>
          <w:r w:rsidR="00232925">
            <w:rPr>
              <w:webHidden/>
            </w:rPr>
            <w:fldChar w:fldCharType="end"/>
          </w:r>
          <w:r>
            <w:fldChar w:fldCharType="end"/>
          </w:r>
        </w:p>
        <w:p w14:paraId="431F2ECC" w14:textId="77777777" w:rsidR="00A927AF" w:rsidRDefault="00D871E5">
          <w:pPr>
            <w:pStyle w:val="TOC2"/>
            <w:tabs>
              <w:tab w:val="left" w:pos="720"/>
            </w:tabs>
            <w:rPr>
              <w:rFonts w:eastAsiaTheme="minorEastAsia"/>
              <w:szCs w:val="22"/>
              <w:lang w:eastAsia="en-US"/>
            </w:rPr>
          </w:pPr>
          <w:r>
            <w:rPr>
              <w:rStyle w:val="IndexLink"/>
            </w:rPr>
            <w:fldChar w:fldCharType="begin"/>
          </w:r>
          <w:r>
            <w:rPr>
              <w:rStyle w:val="IndexLink"/>
            </w:rPr>
            <w:instrText xml:space="preserve"> HYPERLINK \l "_Toc519866148" \h </w:instrText>
          </w:r>
          <w:r>
            <w:rPr>
              <w:rStyle w:val="IndexLink"/>
            </w:rPr>
            <w:fldChar w:fldCharType="separate"/>
          </w:r>
          <w:r w:rsidR="00232925">
            <w:rPr>
              <w:rStyle w:val="IndexLink"/>
              <w:webHidden/>
            </w:rPr>
            <w:t>4.4</w:t>
          </w:r>
          <w:r w:rsidR="00232925">
            <w:rPr>
              <w:rStyle w:val="IndexLink"/>
              <w:rFonts w:eastAsiaTheme="minorEastAsia"/>
              <w:szCs w:val="22"/>
              <w:lang w:eastAsia="en-US"/>
            </w:rPr>
            <w:tab/>
          </w:r>
          <w:r w:rsidR="00232925">
            <w:rPr>
              <w:rStyle w:val="IndexLink"/>
            </w:rPr>
            <w:t>RFDS: Request Payload</w:t>
          </w:r>
          <w:r w:rsidR="00232925">
            <w:rPr>
              <w:webHidden/>
            </w:rPr>
            <w:fldChar w:fldCharType="begin"/>
          </w:r>
          <w:r w:rsidR="00232925">
            <w:rPr>
              <w:webHidden/>
            </w:rPr>
            <w:instrText>PAGEREF _Toc519866148 \h</w:instrText>
          </w:r>
          <w:r w:rsidR="00232925">
            <w:rPr>
              <w:webHidden/>
            </w:rPr>
          </w:r>
          <w:r w:rsidR="00232925">
            <w:rPr>
              <w:webHidden/>
            </w:rPr>
            <w:fldChar w:fldCharType="separate"/>
          </w:r>
          <w:ins w:id="19" w:author="Singh, Anand" w:date="2018-07-26T10:35:00Z">
            <w:r>
              <w:rPr>
                <w:noProof/>
                <w:webHidden/>
              </w:rPr>
              <w:t>13</w:t>
            </w:r>
          </w:ins>
          <w:del w:id="20" w:author="Singh, Anand" w:date="2018-07-26T10:35:00Z">
            <w:r w:rsidR="00232925" w:rsidDel="00D871E5">
              <w:rPr>
                <w:rStyle w:val="IndexLink"/>
                <w:noProof/>
              </w:rPr>
              <w:tab/>
              <w:delText>13</w:delText>
            </w:r>
          </w:del>
          <w:r w:rsidR="00232925">
            <w:rPr>
              <w:webHidden/>
            </w:rPr>
            <w:fldChar w:fldCharType="end"/>
          </w:r>
          <w:r>
            <w:fldChar w:fldCharType="end"/>
          </w:r>
        </w:p>
        <w:p w14:paraId="1E53307D" w14:textId="77777777" w:rsidR="00A927AF" w:rsidRDefault="00D871E5">
          <w:pPr>
            <w:pStyle w:val="TOC2"/>
            <w:tabs>
              <w:tab w:val="left" w:pos="720"/>
            </w:tabs>
            <w:rPr>
              <w:rFonts w:eastAsiaTheme="minorEastAsia"/>
              <w:szCs w:val="22"/>
              <w:lang w:eastAsia="en-US"/>
            </w:rPr>
          </w:pPr>
          <w:r>
            <w:rPr>
              <w:rStyle w:val="IndexLink"/>
            </w:rPr>
            <w:lastRenderedPageBreak/>
            <w:fldChar w:fldCharType="begin"/>
          </w:r>
          <w:r>
            <w:rPr>
              <w:rStyle w:val="IndexLink"/>
            </w:rPr>
            <w:instrText xml:space="preserve"> HYPERLINK \l "_Toc519866149" \h </w:instrText>
          </w:r>
          <w:r>
            <w:rPr>
              <w:rStyle w:val="IndexLink"/>
            </w:rPr>
            <w:fldChar w:fldCharType="separate"/>
          </w:r>
          <w:r w:rsidR="00232925">
            <w:rPr>
              <w:rStyle w:val="IndexLink"/>
              <w:webHidden/>
            </w:rPr>
            <w:t>4.5</w:t>
          </w:r>
          <w:r w:rsidR="00232925">
            <w:rPr>
              <w:rStyle w:val="IndexLink"/>
              <w:rFonts w:eastAsiaTheme="minorEastAsia"/>
              <w:szCs w:val="22"/>
              <w:lang w:eastAsia="en-US"/>
            </w:rPr>
            <w:tab/>
          </w:r>
          <w:r w:rsidR="00232925">
            <w:rPr>
              <w:rStyle w:val="IndexLink"/>
            </w:rPr>
            <w:t>RFDS: Fraud Detection Methodology</w:t>
          </w:r>
          <w:r w:rsidR="00232925">
            <w:rPr>
              <w:webHidden/>
            </w:rPr>
            <w:fldChar w:fldCharType="begin"/>
          </w:r>
          <w:r w:rsidR="00232925">
            <w:rPr>
              <w:webHidden/>
            </w:rPr>
            <w:instrText>PAGEREF _Toc519866149 \h</w:instrText>
          </w:r>
          <w:r w:rsidR="00232925">
            <w:rPr>
              <w:webHidden/>
            </w:rPr>
          </w:r>
          <w:r w:rsidR="00232925">
            <w:rPr>
              <w:webHidden/>
            </w:rPr>
            <w:fldChar w:fldCharType="separate"/>
          </w:r>
          <w:ins w:id="21" w:author="Singh, Anand" w:date="2018-07-26T10:35:00Z">
            <w:r>
              <w:rPr>
                <w:noProof/>
                <w:webHidden/>
              </w:rPr>
              <w:t>18</w:t>
            </w:r>
          </w:ins>
          <w:del w:id="22" w:author="Singh, Anand" w:date="2018-07-26T10:35:00Z">
            <w:r w:rsidR="00232925" w:rsidDel="00D871E5">
              <w:rPr>
                <w:rStyle w:val="IndexLink"/>
                <w:noProof/>
              </w:rPr>
              <w:tab/>
              <w:delText>16</w:delText>
            </w:r>
          </w:del>
          <w:r w:rsidR="00232925">
            <w:rPr>
              <w:webHidden/>
            </w:rPr>
            <w:fldChar w:fldCharType="end"/>
          </w:r>
          <w:r>
            <w:fldChar w:fldCharType="end"/>
          </w:r>
        </w:p>
        <w:p w14:paraId="7877DFDB" w14:textId="77777777" w:rsidR="00A927AF" w:rsidRDefault="00D871E5">
          <w:pPr>
            <w:pStyle w:val="TOC2"/>
            <w:tabs>
              <w:tab w:val="left" w:pos="720"/>
            </w:tabs>
            <w:rPr>
              <w:rFonts w:eastAsiaTheme="minorEastAsia"/>
              <w:szCs w:val="22"/>
              <w:lang w:eastAsia="en-US"/>
            </w:rPr>
          </w:pPr>
          <w:r>
            <w:rPr>
              <w:rStyle w:val="IndexLink"/>
            </w:rPr>
            <w:fldChar w:fldCharType="begin"/>
          </w:r>
          <w:r>
            <w:rPr>
              <w:rStyle w:val="IndexLink"/>
            </w:rPr>
            <w:instrText xml:space="preserve"> HYPERLINK \l "_Toc519866150" \h </w:instrText>
          </w:r>
          <w:r>
            <w:rPr>
              <w:rStyle w:val="IndexLink"/>
            </w:rPr>
            <w:fldChar w:fldCharType="separate"/>
          </w:r>
          <w:r w:rsidR="00232925">
            <w:rPr>
              <w:rStyle w:val="IndexLink"/>
              <w:webHidden/>
            </w:rPr>
            <w:t>4.6</w:t>
          </w:r>
          <w:r w:rsidR="00232925">
            <w:rPr>
              <w:rStyle w:val="IndexLink"/>
              <w:rFonts w:eastAsiaTheme="minorEastAsia"/>
              <w:szCs w:val="22"/>
              <w:lang w:eastAsia="en-US"/>
            </w:rPr>
            <w:tab/>
          </w:r>
          <w:r w:rsidR="00232925">
            <w:rPr>
              <w:rStyle w:val="IndexLink"/>
            </w:rPr>
            <w:t>RFDS: Response Payload</w:t>
          </w:r>
          <w:r w:rsidR="00232925">
            <w:rPr>
              <w:webHidden/>
            </w:rPr>
            <w:fldChar w:fldCharType="begin"/>
          </w:r>
          <w:r w:rsidR="00232925">
            <w:rPr>
              <w:webHidden/>
            </w:rPr>
            <w:instrText>PAGEREF _Toc519866150 \h</w:instrText>
          </w:r>
          <w:r w:rsidR="00232925">
            <w:rPr>
              <w:webHidden/>
            </w:rPr>
          </w:r>
          <w:r w:rsidR="00232925">
            <w:rPr>
              <w:webHidden/>
            </w:rPr>
            <w:fldChar w:fldCharType="separate"/>
          </w:r>
          <w:ins w:id="23" w:author="Singh, Anand" w:date="2018-07-26T10:35:00Z">
            <w:r>
              <w:rPr>
                <w:noProof/>
                <w:webHidden/>
              </w:rPr>
              <w:t>21</w:t>
            </w:r>
          </w:ins>
          <w:del w:id="24" w:author="Singh, Anand" w:date="2018-07-26T10:35:00Z">
            <w:r w:rsidR="00232925" w:rsidDel="00D871E5">
              <w:rPr>
                <w:rStyle w:val="IndexLink"/>
                <w:noProof/>
              </w:rPr>
              <w:tab/>
              <w:delText>19</w:delText>
            </w:r>
          </w:del>
          <w:r w:rsidR="00232925">
            <w:rPr>
              <w:webHidden/>
            </w:rPr>
            <w:fldChar w:fldCharType="end"/>
          </w:r>
          <w:r>
            <w:fldChar w:fldCharType="end"/>
          </w:r>
        </w:p>
        <w:p w14:paraId="29D3DA75" w14:textId="77777777" w:rsidR="00A927AF" w:rsidRDefault="00D871E5">
          <w:pPr>
            <w:pStyle w:val="TOC2"/>
            <w:tabs>
              <w:tab w:val="left" w:pos="720"/>
            </w:tabs>
            <w:rPr>
              <w:rFonts w:eastAsiaTheme="minorEastAsia"/>
              <w:szCs w:val="22"/>
              <w:lang w:eastAsia="en-US"/>
            </w:rPr>
          </w:pPr>
          <w:r>
            <w:rPr>
              <w:rStyle w:val="IndexLink"/>
            </w:rPr>
            <w:fldChar w:fldCharType="begin"/>
          </w:r>
          <w:r>
            <w:rPr>
              <w:rStyle w:val="IndexLink"/>
            </w:rPr>
            <w:instrText xml:space="preserve"> HYPERLINK \l "_Toc519866151" \h </w:instrText>
          </w:r>
          <w:r>
            <w:rPr>
              <w:rStyle w:val="IndexLink"/>
            </w:rPr>
            <w:fldChar w:fldCharType="separate"/>
          </w:r>
          <w:r w:rsidR="00232925">
            <w:rPr>
              <w:rStyle w:val="IndexLink"/>
              <w:webHidden/>
            </w:rPr>
            <w:t>4.7</w:t>
          </w:r>
          <w:r w:rsidR="00232925">
            <w:rPr>
              <w:rStyle w:val="IndexLink"/>
              <w:rFonts w:eastAsiaTheme="minorEastAsia"/>
              <w:szCs w:val="22"/>
              <w:lang w:eastAsia="en-US"/>
            </w:rPr>
            <w:tab/>
          </w:r>
          <w:r w:rsidR="00232925">
            <w:rPr>
              <w:rStyle w:val="IndexLink"/>
            </w:rPr>
            <w:t>RFDS: User Interface</w:t>
          </w:r>
          <w:r w:rsidR="00232925">
            <w:rPr>
              <w:webHidden/>
            </w:rPr>
            <w:fldChar w:fldCharType="begin"/>
          </w:r>
          <w:r w:rsidR="00232925">
            <w:rPr>
              <w:webHidden/>
            </w:rPr>
            <w:instrText>PAGEREF _Toc519866151 \h</w:instrText>
          </w:r>
          <w:r w:rsidR="00232925">
            <w:rPr>
              <w:webHidden/>
            </w:rPr>
          </w:r>
          <w:r w:rsidR="00232925">
            <w:rPr>
              <w:webHidden/>
            </w:rPr>
            <w:fldChar w:fldCharType="separate"/>
          </w:r>
          <w:ins w:id="25" w:author="Singh, Anand" w:date="2018-07-26T10:35:00Z">
            <w:r>
              <w:rPr>
                <w:noProof/>
                <w:webHidden/>
              </w:rPr>
              <w:t>22</w:t>
            </w:r>
          </w:ins>
          <w:del w:id="26" w:author="Singh, Anand" w:date="2018-07-26T10:35:00Z">
            <w:r w:rsidR="00232925" w:rsidDel="00D871E5">
              <w:rPr>
                <w:rStyle w:val="IndexLink"/>
                <w:noProof/>
              </w:rPr>
              <w:tab/>
              <w:delText>20</w:delText>
            </w:r>
          </w:del>
          <w:r w:rsidR="00232925">
            <w:rPr>
              <w:webHidden/>
            </w:rPr>
            <w:fldChar w:fldCharType="end"/>
          </w:r>
          <w:r>
            <w:fldChar w:fldCharType="end"/>
          </w:r>
        </w:p>
        <w:p w14:paraId="3F7084C2" w14:textId="77777777" w:rsidR="00A927AF" w:rsidRDefault="00D871E5">
          <w:pPr>
            <w:pStyle w:val="TOC1"/>
            <w:rPr>
              <w:rFonts w:eastAsiaTheme="minorEastAsia"/>
              <w:szCs w:val="22"/>
              <w:lang w:eastAsia="en-US"/>
            </w:rPr>
          </w:pPr>
          <w:r>
            <w:rPr>
              <w:rStyle w:val="IndexLink"/>
              <w:rFonts w:cs="Arial"/>
            </w:rPr>
            <w:fldChar w:fldCharType="begin"/>
          </w:r>
          <w:r>
            <w:rPr>
              <w:rStyle w:val="IndexLink"/>
              <w:rFonts w:cs="Arial"/>
            </w:rPr>
            <w:instrText xml:space="preserve"> HYPERLINK \l "_Toc519866152" \h </w:instrText>
          </w:r>
          <w:r>
            <w:rPr>
              <w:rStyle w:val="IndexLink"/>
              <w:rFonts w:cs="Arial"/>
            </w:rPr>
            <w:fldChar w:fldCharType="separate"/>
          </w:r>
          <w:r w:rsidR="00232925">
            <w:rPr>
              <w:rStyle w:val="IndexLink"/>
              <w:rFonts w:cs="Arial"/>
              <w:webHidden/>
            </w:rPr>
            <w:t>5</w:t>
          </w:r>
          <w:r w:rsidR="00232925">
            <w:rPr>
              <w:rStyle w:val="IndexLink"/>
              <w:rFonts w:eastAsiaTheme="minorEastAsia"/>
              <w:szCs w:val="22"/>
              <w:lang w:eastAsia="en-US"/>
            </w:rPr>
            <w:tab/>
          </w:r>
          <w:r w:rsidR="00232925">
            <w:rPr>
              <w:rStyle w:val="IndexLink"/>
              <w:rFonts w:cs="Arial"/>
            </w:rPr>
            <w:t>Requirements Summary</w:t>
          </w:r>
          <w:r w:rsidR="00232925">
            <w:rPr>
              <w:webHidden/>
            </w:rPr>
            <w:fldChar w:fldCharType="begin"/>
          </w:r>
          <w:r w:rsidR="00232925">
            <w:rPr>
              <w:webHidden/>
            </w:rPr>
            <w:instrText>PAGEREF _Toc519866152 \h</w:instrText>
          </w:r>
          <w:r w:rsidR="00232925">
            <w:rPr>
              <w:webHidden/>
            </w:rPr>
          </w:r>
          <w:r w:rsidR="00232925">
            <w:rPr>
              <w:webHidden/>
            </w:rPr>
            <w:fldChar w:fldCharType="separate"/>
          </w:r>
          <w:ins w:id="27" w:author="Singh, Anand" w:date="2018-07-26T10:35:00Z">
            <w:r>
              <w:rPr>
                <w:noProof/>
                <w:webHidden/>
              </w:rPr>
              <w:t>24</w:t>
            </w:r>
          </w:ins>
          <w:del w:id="28" w:author="Singh, Anand" w:date="2018-07-26T10:35:00Z">
            <w:r w:rsidR="00232925" w:rsidDel="00D871E5">
              <w:rPr>
                <w:rStyle w:val="IndexLink"/>
                <w:noProof/>
              </w:rPr>
              <w:tab/>
              <w:delText>22</w:delText>
            </w:r>
          </w:del>
          <w:r w:rsidR="00232925">
            <w:rPr>
              <w:webHidden/>
            </w:rPr>
            <w:fldChar w:fldCharType="end"/>
          </w:r>
          <w:r>
            <w:fldChar w:fldCharType="end"/>
          </w:r>
        </w:p>
        <w:p w14:paraId="5AA1E08A" w14:textId="77777777" w:rsidR="00A927AF" w:rsidRDefault="00D871E5">
          <w:pPr>
            <w:pStyle w:val="TOC2"/>
            <w:tabs>
              <w:tab w:val="left" w:pos="720"/>
            </w:tabs>
            <w:rPr>
              <w:rFonts w:eastAsiaTheme="minorEastAsia"/>
              <w:szCs w:val="22"/>
              <w:lang w:eastAsia="en-US"/>
            </w:rPr>
          </w:pPr>
          <w:r>
            <w:rPr>
              <w:rStyle w:val="IndexLink"/>
            </w:rPr>
            <w:fldChar w:fldCharType="begin"/>
          </w:r>
          <w:r>
            <w:rPr>
              <w:rStyle w:val="IndexLink"/>
            </w:rPr>
            <w:instrText xml:space="preserve"> HYPERLINK \l "_Toc519866153" \h </w:instrText>
          </w:r>
          <w:r>
            <w:rPr>
              <w:rStyle w:val="IndexLink"/>
            </w:rPr>
            <w:fldChar w:fldCharType="separate"/>
          </w:r>
          <w:r w:rsidR="00232925">
            <w:rPr>
              <w:rStyle w:val="IndexLink"/>
              <w:webHidden/>
            </w:rPr>
            <w:t>5.1</w:t>
          </w:r>
          <w:r w:rsidR="00232925">
            <w:rPr>
              <w:rStyle w:val="IndexLink"/>
              <w:rFonts w:eastAsiaTheme="minorEastAsia"/>
              <w:szCs w:val="22"/>
              <w:lang w:eastAsia="en-US"/>
            </w:rPr>
            <w:tab/>
          </w:r>
          <w:r w:rsidR="00232925">
            <w:rPr>
              <w:rStyle w:val="IndexLink"/>
            </w:rPr>
            <w:t>Summary Log</w:t>
          </w:r>
          <w:r w:rsidR="00232925">
            <w:rPr>
              <w:webHidden/>
            </w:rPr>
            <w:fldChar w:fldCharType="begin"/>
          </w:r>
          <w:r w:rsidR="00232925">
            <w:rPr>
              <w:webHidden/>
            </w:rPr>
            <w:instrText>PAGEREF _Toc519866153 \h</w:instrText>
          </w:r>
          <w:r w:rsidR="00232925">
            <w:rPr>
              <w:webHidden/>
            </w:rPr>
          </w:r>
          <w:r w:rsidR="00232925">
            <w:rPr>
              <w:webHidden/>
            </w:rPr>
            <w:fldChar w:fldCharType="separate"/>
          </w:r>
          <w:ins w:id="29" w:author="Singh, Anand" w:date="2018-07-26T10:35:00Z">
            <w:r>
              <w:rPr>
                <w:noProof/>
                <w:webHidden/>
              </w:rPr>
              <w:t>24</w:t>
            </w:r>
          </w:ins>
          <w:del w:id="30" w:author="Singh, Anand" w:date="2018-07-26T10:35:00Z">
            <w:r w:rsidR="00232925" w:rsidDel="00D871E5">
              <w:rPr>
                <w:rStyle w:val="IndexLink"/>
                <w:noProof/>
              </w:rPr>
              <w:tab/>
              <w:delText>22</w:delText>
            </w:r>
          </w:del>
          <w:r w:rsidR="00232925">
            <w:rPr>
              <w:webHidden/>
            </w:rPr>
            <w:fldChar w:fldCharType="end"/>
          </w:r>
          <w:r>
            <w:fldChar w:fldCharType="end"/>
          </w:r>
        </w:p>
        <w:p w14:paraId="0F2FF4B7" w14:textId="77777777" w:rsidR="00A927AF" w:rsidRDefault="00D871E5">
          <w:pPr>
            <w:pStyle w:val="TOC2"/>
            <w:tabs>
              <w:tab w:val="left" w:pos="720"/>
            </w:tabs>
            <w:rPr>
              <w:rFonts w:eastAsiaTheme="minorEastAsia"/>
              <w:szCs w:val="22"/>
              <w:lang w:eastAsia="en-US"/>
            </w:rPr>
          </w:pPr>
          <w:r>
            <w:rPr>
              <w:rStyle w:val="IndexLink"/>
            </w:rPr>
            <w:fldChar w:fldCharType="begin"/>
          </w:r>
          <w:r>
            <w:rPr>
              <w:rStyle w:val="IndexLink"/>
            </w:rPr>
            <w:instrText xml:space="preserve"> HYPERLINK \l "_Toc519866154" \h </w:instrText>
          </w:r>
          <w:r>
            <w:rPr>
              <w:rStyle w:val="IndexLink"/>
            </w:rPr>
            <w:fldChar w:fldCharType="separate"/>
          </w:r>
          <w:r w:rsidR="00232925">
            <w:rPr>
              <w:rStyle w:val="IndexLink"/>
              <w:webHidden/>
            </w:rPr>
            <w:t>5.2</w:t>
          </w:r>
          <w:r w:rsidR="00232925">
            <w:rPr>
              <w:rStyle w:val="IndexLink"/>
              <w:rFonts w:eastAsiaTheme="minorEastAsia"/>
              <w:szCs w:val="22"/>
              <w:lang w:eastAsia="en-US"/>
            </w:rPr>
            <w:tab/>
          </w:r>
          <w:r w:rsidR="00232925">
            <w:rPr>
              <w:rStyle w:val="IndexLink"/>
            </w:rPr>
            <w:t>Acceptance Criteria</w:t>
          </w:r>
          <w:r w:rsidR="00232925">
            <w:rPr>
              <w:webHidden/>
            </w:rPr>
            <w:fldChar w:fldCharType="begin"/>
          </w:r>
          <w:r w:rsidR="00232925">
            <w:rPr>
              <w:webHidden/>
            </w:rPr>
            <w:instrText>PAGEREF _Toc519866154 \h</w:instrText>
          </w:r>
          <w:r w:rsidR="00232925">
            <w:rPr>
              <w:webHidden/>
            </w:rPr>
          </w:r>
          <w:r w:rsidR="00232925">
            <w:rPr>
              <w:webHidden/>
            </w:rPr>
            <w:fldChar w:fldCharType="separate"/>
          </w:r>
          <w:ins w:id="31" w:author="Singh, Anand" w:date="2018-07-26T10:35:00Z">
            <w:r>
              <w:rPr>
                <w:noProof/>
                <w:webHidden/>
              </w:rPr>
              <w:t>25</w:t>
            </w:r>
          </w:ins>
          <w:del w:id="32" w:author="Singh, Anand" w:date="2018-07-26T10:35:00Z">
            <w:r w:rsidR="00232925" w:rsidDel="00D871E5">
              <w:rPr>
                <w:rStyle w:val="IndexLink"/>
                <w:noProof/>
              </w:rPr>
              <w:tab/>
              <w:delText>23</w:delText>
            </w:r>
          </w:del>
          <w:r w:rsidR="00232925">
            <w:rPr>
              <w:webHidden/>
            </w:rPr>
            <w:fldChar w:fldCharType="end"/>
          </w:r>
          <w:r>
            <w:fldChar w:fldCharType="end"/>
          </w:r>
        </w:p>
        <w:p w14:paraId="3DCBB725" w14:textId="77777777" w:rsidR="00A927AF" w:rsidRDefault="00D871E5">
          <w:pPr>
            <w:pStyle w:val="TOC1"/>
            <w:rPr>
              <w:rFonts w:eastAsiaTheme="minorEastAsia"/>
              <w:szCs w:val="22"/>
              <w:lang w:eastAsia="en-US"/>
            </w:rPr>
          </w:pPr>
          <w:r>
            <w:rPr>
              <w:rStyle w:val="IndexLink"/>
              <w:rFonts w:cs="Arial"/>
            </w:rPr>
            <w:fldChar w:fldCharType="begin"/>
          </w:r>
          <w:r>
            <w:rPr>
              <w:rStyle w:val="IndexLink"/>
              <w:rFonts w:cs="Arial"/>
            </w:rPr>
            <w:instrText xml:space="preserve"> HYPERLINK \l "_Toc519866155" \h </w:instrText>
          </w:r>
          <w:r>
            <w:rPr>
              <w:rStyle w:val="IndexLink"/>
              <w:rFonts w:cs="Arial"/>
            </w:rPr>
            <w:fldChar w:fldCharType="separate"/>
          </w:r>
          <w:r w:rsidR="00232925">
            <w:rPr>
              <w:rStyle w:val="IndexLink"/>
              <w:rFonts w:cs="Arial"/>
              <w:webHidden/>
            </w:rPr>
            <w:t>6</w:t>
          </w:r>
          <w:r w:rsidR="00232925">
            <w:rPr>
              <w:rStyle w:val="IndexLink"/>
              <w:rFonts w:eastAsiaTheme="minorEastAsia"/>
              <w:szCs w:val="22"/>
              <w:lang w:eastAsia="en-US"/>
            </w:rPr>
            <w:tab/>
          </w:r>
          <w:r w:rsidR="00232925">
            <w:rPr>
              <w:rStyle w:val="IndexLink"/>
              <w:rFonts w:cs="Arial"/>
            </w:rPr>
            <w:t>Performance Characteristics and Requirements</w:t>
          </w:r>
          <w:r w:rsidR="00232925">
            <w:rPr>
              <w:webHidden/>
            </w:rPr>
            <w:fldChar w:fldCharType="begin"/>
          </w:r>
          <w:r w:rsidR="00232925">
            <w:rPr>
              <w:webHidden/>
            </w:rPr>
            <w:instrText>PAGEREF _Toc519866155 \h</w:instrText>
          </w:r>
          <w:r w:rsidR="00232925">
            <w:rPr>
              <w:webHidden/>
            </w:rPr>
          </w:r>
          <w:r w:rsidR="00232925">
            <w:rPr>
              <w:webHidden/>
            </w:rPr>
            <w:fldChar w:fldCharType="separate"/>
          </w:r>
          <w:ins w:id="33" w:author="Singh, Anand" w:date="2018-07-26T10:35:00Z">
            <w:r>
              <w:rPr>
                <w:noProof/>
                <w:webHidden/>
              </w:rPr>
              <w:t>26</w:t>
            </w:r>
          </w:ins>
          <w:del w:id="34" w:author="Singh, Anand" w:date="2018-07-26T10:35:00Z">
            <w:r w:rsidR="00232925" w:rsidDel="00D871E5">
              <w:rPr>
                <w:rStyle w:val="IndexLink"/>
                <w:noProof/>
              </w:rPr>
              <w:tab/>
              <w:delText>24</w:delText>
            </w:r>
          </w:del>
          <w:r w:rsidR="00232925">
            <w:rPr>
              <w:webHidden/>
            </w:rPr>
            <w:fldChar w:fldCharType="end"/>
          </w:r>
          <w:r>
            <w:fldChar w:fldCharType="end"/>
          </w:r>
        </w:p>
        <w:p w14:paraId="4B3DD5CA" w14:textId="77777777" w:rsidR="00A927AF" w:rsidRDefault="00D871E5">
          <w:pPr>
            <w:pStyle w:val="TOC1"/>
            <w:rPr>
              <w:rFonts w:eastAsiaTheme="minorEastAsia"/>
              <w:szCs w:val="22"/>
              <w:lang w:eastAsia="en-US"/>
            </w:rPr>
          </w:pPr>
          <w:r>
            <w:rPr>
              <w:rStyle w:val="IndexLink"/>
              <w:rFonts w:cs="Arial"/>
            </w:rPr>
            <w:fldChar w:fldCharType="begin"/>
          </w:r>
          <w:r>
            <w:rPr>
              <w:rStyle w:val="IndexLink"/>
              <w:rFonts w:cs="Arial"/>
            </w:rPr>
            <w:instrText xml:space="preserve"> HYPERLINK \l "_Toc519866156" \h </w:instrText>
          </w:r>
          <w:r>
            <w:rPr>
              <w:rStyle w:val="IndexLink"/>
              <w:rFonts w:cs="Arial"/>
            </w:rPr>
            <w:fldChar w:fldCharType="separate"/>
          </w:r>
          <w:r w:rsidR="00232925">
            <w:rPr>
              <w:rStyle w:val="IndexLink"/>
              <w:rFonts w:cs="Arial"/>
              <w:webHidden/>
            </w:rPr>
            <w:t>7</w:t>
          </w:r>
          <w:r w:rsidR="00232925">
            <w:rPr>
              <w:rStyle w:val="IndexLink"/>
              <w:rFonts w:eastAsiaTheme="minorEastAsia"/>
              <w:szCs w:val="22"/>
              <w:lang w:eastAsia="en-US"/>
            </w:rPr>
            <w:tab/>
          </w:r>
          <w:r w:rsidR="00232925">
            <w:rPr>
              <w:rStyle w:val="IndexLink"/>
              <w:rFonts w:cs="Arial"/>
            </w:rPr>
            <w:t>Contributors</w:t>
          </w:r>
          <w:r w:rsidR="00232925">
            <w:rPr>
              <w:webHidden/>
            </w:rPr>
            <w:fldChar w:fldCharType="begin"/>
          </w:r>
          <w:r w:rsidR="00232925">
            <w:rPr>
              <w:webHidden/>
            </w:rPr>
            <w:instrText>PAGEREF _Toc519866156 \h</w:instrText>
          </w:r>
          <w:r w:rsidR="00232925">
            <w:rPr>
              <w:webHidden/>
            </w:rPr>
          </w:r>
          <w:r w:rsidR="00232925">
            <w:rPr>
              <w:webHidden/>
            </w:rPr>
            <w:fldChar w:fldCharType="separate"/>
          </w:r>
          <w:ins w:id="35" w:author="Singh, Anand" w:date="2018-07-26T10:35:00Z">
            <w:r>
              <w:rPr>
                <w:noProof/>
                <w:webHidden/>
              </w:rPr>
              <w:t>28</w:t>
            </w:r>
          </w:ins>
          <w:del w:id="36" w:author="Singh, Anand" w:date="2018-07-26T10:35:00Z">
            <w:r w:rsidR="00232925" w:rsidDel="00D871E5">
              <w:rPr>
                <w:rStyle w:val="IndexLink"/>
                <w:noProof/>
              </w:rPr>
              <w:tab/>
              <w:delText>26</w:delText>
            </w:r>
          </w:del>
          <w:r w:rsidR="00232925">
            <w:rPr>
              <w:webHidden/>
            </w:rPr>
            <w:fldChar w:fldCharType="end"/>
          </w:r>
          <w:r>
            <w:fldChar w:fldCharType="end"/>
          </w:r>
        </w:p>
        <w:p w14:paraId="1E3F8DF0" w14:textId="77777777" w:rsidR="00A927AF" w:rsidRDefault="00D871E5">
          <w:pPr>
            <w:pStyle w:val="TOC1"/>
            <w:rPr>
              <w:rFonts w:eastAsiaTheme="minorEastAsia"/>
              <w:szCs w:val="22"/>
              <w:lang w:eastAsia="en-US"/>
            </w:rPr>
          </w:pPr>
          <w:r>
            <w:rPr>
              <w:rStyle w:val="IndexLink"/>
              <w:rFonts w:cs="Arial"/>
            </w:rPr>
            <w:fldChar w:fldCharType="begin"/>
          </w:r>
          <w:r>
            <w:rPr>
              <w:rStyle w:val="IndexLink"/>
              <w:rFonts w:cs="Arial"/>
            </w:rPr>
            <w:instrText xml:space="preserve"> HYPERLINK \l "_Toc519866157" \h </w:instrText>
          </w:r>
          <w:r>
            <w:rPr>
              <w:rStyle w:val="IndexLink"/>
              <w:rFonts w:cs="Arial"/>
            </w:rPr>
            <w:fldChar w:fldCharType="separate"/>
          </w:r>
          <w:r w:rsidR="00232925">
            <w:rPr>
              <w:rStyle w:val="IndexLink"/>
              <w:rFonts w:cs="Arial"/>
              <w:webHidden/>
            </w:rPr>
            <w:t>8</w:t>
          </w:r>
          <w:r w:rsidR="00232925">
            <w:rPr>
              <w:rStyle w:val="IndexLink"/>
              <w:rFonts w:eastAsiaTheme="minorEastAsia"/>
              <w:szCs w:val="22"/>
              <w:lang w:eastAsia="en-US"/>
            </w:rPr>
            <w:tab/>
          </w:r>
          <w:r w:rsidR="00232925">
            <w:rPr>
              <w:rStyle w:val="IndexLink"/>
              <w:rFonts w:cs="Arial"/>
            </w:rPr>
            <w:t>Terms and Abbreviations</w:t>
          </w:r>
          <w:r w:rsidR="00232925">
            <w:rPr>
              <w:webHidden/>
            </w:rPr>
            <w:fldChar w:fldCharType="begin"/>
          </w:r>
          <w:r w:rsidR="00232925">
            <w:rPr>
              <w:webHidden/>
            </w:rPr>
            <w:instrText>PAGEREF _Toc519866157 \h</w:instrText>
          </w:r>
          <w:r w:rsidR="00232925">
            <w:rPr>
              <w:webHidden/>
            </w:rPr>
          </w:r>
          <w:r w:rsidR="00232925">
            <w:rPr>
              <w:webHidden/>
            </w:rPr>
            <w:fldChar w:fldCharType="separate"/>
          </w:r>
          <w:ins w:id="37" w:author="Singh, Anand" w:date="2018-07-26T10:35:00Z">
            <w:r>
              <w:rPr>
                <w:noProof/>
                <w:webHidden/>
              </w:rPr>
              <w:t>28</w:t>
            </w:r>
          </w:ins>
          <w:del w:id="38" w:author="Singh, Anand" w:date="2018-07-26T10:35:00Z">
            <w:r w:rsidR="00232925" w:rsidDel="00D871E5">
              <w:rPr>
                <w:rStyle w:val="IndexLink"/>
                <w:noProof/>
              </w:rPr>
              <w:tab/>
              <w:delText>26</w:delText>
            </w:r>
          </w:del>
          <w:r w:rsidR="00232925">
            <w:rPr>
              <w:webHidden/>
            </w:rPr>
            <w:fldChar w:fldCharType="end"/>
          </w:r>
          <w:r>
            <w:fldChar w:fldCharType="end"/>
          </w:r>
        </w:p>
        <w:p w14:paraId="0734E4B7" w14:textId="77777777" w:rsidR="00A927AF" w:rsidRDefault="00D871E5">
          <w:pPr>
            <w:pStyle w:val="TOC1"/>
            <w:rPr>
              <w:rFonts w:eastAsiaTheme="minorEastAsia"/>
              <w:szCs w:val="22"/>
              <w:lang w:eastAsia="en-US"/>
            </w:rPr>
          </w:pPr>
          <w:r>
            <w:rPr>
              <w:rStyle w:val="IndexLink"/>
              <w:rFonts w:cs="Arial"/>
            </w:rPr>
            <w:fldChar w:fldCharType="begin"/>
          </w:r>
          <w:r>
            <w:rPr>
              <w:rStyle w:val="IndexLink"/>
              <w:rFonts w:cs="Arial"/>
            </w:rPr>
            <w:instrText xml:space="preserve"> HYPERLINK \l "_Toc519866158" \h </w:instrText>
          </w:r>
          <w:r>
            <w:rPr>
              <w:rStyle w:val="IndexLink"/>
              <w:rFonts w:cs="Arial"/>
            </w:rPr>
            <w:fldChar w:fldCharType="separate"/>
          </w:r>
          <w:r w:rsidR="00232925">
            <w:rPr>
              <w:rStyle w:val="IndexLink"/>
              <w:rFonts w:cs="Arial"/>
              <w:webHidden/>
            </w:rPr>
            <w:t>9</w:t>
          </w:r>
          <w:r w:rsidR="00232925">
            <w:rPr>
              <w:rStyle w:val="IndexLink"/>
              <w:rFonts w:eastAsiaTheme="minorEastAsia"/>
              <w:szCs w:val="22"/>
              <w:lang w:eastAsia="en-US"/>
            </w:rPr>
            <w:tab/>
          </w:r>
          <w:r w:rsidR="00232925">
            <w:rPr>
              <w:rStyle w:val="IndexLink"/>
              <w:rFonts w:cs="Arial"/>
            </w:rPr>
            <w:t>Appendix</w:t>
          </w:r>
          <w:r w:rsidR="00232925">
            <w:rPr>
              <w:webHidden/>
            </w:rPr>
            <w:fldChar w:fldCharType="begin"/>
          </w:r>
          <w:r w:rsidR="00232925">
            <w:rPr>
              <w:webHidden/>
            </w:rPr>
            <w:instrText>PAGEREF _Toc519866158 \h</w:instrText>
          </w:r>
          <w:r w:rsidR="00232925">
            <w:rPr>
              <w:webHidden/>
            </w:rPr>
          </w:r>
          <w:r w:rsidR="00232925">
            <w:rPr>
              <w:webHidden/>
            </w:rPr>
            <w:fldChar w:fldCharType="separate"/>
          </w:r>
          <w:ins w:id="39" w:author="Singh, Anand" w:date="2018-07-26T10:35:00Z">
            <w:r>
              <w:rPr>
                <w:noProof/>
                <w:webHidden/>
              </w:rPr>
              <w:t>29</w:t>
            </w:r>
          </w:ins>
          <w:del w:id="40" w:author="Singh, Anand" w:date="2018-07-26T10:35:00Z">
            <w:r w:rsidR="00232925" w:rsidDel="00D871E5">
              <w:rPr>
                <w:rStyle w:val="IndexLink"/>
                <w:noProof/>
              </w:rPr>
              <w:tab/>
              <w:delText>27</w:delText>
            </w:r>
          </w:del>
          <w:r w:rsidR="00232925">
            <w:rPr>
              <w:webHidden/>
            </w:rPr>
            <w:fldChar w:fldCharType="end"/>
          </w:r>
          <w:r>
            <w:fldChar w:fldCharType="end"/>
          </w:r>
        </w:p>
        <w:p w14:paraId="1337009F" w14:textId="77777777" w:rsidR="00A927AF" w:rsidRDefault="00D871E5">
          <w:pPr>
            <w:pStyle w:val="TOC2"/>
            <w:tabs>
              <w:tab w:val="left" w:pos="720"/>
            </w:tabs>
            <w:rPr>
              <w:rFonts w:eastAsiaTheme="minorEastAsia"/>
              <w:szCs w:val="22"/>
              <w:lang w:eastAsia="en-US"/>
            </w:rPr>
          </w:pPr>
          <w:r>
            <w:rPr>
              <w:rStyle w:val="IndexLink"/>
            </w:rPr>
            <w:fldChar w:fldCharType="begin"/>
          </w:r>
          <w:r>
            <w:rPr>
              <w:rStyle w:val="IndexLink"/>
            </w:rPr>
            <w:instrText xml:space="preserve"> HYPERLINK \l "_Toc519866159" \h </w:instrText>
          </w:r>
          <w:r>
            <w:rPr>
              <w:rStyle w:val="IndexLink"/>
            </w:rPr>
            <w:fldChar w:fldCharType="separate"/>
          </w:r>
          <w:r w:rsidR="00232925">
            <w:rPr>
              <w:rStyle w:val="IndexLink"/>
              <w:webHidden/>
            </w:rPr>
            <w:t>9.1</w:t>
          </w:r>
          <w:r w:rsidR="00232925">
            <w:rPr>
              <w:rStyle w:val="IndexLink"/>
              <w:rFonts w:eastAsiaTheme="minorEastAsia"/>
              <w:szCs w:val="22"/>
              <w:lang w:eastAsia="en-US"/>
            </w:rPr>
            <w:tab/>
          </w:r>
          <w:r w:rsidR="00232925">
            <w:rPr>
              <w:rStyle w:val="IndexLink"/>
            </w:rPr>
            <w:t>Field list for Fraud Scan – List of relevant fields for fraud check on pacs.008, pain.013&amp; camt.056 messages.</w:t>
          </w:r>
          <w:r w:rsidR="00232925">
            <w:rPr>
              <w:webHidden/>
            </w:rPr>
            <w:fldChar w:fldCharType="begin"/>
          </w:r>
          <w:r w:rsidR="00232925">
            <w:rPr>
              <w:webHidden/>
            </w:rPr>
            <w:instrText>PAGEREF _Toc519866159 \h</w:instrText>
          </w:r>
          <w:r w:rsidR="00232925">
            <w:rPr>
              <w:webHidden/>
            </w:rPr>
          </w:r>
          <w:r w:rsidR="00232925">
            <w:rPr>
              <w:webHidden/>
            </w:rPr>
            <w:fldChar w:fldCharType="separate"/>
          </w:r>
          <w:ins w:id="41" w:author="Singh, Anand" w:date="2018-07-26T10:35:00Z">
            <w:r>
              <w:rPr>
                <w:noProof/>
                <w:webHidden/>
              </w:rPr>
              <w:t>29</w:t>
            </w:r>
          </w:ins>
          <w:del w:id="42" w:author="Singh, Anand" w:date="2018-07-26T10:35:00Z">
            <w:r w:rsidR="00232925" w:rsidDel="00D871E5">
              <w:rPr>
                <w:rStyle w:val="IndexLink"/>
                <w:noProof/>
              </w:rPr>
              <w:tab/>
              <w:delText>27</w:delText>
            </w:r>
          </w:del>
          <w:r w:rsidR="00232925">
            <w:rPr>
              <w:webHidden/>
            </w:rPr>
            <w:fldChar w:fldCharType="end"/>
          </w:r>
          <w:r>
            <w:fldChar w:fldCharType="end"/>
          </w:r>
        </w:p>
        <w:p w14:paraId="401F99D2" w14:textId="77777777" w:rsidR="00A927AF" w:rsidRDefault="00D871E5">
          <w:pPr>
            <w:pStyle w:val="TOC2"/>
            <w:tabs>
              <w:tab w:val="left" w:pos="720"/>
            </w:tabs>
            <w:rPr>
              <w:rFonts w:eastAsiaTheme="minorEastAsia"/>
              <w:szCs w:val="22"/>
              <w:lang w:eastAsia="en-US"/>
            </w:rPr>
          </w:pPr>
          <w:r>
            <w:rPr>
              <w:rStyle w:val="IndexLink"/>
            </w:rPr>
            <w:fldChar w:fldCharType="begin"/>
          </w:r>
          <w:r>
            <w:rPr>
              <w:rStyle w:val="IndexLink"/>
            </w:rPr>
            <w:instrText xml:space="preserve"> HYPERLINK \l "_Toc519866160" \h </w:instrText>
          </w:r>
          <w:r>
            <w:rPr>
              <w:rStyle w:val="IndexLink"/>
            </w:rPr>
            <w:fldChar w:fldCharType="separate"/>
          </w:r>
          <w:r w:rsidR="00232925">
            <w:rPr>
              <w:rStyle w:val="IndexLink"/>
              <w:webHidden/>
            </w:rPr>
            <w:t>9.2</w:t>
          </w:r>
          <w:r w:rsidR="00232925">
            <w:rPr>
              <w:rStyle w:val="IndexLink"/>
              <w:rFonts w:eastAsiaTheme="minorEastAsia"/>
              <w:szCs w:val="22"/>
              <w:lang w:eastAsia="en-US"/>
            </w:rPr>
            <w:tab/>
          </w:r>
          <w:r w:rsidR="00232925">
            <w:rPr>
              <w:rStyle w:val="IndexLink"/>
            </w:rPr>
            <w:t>RFDS – Process Flow Diagram</w:t>
          </w:r>
          <w:r w:rsidR="00232925">
            <w:rPr>
              <w:webHidden/>
            </w:rPr>
            <w:fldChar w:fldCharType="begin"/>
          </w:r>
          <w:r w:rsidR="00232925">
            <w:rPr>
              <w:webHidden/>
            </w:rPr>
            <w:instrText>PAGEREF _Toc519866160 \h</w:instrText>
          </w:r>
          <w:r w:rsidR="00232925">
            <w:rPr>
              <w:webHidden/>
            </w:rPr>
          </w:r>
          <w:r w:rsidR="00232925">
            <w:rPr>
              <w:webHidden/>
            </w:rPr>
            <w:fldChar w:fldCharType="separate"/>
          </w:r>
          <w:ins w:id="43" w:author="Singh, Anand" w:date="2018-07-26T10:35:00Z">
            <w:r>
              <w:rPr>
                <w:noProof/>
                <w:webHidden/>
              </w:rPr>
              <w:t>29</w:t>
            </w:r>
          </w:ins>
          <w:del w:id="44" w:author="Singh, Anand" w:date="2018-07-26T10:35:00Z">
            <w:r w:rsidR="00232925" w:rsidDel="00D871E5">
              <w:rPr>
                <w:rStyle w:val="IndexLink"/>
                <w:noProof/>
              </w:rPr>
              <w:tab/>
              <w:delText>27</w:delText>
            </w:r>
          </w:del>
          <w:r w:rsidR="00232925">
            <w:rPr>
              <w:webHidden/>
            </w:rPr>
            <w:fldChar w:fldCharType="end"/>
          </w:r>
          <w:r>
            <w:fldChar w:fldCharType="end"/>
          </w:r>
        </w:p>
        <w:p w14:paraId="175CE0C3" w14:textId="77777777" w:rsidR="00A927AF" w:rsidRDefault="00D871E5">
          <w:pPr>
            <w:pStyle w:val="TOC2"/>
            <w:tabs>
              <w:tab w:val="left" w:pos="720"/>
            </w:tabs>
            <w:rPr>
              <w:rFonts w:eastAsiaTheme="minorEastAsia"/>
              <w:szCs w:val="22"/>
              <w:lang w:eastAsia="en-US"/>
            </w:rPr>
          </w:pPr>
          <w:r>
            <w:rPr>
              <w:rStyle w:val="IndexLink"/>
            </w:rPr>
            <w:fldChar w:fldCharType="begin"/>
          </w:r>
          <w:r>
            <w:rPr>
              <w:rStyle w:val="IndexLink"/>
            </w:rPr>
            <w:instrText xml:space="preserve"> HYPERLINK \l "_Toc519866161" \h </w:instrText>
          </w:r>
          <w:r>
            <w:rPr>
              <w:rStyle w:val="IndexLink"/>
            </w:rPr>
            <w:fldChar w:fldCharType="separate"/>
          </w:r>
          <w:r w:rsidR="00232925">
            <w:rPr>
              <w:rStyle w:val="IndexLink"/>
              <w:webHidden/>
            </w:rPr>
            <w:t>9.3</w:t>
          </w:r>
          <w:r w:rsidR="00232925">
            <w:rPr>
              <w:rStyle w:val="IndexLink"/>
              <w:rFonts w:eastAsiaTheme="minorEastAsia"/>
              <w:szCs w:val="22"/>
              <w:lang w:eastAsia="en-US"/>
            </w:rPr>
            <w:tab/>
          </w:r>
          <w:r w:rsidR="00232925">
            <w:rPr>
              <w:rStyle w:val="IndexLink"/>
            </w:rPr>
            <w:t>Payment Engine Fraud Processing – Direct Clients</w:t>
          </w:r>
          <w:r w:rsidR="00232925">
            <w:rPr>
              <w:webHidden/>
            </w:rPr>
            <w:fldChar w:fldCharType="begin"/>
          </w:r>
          <w:r w:rsidR="00232925">
            <w:rPr>
              <w:webHidden/>
            </w:rPr>
            <w:instrText>PAGEREF _Toc519866161 \h</w:instrText>
          </w:r>
          <w:r w:rsidR="00232925">
            <w:rPr>
              <w:webHidden/>
            </w:rPr>
          </w:r>
          <w:r w:rsidR="00232925">
            <w:rPr>
              <w:webHidden/>
            </w:rPr>
            <w:fldChar w:fldCharType="separate"/>
          </w:r>
          <w:ins w:id="45" w:author="Singh, Anand" w:date="2018-07-26T10:35:00Z">
            <w:r>
              <w:rPr>
                <w:noProof/>
                <w:webHidden/>
              </w:rPr>
              <w:t>29</w:t>
            </w:r>
          </w:ins>
          <w:del w:id="46" w:author="Singh, Anand" w:date="2018-07-26T10:35:00Z">
            <w:r w:rsidR="00232925" w:rsidDel="00D871E5">
              <w:rPr>
                <w:rStyle w:val="IndexLink"/>
                <w:noProof/>
              </w:rPr>
              <w:tab/>
              <w:delText>27</w:delText>
            </w:r>
          </w:del>
          <w:r w:rsidR="00232925">
            <w:rPr>
              <w:webHidden/>
            </w:rPr>
            <w:fldChar w:fldCharType="end"/>
          </w:r>
          <w:r>
            <w:fldChar w:fldCharType="end"/>
          </w:r>
        </w:p>
        <w:p w14:paraId="612759A7" w14:textId="77777777" w:rsidR="00A927AF" w:rsidRDefault="00D871E5">
          <w:pPr>
            <w:pStyle w:val="TOC2"/>
            <w:tabs>
              <w:tab w:val="left" w:pos="720"/>
            </w:tabs>
            <w:rPr>
              <w:rFonts w:eastAsiaTheme="minorEastAsia"/>
              <w:szCs w:val="22"/>
              <w:lang w:eastAsia="en-US"/>
            </w:rPr>
          </w:pPr>
          <w:r>
            <w:rPr>
              <w:rStyle w:val="IndexLink"/>
            </w:rPr>
            <w:fldChar w:fldCharType="begin"/>
          </w:r>
          <w:r>
            <w:rPr>
              <w:rStyle w:val="IndexLink"/>
            </w:rPr>
            <w:instrText xml:space="preserve"> HYPERLINK \l "_Toc519866162" \h </w:instrText>
          </w:r>
          <w:r>
            <w:rPr>
              <w:rStyle w:val="IndexLink"/>
            </w:rPr>
            <w:fldChar w:fldCharType="separate"/>
          </w:r>
          <w:r w:rsidR="00232925">
            <w:rPr>
              <w:rStyle w:val="IndexLink"/>
              <w:webHidden/>
            </w:rPr>
            <w:t>9.4</w:t>
          </w:r>
          <w:r w:rsidR="00232925">
            <w:rPr>
              <w:rStyle w:val="IndexLink"/>
              <w:rFonts w:eastAsiaTheme="minorEastAsia"/>
              <w:szCs w:val="22"/>
              <w:lang w:eastAsia="en-US"/>
            </w:rPr>
            <w:tab/>
          </w:r>
          <w:r w:rsidR="00232925">
            <w:rPr>
              <w:rStyle w:val="IndexLink"/>
            </w:rPr>
            <w:t>Private Label Bank FRD</w:t>
          </w:r>
          <w:r w:rsidR="00232925">
            <w:rPr>
              <w:webHidden/>
            </w:rPr>
            <w:fldChar w:fldCharType="begin"/>
          </w:r>
          <w:r w:rsidR="00232925">
            <w:rPr>
              <w:webHidden/>
            </w:rPr>
            <w:instrText>PAGEREF _Toc519866162 \h</w:instrText>
          </w:r>
          <w:r w:rsidR="00232925">
            <w:rPr>
              <w:webHidden/>
            </w:rPr>
          </w:r>
          <w:r w:rsidR="00232925">
            <w:rPr>
              <w:webHidden/>
            </w:rPr>
            <w:fldChar w:fldCharType="separate"/>
          </w:r>
          <w:ins w:id="47" w:author="Singh, Anand" w:date="2018-07-26T10:35:00Z">
            <w:r>
              <w:rPr>
                <w:noProof/>
                <w:webHidden/>
              </w:rPr>
              <w:t>29</w:t>
            </w:r>
          </w:ins>
          <w:del w:id="48" w:author="Singh, Anand" w:date="2018-07-26T10:35:00Z">
            <w:r w:rsidR="00232925" w:rsidDel="00D871E5">
              <w:rPr>
                <w:rStyle w:val="IndexLink"/>
                <w:noProof/>
              </w:rPr>
              <w:tab/>
              <w:delText>27</w:delText>
            </w:r>
          </w:del>
          <w:r w:rsidR="00232925">
            <w:rPr>
              <w:webHidden/>
            </w:rPr>
            <w:fldChar w:fldCharType="end"/>
          </w:r>
          <w:r>
            <w:fldChar w:fldCharType="end"/>
          </w:r>
        </w:p>
        <w:p w14:paraId="3DA73A14" w14:textId="77777777" w:rsidR="00A927AF" w:rsidRDefault="00232925">
          <w:pPr>
            <w:jc w:val="both"/>
            <w:rPr>
              <w:rFonts w:asciiTheme="majorHAnsi" w:hAnsiTheme="majorHAnsi"/>
            </w:rPr>
          </w:pPr>
          <w:r>
            <w:rPr>
              <w:rFonts w:ascii="Cambria" w:hAnsi="Cambria"/>
            </w:rPr>
            <w:lastRenderedPageBreak/>
            <w:fldChar w:fldCharType="end"/>
          </w:r>
        </w:p>
      </w:sdtContent>
    </w:sdt>
    <w:p w14:paraId="536BE602" w14:textId="77777777" w:rsidR="00A927AF" w:rsidRDefault="00232925">
      <w:pPr>
        <w:pStyle w:val="TOC1"/>
        <w:jc w:val="both"/>
        <w:rPr>
          <w:rFonts w:asciiTheme="majorHAnsi" w:hAnsiTheme="majorHAnsi" w:cs="Arial"/>
          <w:sz w:val="20"/>
          <w:szCs w:val="20"/>
        </w:rPr>
      </w:pPr>
      <w:bookmarkStart w:id="49" w:name="_Toc154222970"/>
      <w:bookmarkStart w:id="50" w:name="_Toc154216199"/>
      <w:bookmarkStart w:id="51" w:name="_Toc154208377"/>
      <w:bookmarkStart w:id="52" w:name="_Ref153965634"/>
      <w:bookmarkEnd w:id="49"/>
      <w:bookmarkEnd w:id="50"/>
      <w:bookmarkEnd w:id="51"/>
      <w:bookmarkEnd w:id="52"/>
      <w:r>
        <w:br w:type="page"/>
      </w:r>
    </w:p>
    <w:p w14:paraId="6D63C546" w14:textId="77777777" w:rsidR="00A927AF" w:rsidRDefault="00232925">
      <w:pPr>
        <w:pStyle w:val="Heading1"/>
        <w:keepLines w:val="0"/>
        <w:numPr>
          <w:ilvl w:val="0"/>
          <w:numId w:val="5"/>
        </w:numPr>
        <w:spacing w:before="120" w:after="160"/>
        <w:jc w:val="both"/>
        <w:rPr>
          <w:rFonts w:cs="Arial"/>
        </w:rPr>
      </w:pPr>
      <w:bookmarkStart w:id="53" w:name="_Toc519866139"/>
      <w:bookmarkStart w:id="54" w:name="_Toc434950051"/>
      <w:r>
        <w:rPr>
          <w:rFonts w:cs="Arial"/>
        </w:rPr>
        <w:lastRenderedPageBreak/>
        <w:t>Document Reviews &amp; Approvals</w:t>
      </w:r>
      <w:bookmarkEnd w:id="53"/>
      <w:bookmarkEnd w:id="54"/>
    </w:p>
    <w:p w14:paraId="2793F383" w14:textId="77777777" w:rsidR="00A927AF" w:rsidRDefault="00A927AF">
      <w:pPr>
        <w:jc w:val="both"/>
        <w:rPr>
          <w:rFonts w:asciiTheme="majorHAnsi" w:hAnsiTheme="majorHAnsi" w:cs="Arial"/>
          <w:sz w:val="20"/>
          <w:szCs w:val="20"/>
        </w:rPr>
      </w:pPr>
    </w:p>
    <w:p w14:paraId="71F19D69" w14:textId="77777777" w:rsidR="00A927AF" w:rsidRDefault="00232925">
      <w:pPr>
        <w:jc w:val="both"/>
        <w:rPr>
          <w:rFonts w:asciiTheme="majorHAnsi" w:hAnsiTheme="majorHAnsi" w:cs="Arial"/>
          <w:sz w:val="22"/>
          <w:szCs w:val="22"/>
        </w:rPr>
      </w:pPr>
      <w:r>
        <w:rPr>
          <w:rFonts w:asciiTheme="majorHAnsi" w:hAnsiTheme="majorHAnsi" w:cs="Arial"/>
          <w:sz w:val="22"/>
          <w:szCs w:val="22"/>
        </w:rPr>
        <w:t>The stakeholders listed below need to review or approve this document respectively. When stakeholders review or approve this document, they are indicating that they have carefully:</w:t>
      </w:r>
    </w:p>
    <w:p w14:paraId="5D30C785" w14:textId="77777777" w:rsidR="00A927AF" w:rsidRDefault="00232925">
      <w:pPr>
        <w:numPr>
          <w:ilvl w:val="0"/>
          <w:numId w:val="3"/>
        </w:numPr>
        <w:spacing w:after="0" w:line="240" w:lineRule="auto"/>
        <w:jc w:val="both"/>
        <w:rPr>
          <w:rFonts w:asciiTheme="majorHAnsi" w:hAnsiTheme="majorHAnsi" w:cs="Arial"/>
          <w:sz w:val="22"/>
          <w:szCs w:val="22"/>
        </w:rPr>
      </w:pPr>
      <w:r>
        <w:rPr>
          <w:rFonts w:asciiTheme="majorHAnsi" w:hAnsiTheme="majorHAnsi" w:cs="Arial"/>
          <w:sz w:val="22"/>
          <w:szCs w:val="22"/>
        </w:rPr>
        <w:t>Read</w:t>
      </w:r>
    </w:p>
    <w:p w14:paraId="33631541" w14:textId="77777777" w:rsidR="00A927AF" w:rsidRDefault="00232925">
      <w:pPr>
        <w:numPr>
          <w:ilvl w:val="0"/>
          <w:numId w:val="3"/>
        </w:numPr>
        <w:spacing w:after="0" w:line="240" w:lineRule="auto"/>
        <w:jc w:val="both"/>
        <w:rPr>
          <w:rFonts w:asciiTheme="majorHAnsi" w:hAnsiTheme="majorHAnsi" w:cs="Arial"/>
          <w:sz w:val="22"/>
          <w:szCs w:val="22"/>
        </w:rPr>
      </w:pPr>
      <w:r>
        <w:rPr>
          <w:rFonts w:asciiTheme="majorHAnsi" w:hAnsiTheme="majorHAnsi" w:cs="Arial"/>
          <w:sz w:val="22"/>
          <w:szCs w:val="22"/>
        </w:rPr>
        <w:t>Reviewed</w:t>
      </w:r>
    </w:p>
    <w:p w14:paraId="7B333394" w14:textId="77777777" w:rsidR="00A927AF" w:rsidRDefault="00232925">
      <w:pPr>
        <w:numPr>
          <w:ilvl w:val="0"/>
          <w:numId w:val="3"/>
        </w:numPr>
        <w:spacing w:after="0" w:line="240" w:lineRule="auto"/>
        <w:jc w:val="both"/>
        <w:rPr>
          <w:rFonts w:asciiTheme="majorHAnsi" w:hAnsiTheme="majorHAnsi" w:cs="Arial"/>
          <w:sz w:val="22"/>
          <w:szCs w:val="22"/>
        </w:rPr>
      </w:pPr>
      <w:r>
        <w:rPr>
          <w:rFonts w:asciiTheme="majorHAnsi" w:hAnsiTheme="majorHAnsi" w:cs="Arial"/>
          <w:sz w:val="22"/>
          <w:szCs w:val="22"/>
        </w:rPr>
        <w:t>Considered the impact of this document to their organization</w:t>
      </w:r>
    </w:p>
    <w:p w14:paraId="764EB437" w14:textId="77777777" w:rsidR="00A927AF" w:rsidRDefault="00232925">
      <w:pPr>
        <w:numPr>
          <w:ilvl w:val="0"/>
          <w:numId w:val="3"/>
        </w:numPr>
        <w:spacing w:after="0" w:line="240" w:lineRule="auto"/>
        <w:jc w:val="both"/>
        <w:rPr>
          <w:rFonts w:asciiTheme="majorHAnsi" w:hAnsiTheme="majorHAnsi" w:cs="Arial"/>
          <w:sz w:val="22"/>
          <w:szCs w:val="22"/>
        </w:rPr>
      </w:pPr>
      <w:r>
        <w:rPr>
          <w:rFonts w:asciiTheme="majorHAnsi" w:hAnsiTheme="majorHAnsi" w:cs="Arial"/>
          <w:sz w:val="22"/>
          <w:szCs w:val="22"/>
        </w:rPr>
        <w:t>And agree that the document is:</w:t>
      </w:r>
    </w:p>
    <w:p w14:paraId="4464A122" w14:textId="77777777" w:rsidR="00A927AF" w:rsidRDefault="00232925">
      <w:pPr>
        <w:numPr>
          <w:ilvl w:val="1"/>
          <w:numId w:val="4"/>
        </w:numPr>
        <w:spacing w:after="0" w:line="240" w:lineRule="auto"/>
        <w:ind w:left="1080"/>
        <w:jc w:val="both"/>
        <w:rPr>
          <w:rFonts w:asciiTheme="majorHAnsi" w:hAnsiTheme="majorHAnsi" w:cs="Arial"/>
          <w:sz w:val="22"/>
          <w:szCs w:val="22"/>
        </w:rPr>
      </w:pPr>
      <w:r>
        <w:rPr>
          <w:rFonts w:asciiTheme="majorHAnsi" w:hAnsiTheme="majorHAnsi" w:cs="Arial"/>
          <w:sz w:val="22"/>
          <w:szCs w:val="22"/>
        </w:rPr>
        <w:t xml:space="preserve">Accurate </w:t>
      </w:r>
    </w:p>
    <w:p w14:paraId="638678A1" w14:textId="77777777" w:rsidR="00A927AF" w:rsidRDefault="00232925">
      <w:pPr>
        <w:numPr>
          <w:ilvl w:val="1"/>
          <w:numId w:val="4"/>
        </w:numPr>
        <w:spacing w:after="0" w:line="240" w:lineRule="auto"/>
        <w:ind w:left="1080"/>
        <w:jc w:val="both"/>
        <w:rPr>
          <w:rFonts w:asciiTheme="majorHAnsi" w:hAnsiTheme="majorHAnsi" w:cs="Arial"/>
          <w:sz w:val="22"/>
          <w:szCs w:val="22"/>
        </w:rPr>
      </w:pPr>
      <w:r>
        <w:rPr>
          <w:rFonts w:asciiTheme="majorHAnsi" w:hAnsiTheme="majorHAnsi" w:cs="Arial"/>
          <w:sz w:val="22"/>
          <w:szCs w:val="22"/>
        </w:rPr>
        <w:t>Complete</w:t>
      </w:r>
    </w:p>
    <w:p w14:paraId="38CEAC2E" w14:textId="77777777" w:rsidR="00A927AF" w:rsidRDefault="00232925">
      <w:pPr>
        <w:numPr>
          <w:ilvl w:val="1"/>
          <w:numId w:val="4"/>
        </w:numPr>
        <w:spacing w:after="0" w:line="240" w:lineRule="auto"/>
        <w:ind w:left="1080"/>
        <w:jc w:val="both"/>
        <w:rPr>
          <w:rFonts w:asciiTheme="majorHAnsi" w:hAnsiTheme="majorHAnsi" w:cs="Arial"/>
          <w:sz w:val="22"/>
          <w:szCs w:val="22"/>
        </w:rPr>
      </w:pPr>
      <w:r>
        <w:rPr>
          <w:rFonts w:asciiTheme="majorHAnsi" w:hAnsiTheme="majorHAnsi" w:cs="Arial"/>
          <w:sz w:val="22"/>
          <w:szCs w:val="22"/>
        </w:rPr>
        <w:t>Sufficient</w:t>
      </w:r>
    </w:p>
    <w:p w14:paraId="6BB02591" w14:textId="77777777" w:rsidR="00A927AF" w:rsidRDefault="00232925">
      <w:pPr>
        <w:numPr>
          <w:ilvl w:val="1"/>
          <w:numId w:val="4"/>
        </w:numPr>
        <w:spacing w:after="0" w:line="240" w:lineRule="auto"/>
        <w:ind w:left="1080"/>
        <w:jc w:val="both"/>
        <w:rPr>
          <w:rFonts w:asciiTheme="majorHAnsi" w:hAnsiTheme="majorHAnsi" w:cs="Arial"/>
          <w:sz w:val="22"/>
          <w:szCs w:val="22"/>
        </w:rPr>
      </w:pPr>
      <w:r>
        <w:rPr>
          <w:rFonts w:asciiTheme="majorHAnsi" w:hAnsiTheme="majorHAnsi" w:cs="Arial"/>
          <w:sz w:val="22"/>
          <w:szCs w:val="22"/>
        </w:rPr>
        <w:t>Consistent with the project needs</w:t>
      </w:r>
    </w:p>
    <w:p w14:paraId="5F9E291B" w14:textId="77777777" w:rsidR="00A927AF" w:rsidRDefault="00232925">
      <w:pPr>
        <w:numPr>
          <w:ilvl w:val="1"/>
          <w:numId w:val="4"/>
        </w:numPr>
        <w:spacing w:after="0" w:line="240" w:lineRule="auto"/>
        <w:ind w:left="1080"/>
        <w:jc w:val="both"/>
        <w:rPr>
          <w:rFonts w:asciiTheme="majorHAnsi" w:hAnsiTheme="majorHAnsi" w:cs="Arial"/>
          <w:sz w:val="22"/>
          <w:szCs w:val="22"/>
        </w:rPr>
      </w:pPr>
      <w:r>
        <w:rPr>
          <w:rFonts w:asciiTheme="majorHAnsi" w:hAnsiTheme="majorHAnsi" w:cs="Arial"/>
          <w:sz w:val="22"/>
          <w:szCs w:val="22"/>
        </w:rPr>
        <w:t>Meets BNY Mellon standards and best practices</w:t>
      </w:r>
    </w:p>
    <w:p w14:paraId="519BCD58" w14:textId="77777777" w:rsidR="00A927AF" w:rsidRDefault="00A927AF">
      <w:pPr>
        <w:jc w:val="both"/>
        <w:rPr>
          <w:rFonts w:asciiTheme="majorHAnsi" w:hAnsiTheme="majorHAnsi" w:cs="Arial"/>
          <w:sz w:val="22"/>
          <w:szCs w:val="22"/>
        </w:rPr>
      </w:pPr>
    </w:p>
    <w:p w14:paraId="61218F52" w14:textId="77777777" w:rsidR="00A927AF" w:rsidRDefault="00232925">
      <w:pPr>
        <w:jc w:val="both"/>
        <w:rPr>
          <w:rFonts w:asciiTheme="majorHAnsi" w:hAnsiTheme="majorHAnsi" w:cs="Arial"/>
          <w:sz w:val="22"/>
          <w:szCs w:val="22"/>
        </w:rPr>
      </w:pPr>
      <w:r>
        <w:rPr>
          <w:rFonts w:asciiTheme="majorHAnsi" w:hAnsiTheme="majorHAnsi" w:cs="Arial"/>
          <w:sz w:val="22"/>
          <w:szCs w:val="22"/>
        </w:rPr>
        <w:t xml:space="preserve">Note that it will be the same list of persons who will review and approve all subsequent documentation.  </w:t>
      </w:r>
    </w:p>
    <w:p w14:paraId="5F841B46" w14:textId="77777777" w:rsidR="00A927AF" w:rsidRDefault="00232925">
      <w:pPr>
        <w:jc w:val="both"/>
        <w:rPr>
          <w:rFonts w:asciiTheme="majorHAnsi" w:hAnsiTheme="majorHAnsi" w:cs="Arial"/>
          <w:sz w:val="22"/>
          <w:szCs w:val="22"/>
        </w:rPr>
      </w:pPr>
      <w:r>
        <w:rPr>
          <w:rFonts w:asciiTheme="majorHAnsi" w:hAnsiTheme="majorHAnsi" w:cs="Arial"/>
          <w:sz w:val="22"/>
          <w:szCs w:val="22"/>
        </w:rPr>
        <w:t xml:space="preserve">Depending on the topic it may be possible that other persons will be added on a one-off basis to ensure that the areas that may be </w:t>
      </w:r>
      <w:r>
        <w:rPr>
          <w:rFonts w:asciiTheme="majorHAnsi" w:hAnsiTheme="majorHAnsi" w:cs="Arial"/>
          <w:sz w:val="22"/>
          <w:szCs w:val="22"/>
        </w:rPr>
        <w:lastRenderedPageBreak/>
        <w:t xml:space="preserve">impacted by a certain topic will have a chance to provide their input. </w:t>
      </w:r>
    </w:p>
    <w:p w14:paraId="6A172824" w14:textId="77777777" w:rsidR="00A927AF" w:rsidRDefault="00232925">
      <w:pPr>
        <w:jc w:val="both"/>
        <w:rPr>
          <w:rFonts w:asciiTheme="majorHAnsi" w:hAnsiTheme="majorHAnsi" w:cs="Arial"/>
          <w:sz w:val="22"/>
          <w:szCs w:val="22"/>
        </w:rPr>
      </w:pPr>
      <w:r>
        <w:br w:type="page"/>
      </w:r>
    </w:p>
    <w:p w14:paraId="156BD382" w14:textId="77777777" w:rsidR="00A927AF" w:rsidRDefault="00A927AF">
      <w:pPr>
        <w:jc w:val="both"/>
        <w:rPr>
          <w:rFonts w:asciiTheme="majorHAnsi" w:hAnsiTheme="majorHAnsi" w:cs="Arial"/>
          <w:sz w:val="22"/>
          <w:szCs w:val="22"/>
        </w:rPr>
      </w:pPr>
    </w:p>
    <w:p w14:paraId="649DE150" w14:textId="77777777" w:rsidR="00A927AF" w:rsidRDefault="00232925">
      <w:pPr>
        <w:jc w:val="both"/>
        <w:rPr>
          <w:rFonts w:asciiTheme="majorHAnsi" w:hAnsiTheme="majorHAnsi" w:cs="Arial"/>
          <w:b/>
          <w:sz w:val="22"/>
          <w:szCs w:val="22"/>
          <w:u w:val="single"/>
        </w:rPr>
      </w:pPr>
      <w:r>
        <w:rPr>
          <w:rFonts w:asciiTheme="majorHAnsi" w:hAnsiTheme="majorHAnsi" w:cs="Arial"/>
          <w:b/>
          <w:sz w:val="22"/>
          <w:szCs w:val="22"/>
          <w:u w:val="single"/>
        </w:rPr>
        <w:t>Reviews</w:t>
      </w:r>
    </w:p>
    <w:tbl>
      <w:tblPr>
        <w:tblW w:w="9630" w:type="dxa"/>
        <w:tblInd w:w="108" w:type="dxa"/>
        <w:tblBorders>
          <w:top w:val="single" w:sz="6" w:space="0" w:color="00000A"/>
          <w:left w:val="single" w:sz="6" w:space="0" w:color="00000A"/>
          <w:bottom w:val="single" w:sz="6" w:space="0" w:color="00000A"/>
          <w:right w:val="single" w:sz="6" w:space="0" w:color="00000A"/>
          <w:insideH w:val="single" w:sz="6" w:space="0" w:color="00000A"/>
          <w:insideV w:val="single" w:sz="6" w:space="0" w:color="00000A"/>
        </w:tblBorders>
        <w:tblCellMar>
          <w:left w:w="105" w:type="dxa"/>
        </w:tblCellMar>
        <w:tblLook w:val="0000" w:firstRow="0" w:lastRow="0" w:firstColumn="0" w:lastColumn="0" w:noHBand="0" w:noVBand="0"/>
      </w:tblPr>
      <w:tblGrid>
        <w:gridCol w:w="1684"/>
        <w:gridCol w:w="3445"/>
        <w:gridCol w:w="2251"/>
        <w:gridCol w:w="2250"/>
      </w:tblGrid>
      <w:tr w:rsidR="00A927AF" w14:paraId="38F37EC4" w14:textId="77777777">
        <w:tc>
          <w:tcPr>
            <w:tcW w:w="1683" w:type="dxa"/>
            <w:tcBorders>
              <w:top w:val="single" w:sz="6" w:space="0" w:color="00000A"/>
              <w:left w:val="single" w:sz="6" w:space="0" w:color="00000A"/>
              <w:bottom w:val="single" w:sz="6" w:space="0" w:color="00000A"/>
              <w:right w:val="single" w:sz="6" w:space="0" w:color="00000A"/>
            </w:tcBorders>
            <w:shd w:val="clear" w:color="auto" w:fill="E0E0E0"/>
          </w:tcPr>
          <w:p w14:paraId="17D9B805" w14:textId="77777777" w:rsidR="00A927AF" w:rsidRDefault="00232925">
            <w:pPr>
              <w:spacing w:after="0"/>
              <w:jc w:val="both"/>
              <w:rPr>
                <w:rFonts w:asciiTheme="majorHAnsi" w:hAnsiTheme="majorHAnsi" w:cs="Arial"/>
                <w:sz w:val="22"/>
                <w:szCs w:val="22"/>
              </w:rPr>
            </w:pPr>
            <w:r>
              <w:rPr>
                <w:rFonts w:asciiTheme="majorHAnsi" w:hAnsiTheme="majorHAnsi" w:cs="Arial"/>
                <w:sz w:val="22"/>
                <w:szCs w:val="22"/>
              </w:rPr>
              <w:t>Reviewer</w:t>
            </w:r>
          </w:p>
        </w:tc>
        <w:tc>
          <w:tcPr>
            <w:tcW w:w="3445" w:type="dxa"/>
            <w:tcBorders>
              <w:top w:val="single" w:sz="6" w:space="0" w:color="00000A"/>
              <w:left w:val="single" w:sz="6" w:space="0" w:color="00000A"/>
              <w:bottom w:val="single" w:sz="6" w:space="0" w:color="00000A"/>
              <w:right w:val="single" w:sz="6" w:space="0" w:color="00000A"/>
            </w:tcBorders>
            <w:shd w:val="clear" w:color="auto" w:fill="E0E0E0"/>
          </w:tcPr>
          <w:p w14:paraId="16755842" w14:textId="77777777" w:rsidR="00A927AF" w:rsidRDefault="00232925">
            <w:pPr>
              <w:spacing w:after="0"/>
              <w:jc w:val="both"/>
              <w:rPr>
                <w:rFonts w:asciiTheme="majorHAnsi" w:hAnsiTheme="majorHAnsi" w:cs="Arial"/>
                <w:sz w:val="22"/>
                <w:szCs w:val="22"/>
              </w:rPr>
            </w:pPr>
            <w:r>
              <w:rPr>
                <w:rFonts w:asciiTheme="majorHAnsi" w:hAnsiTheme="majorHAnsi" w:cs="Arial"/>
                <w:sz w:val="22"/>
                <w:szCs w:val="22"/>
              </w:rPr>
              <w:t>Role</w:t>
            </w:r>
          </w:p>
        </w:tc>
        <w:tc>
          <w:tcPr>
            <w:tcW w:w="2251" w:type="dxa"/>
            <w:tcBorders>
              <w:top w:val="single" w:sz="6" w:space="0" w:color="00000A"/>
              <w:left w:val="single" w:sz="6" w:space="0" w:color="00000A"/>
              <w:bottom w:val="single" w:sz="6" w:space="0" w:color="00000A"/>
              <w:right w:val="single" w:sz="6" w:space="0" w:color="00000A"/>
            </w:tcBorders>
            <w:shd w:val="clear" w:color="auto" w:fill="E0E0E0"/>
          </w:tcPr>
          <w:p w14:paraId="2EC7978C" w14:textId="77777777" w:rsidR="00A927AF" w:rsidRDefault="00232925">
            <w:pPr>
              <w:spacing w:after="0"/>
              <w:jc w:val="both"/>
              <w:rPr>
                <w:rFonts w:asciiTheme="majorHAnsi" w:hAnsiTheme="majorHAnsi" w:cs="Arial"/>
                <w:sz w:val="22"/>
                <w:szCs w:val="22"/>
              </w:rPr>
            </w:pPr>
            <w:r>
              <w:rPr>
                <w:rFonts w:asciiTheme="majorHAnsi" w:hAnsiTheme="majorHAnsi" w:cs="Arial"/>
                <w:sz w:val="22"/>
                <w:szCs w:val="22"/>
              </w:rPr>
              <w:t>Reviewer Responsibility</w:t>
            </w:r>
          </w:p>
          <w:p w14:paraId="3A0D98D9" w14:textId="77777777" w:rsidR="00A927AF" w:rsidRDefault="00232925">
            <w:pPr>
              <w:spacing w:after="0" w:line="240" w:lineRule="auto"/>
              <w:jc w:val="both"/>
              <w:rPr>
                <w:rFonts w:asciiTheme="majorHAnsi" w:hAnsiTheme="majorHAnsi" w:cs="Arial"/>
                <w:i/>
                <w:sz w:val="22"/>
                <w:szCs w:val="22"/>
              </w:rPr>
            </w:pPr>
            <w:r>
              <w:rPr>
                <w:rFonts w:asciiTheme="majorHAnsi" w:hAnsiTheme="majorHAnsi" w:cs="Arial"/>
                <w:i/>
                <w:sz w:val="22"/>
                <w:szCs w:val="22"/>
              </w:rPr>
              <w:t>(sections being reviewed)</w:t>
            </w:r>
          </w:p>
        </w:tc>
        <w:tc>
          <w:tcPr>
            <w:tcW w:w="2250" w:type="dxa"/>
            <w:tcBorders>
              <w:top w:val="single" w:sz="6" w:space="0" w:color="00000A"/>
              <w:left w:val="single" w:sz="6" w:space="0" w:color="00000A"/>
              <w:bottom w:val="single" w:sz="6" w:space="0" w:color="00000A"/>
              <w:right w:val="single" w:sz="6" w:space="0" w:color="00000A"/>
            </w:tcBorders>
            <w:shd w:val="clear" w:color="auto" w:fill="E0E0E0"/>
          </w:tcPr>
          <w:p w14:paraId="36AD7F25" w14:textId="77777777" w:rsidR="00A927AF" w:rsidRDefault="00232925">
            <w:pPr>
              <w:spacing w:after="0"/>
              <w:jc w:val="both"/>
              <w:rPr>
                <w:rFonts w:asciiTheme="majorHAnsi" w:hAnsiTheme="majorHAnsi" w:cs="Arial"/>
                <w:sz w:val="22"/>
                <w:szCs w:val="22"/>
              </w:rPr>
            </w:pPr>
            <w:r>
              <w:rPr>
                <w:rFonts w:asciiTheme="majorHAnsi" w:hAnsiTheme="majorHAnsi" w:cs="Arial"/>
                <w:sz w:val="22"/>
                <w:szCs w:val="22"/>
              </w:rPr>
              <w:t>Version Approved</w:t>
            </w:r>
          </w:p>
        </w:tc>
      </w:tr>
      <w:tr w:rsidR="00A927AF" w14:paraId="49A7A253" w14:textId="77777777">
        <w:trPr>
          <w:trHeight w:val="305"/>
        </w:trPr>
        <w:tc>
          <w:tcPr>
            <w:tcW w:w="1683" w:type="dxa"/>
            <w:tcBorders>
              <w:top w:val="single" w:sz="4" w:space="0" w:color="00000A"/>
              <w:left w:val="single" w:sz="4" w:space="0" w:color="00000A"/>
              <w:bottom w:val="single" w:sz="4" w:space="0" w:color="00000A"/>
              <w:right w:val="single" w:sz="4" w:space="0" w:color="00000A"/>
            </w:tcBorders>
            <w:shd w:val="clear" w:color="auto" w:fill="auto"/>
          </w:tcPr>
          <w:p w14:paraId="7052F440" w14:textId="77777777" w:rsidR="00A927AF" w:rsidRDefault="00232925">
            <w:pPr>
              <w:jc w:val="both"/>
              <w:rPr>
                <w:rFonts w:asciiTheme="majorHAnsi" w:hAnsiTheme="majorHAnsi" w:cs="Arial"/>
                <w:sz w:val="22"/>
                <w:szCs w:val="22"/>
              </w:rPr>
            </w:pPr>
            <w:r>
              <w:rPr>
                <w:rFonts w:asciiTheme="majorHAnsi" w:hAnsiTheme="majorHAnsi" w:cs="Arial"/>
                <w:sz w:val="22"/>
                <w:szCs w:val="22"/>
              </w:rPr>
              <w:t>Carl Slabicki</w:t>
            </w:r>
          </w:p>
        </w:tc>
        <w:tc>
          <w:tcPr>
            <w:tcW w:w="344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39712D4B" w14:textId="77777777" w:rsidR="00A927AF" w:rsidRDefault="00232925">
            <w:pPr>
              <w:jc w:val="both"/>
              <w:rPr>
                <w:rFonts w:asciiTheme="majorHAnsi" w:hAnsiTheme="majorHAnsi" w:cs="Arial"/>
                <w:sz w:val="22"/>
                <w:szCs w:val="22"/>
              </w:rPr>
            </w:pPr>
            <w:r>
              <w:rPr>
                <w:rFonts w:asciiTheme="majorHAnsi" w:hAnsiTheme="majorHAnsi" w:cs="Arial"/>
                <w:sz w:val="22"/>
                <w:szCs w:val="22"/>
              </w:rPr>
              <w:t>Product Manager</w:t>
            </w:r>
          </w:p>
        </w:tc>
        <w:tc>
          <w:tcPr>
            <w:tcW w:w="2251" w:type="dxa"/>
            <w:tcBorders>
              <w:top w:val="single" w:sz="4" w:space="0" w:color="00000A"/>
              <w:left w:val="single" w:sz="4" w:space="0" w:color="00000A"/>
              <w:bottom w:val="single" w:sz="4" w:space="0" w:color="00000A"/>
              <w:right w:val="single" w:sz="4" w:space="0" w:color="00000A"/>
            </w:tcBorders>
            <w:shd w:val="clear" w:color="auto" w:fill="auto"/>
          </w:tcPr>
          <w:p w14:paraId="45E35B68" w14:textId="77777777" w:rsidR="00A927AF" w:rsidRDefault="00232925">
            <w:pPr>
              <w:jc w:val="both"/>
              <w:rPr>
                <w:rFonts w:asciiTheme="majorHAnsi" w:hAnsiTheme="majorHAnsi" w:cs="Arial"/>
                <w:sz w:val="22"/>
                <w:szCs w:val="22"/>
              </w:rPr>
            </w:pPr>
            <w:r>
              <w:rPr>
                <w:rFonts w:asciiTheme="majorHAnsi" w:hAnsiTheme="majorHAnsi" w:cs="Arial"/>
                <w:sz w:val="22"/>
                <w:szCs w:val="22"/>
              </w:rPr>
              <w:t>All Sections</w:t>
            </w:r>
          </w:p>
        </w:tc>
        <w:tc>
          <w:tcPr>
            <w:tcW w:w="2250" w:type="dxa"/>
            <w:tcBorders>
              <w:top w:val="single" w:sz="4" w:space="0" w:color="00000A"/>
              <w:left w:val="single" w:sz="4" w:space="0" w:color="00000A"/>
              <w:bottom w:val="single" w:sz="4" w:space="0" w:color="00000A"/>
              <w:right w:val="single" w:sz="4" w:space="0" w:color="00000A"/>
            </w:tcBorders>
            <w:shd w:val="clear" w:color="auto" w:fill="auto"/>
          </w:tcPr>
          <w:p w14:paraId="3E36715C" w14:textId="77777777" w:rsidR="00A927AF" w:rsidRDefault="00A927AF">
            <w:pPr>
              <w:jc w:val="both"/>
              <w:rPr>
                <w:rFonts w:asciiTheme="majorHAnsi" w:hAnsiTheme="majorHAnsi" w:cs="Arial"/>
                <w:sz w:val="22"/>
                <w:szCs w:val="22"/>
              </w:rPr>
            </w:pPr>
          </w:p>
        </w:tc>
      </w:tr>
      <w:tr w:rsidR="00A927AF" w14:paraId="6948BA6F" w14:textId="77777777">
        <w:trPr>
          <w:trHeight w:val="305"/>
        </w:trPr>
        <w:tc>
          <w:tcPr>
            <w:tcW w:w="1683" w:type="dxa"/>
            <w:tcBorders>
              <w:top w:val="single" w:sz="4" w:space="0" w:color="00000A"/>
              <w:left w:val="single" w:sz="4" w:space="0" w:color="00000A"/>
              <w:bottom w:val="single" w:sz="4" w:space="0" w:color="00000A"/>
              <w:right w:val="single" w:sz="4" w:space="0" w:color="00000A"/>
            </w:tcBorders>
            <w:shd w:val="clear" w:color="auto" w:fill="auto"/>
            <w:vAlign w:val="center"/>
          </w:tcPr>
          <w:p w14:paraId="3F0B2411" w14:textId="77777777" w:rsidR="00A927AF" w:rsidRDefault="00232925">
            <w:pPr>
              <w:jc w:val="both"/>
              <w:rPr>
                <w:rFonts w:asciiTheme="majorHAnsi" w:hAnsiTheme="majorHAnsi" w:cs="Arial"/>
                <w:sz w:val="22"/>
                <w:szCs w:val="22"/>
              </w:rPr>
            </w:pPr>
            <w:r>
              <w:rPr>
                <w:rFonts w:asciiTheme="majorHAnsi" w:hAnsiTheme="majorHAnsi"/>
                <w:sz w:val="22"/>
                <w:szCs w:val="22"/>
              </w:rPr>
              <w:t>Avnish Gupta</w:t>
            </w:r>
          </w:p>
        </w:tc>
        <w:tc>
          <w:tcPr>
            <w:tcW w:w="344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297378D1" w14:textId="77777777" w:rsidR="00A927AF" w:rsidRDefault="00232925">
            <w:pPr>
              <w:jc w:val="both"/>
              <w:rPr>
                <w:rFonts w:asciiTheme="majorHAnsi" w:hAnsiTheme="majorHAnsi" w:cs="Arial"/>
                <w:sz w:val="22"/>
                <w:szCs w:val="22"/>
              </w:rPr>
            </w:pPr>
            <w:r>
              <w:rPr>
                <w:rFonts w:asciiTheme="majorHAnsi" w:hAnsiTheme="majorHAnsi" w:cs="Arial"/>
                <w:sz w:val="22"/>
                <w:szCs w:val="22"/>
              </w:rPr>
              <w:t>Application Development Manager</w:t>
            </w:r>
          </w:p>
        </w:tc>
        <w:tc>
          <w:tcPr>
            <w:tcW w:w="225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4DEEBF32" w14:textId="77777777" w:rsidR="00A927AF" w:rsidRDefault="00232925">
            <w:pPr>
              <w:jc w:val="both"/>
              <w:rPr>
                <w:rFonts w:asciiTheme="majorHAnsi" w:hAnsiTheme="majorHAnsi" w:cs="Arial"/>
                <w:sz w:val="22"/>
                <w:szCs w:val="22"/>
              </w:rPr>
            </w:pPr>
            <w:r>
              <w:rPr>
                <w:rFonts w:asciiTheme="majorHAnsi" w:hAnsiTheme="majorHAnsi" w:cs="Arial"/>
                <w:sz w:val="22"/>
                <w:szCs w:val="22"/>
              </w:rPr>
              <w:t>All Sections</w:t>
            </w:r>
          </w:p>
        </w:tc>
        <w:tc>
          <w:tcPr>
            <w:tcW w:w="2250" w:type="dxa"/>
            <w:tcBorders>
              <w:top w:val="single" w:sz="4" w:space="0" w:color="00000A"/>
              <w:left w:val="single" w:sz="4" w:space="0" w:color="00000A"/>
              <w:bottom w:val="single" w:sz="4" w:space="0" w:color="00000A"/>
              <w:right w:val="single" w:sz="4" w:space="0" w:color="00000A"/>
            </w:tcBorders>
            <w:shd w:val="clear" w:color="auto" w:fill="auto"/>
          </w:tcPr>
          <w:p w14:paraId="5B29AFC3" w14:textId="77777777" w:rsidR="00A927AF" w:rsidRDefault="00A927AF">
            <w:pPr>
              <w:jc w:val="both"/>
              <w:rPr>
                <w:rFonts w:asciiTheme="majorHAnsi" w:hAnsiTheme="majorHAnsi" w:cs="Arial"/>
                <w:sz w:val="22"/>
                <w:szCs w:val="22"/>
              </w:rPr>
            </w:pPr>
          </w:p>
        </w:tc>
      </w:tr>
      <w:tr w:rsidR="00A927AF" w14:paraId="5036641F" w14:textId="77777777">
        <w:trPr>
          <w:trHeight w:val="413"/>
        </w:trPr>
        <w:tc>
          <w:tcPr>
            <w:tcW w:w="1683" w:type="dxa"/>
            <w:tcBorders>
              <w:top w:val="single" w:sz="4" w:space="0" w:color="00000A"/>
              <w:left w:val="single" w:sz="4" w:space="0" w:color="00000A"/>
              <w:bottom w:val="single" w:sz="4" w:space="0" w:color="00000A"/>
              <w:right w:val="single" w:sz="4" w:space="0" w:color="00000A"/>
            </w:tcBorders>
            <w:shd w:val="clear" w:color="auto" w:fill="auto"/>
          </w:tcPr>
          <w:p w14:paraId="26251210" w14:textId="77777777" w:rsidR="00A927AF" w:rsidRDefault="00232925">
            <w:pPr>
              <w:jc w:val="both"/>
              <w:rPr>
                <w:rFonts w:asciiTheme="majorHAnsi" w:hAnsiTheme="majorHAnsi" w:cs="Arial"/>
                <w:sz w:val="22"/>
                <w:szCs w:val="22"/>
              </w:rPr>
            </w:pPr>
            <w:r>
              <w:rPr>
                <w:rFonts w:asciiTheme="majorHAnsi" w:hAnsiTheme="majorHAnsi" w:cs="Arial"/>
                <w:sz w:val="22"/>
                <w:szCs w:val="22"/>
              </w:rPr>
              <w:t>Mayank Gupta</w:t>
            </w:r>
          </w:p>
        </w:tc>
        <w:tc>
          <w:tcPr>
            <w:tcW w:w="344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7732AC34" w14:textId="77777777" w:rsidR="00A927AF" w:rsidRDefault="00A927AF">
            <w:pPr>
              <w:jc w:val="both"/>
              <w:rPr>
                <w:rFonts w:asciiTheme="majorHAnsi" w:hAnsiTheme="majorHAnsi" w:cs="Arial"/>
                <w:sz w:val="22"/>
                <w:szCs w:val="22"/>
              </w:rPr>
            </w:pPr>
          </w:p>
        </w:tc>
        <w:tc>
          <w:tcPr>
            <w:tcW w:w="225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6E05302A" w14:textId="77777777" w:rsidR="00A927AF" w:rsidRDefault="00232925">
            <w:pPr>
              <w:jc w:val="both"/>
              <w:rPr>
                <w:rFonts w:asciiTheme="majorHAnsi" w:hAnsiTheme="majorHAnsi" w:cs="Arial"/>
                <w:sz w:val="22"/>
                <w:szCs w:val="22"/>
              </w:rPr>
            </w:pPr>
            <w:r>
              <w:rPr>
                <w:rFonts w:asciiTheme="majorHAnsi" w:hAnsiTheme="majorHAnsi" w:cs="Arial"/>
                <w:sz w:val="22"/>
                <w:szCs w:val="22"/>
              </w:rPr>
              <w:t>All Sections</w:t>
            </w:r>
          </w:p>
        </w:tc>
        <w:tc>
          <w:tcPr>
            <w:tcW w:w="2250" w:type="dxa"/>
            <w:tcBorders>
              <w:top w:val="single" w:sz="4" w:space="0" w:color="00000A"/>
              <w:left w:val="single" w:sz="4" w:space="0" w:color="00000A"/>
              <w:bottom w:val="single" w:sz="4" w:space="0" w:color="00000A"/>
              <w:right w:val="single" w:sz="4" w:space="0" w:color="00000A"/>
            </w:tcBorders>
            <w:shd w:val="clear" w:color="auto" w:fill="auto"/>
          </w:tcPr>
          <w:p w14:paraId="58159D0A" w14:textId="77777777" w:rsidR="00A927AF" w:rsidRDefault="00A927AF">
            <w:pPr>
              <w:jc w:val="both"/>
              <w:rPr>
                <w:rFonts w:asciiTheme="majorHAnsi" w:hAnsiTheme="majorHAnsi" w:cs="Arial"/>
                <w:sz w:val="22"/>
                <w:szCs w:val="22"/>
              </w:rPr>
            </w:pPr>
          </w:p>
        </w:tc>
      </w:tr>
      <w:tr w:rsidR="00A927AF" w14:paraId="700DBAF7" w14:textId="77777777">
        <w:trPr>
          <w:trHeight w:val="413"/>
        </w:trPr>
        <w:tc>
          <w:tcPr>
            <w:tcW w:w="1683" w:type="dxa"/>
            <w:tcBorders>
              <w:top w:val="single" w:sz="4" w:space="0" w:color="00000A"/>
              <w:left w:val="single" w:sz="4" w:space="0" w:color="00000A"/>
              <w:bottom w:val="single" w:sz="4" w:space="0" w:color="00000A"/>
              <w:right w:val="single" w:sz="4" w:space="0" w:color="00000A"/>
            </w:tcBorders>
            <w:shd w:val="clear" w:color="auto" w:fill="auto"/>
          </w:tcPr>
          <w:p w14:paraId="51ABCAC8" w14:textId="77777777" w:rsidR="00A927AF" w:rsidRDefault="00232925">
            <w:pPr>
              <w:jc w:val="both"/>
              <w:rPr>
                <w:rFonts w:asciiTheme="majorHAnsi" w:hAnsiTheme="majorHAnsi" w:cs="Arial"/>
                <w:sz w:val="22"/>
                <w:szCs w:val="22"/>
              </w:rPr>
            </w:pPr>
            <w:r>
              <w:rPr>
                <w:rFonts w:asciiTheme="majorHAnsi" w:hAnsiTheme="majorHAnsi" w:cs="Arial"/>
                <w:sz w:val="22"/>
                <w:szCs w:val="22"/>
              </w:rPr>
              <w:t>Martin Townsend</w:t>
            </w:r>
          </w:p>
        </w:tc>
        <w:tc>
          <w:tcPr>
            <w:tcW w:w="344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468F4C79" w14:textId="77777777" w:rsidR="00A927AF" w:rsidRDefault="00A927AF">
            <w:pPr>
              <w:jc w:val="both"/>
              <w:rPr>
                <w:rFonts w:asciiTheme="majorHAnsi" w:hAnsiTheme="majorHAnsi" w:cs="Arial"/>
                <w:sz w:val="22"/>
                <w:szCs w:val="22"/>
              </w:rPr>
            </w:pPr>
          </w:p>
        </w:tc>
        <w:tc>
          <w:tcPr>
            <w:tcW w:w="225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0275946E" w14:textId="77777777" w:rsidR="00A927AF" w:rsidRDefault="00232925">
            <w:pPr>
              <w:jc w:val="both"/>
              <w:rPr>
                <w:rFonts w:asciiTheme="majorHAnsi" w:hAnsiTheme="majorHAnsi" w:cs="Arial"/>
                <w:sz w:val="22"/>
                <w:szCs w:val="22"/>
              </w:rPr>
            </w:pPr>
            <w:r>
              <w:rPr>
                <w:rFonts w:asciiTheme="majorHAnsi" w:hAnsiTheme="majorHAnsi" w:cs="Arial"/>
                <w:sz w:val="22"/>
                <w:szCs w:val="22"/>
              </w:rPr>
              <w:t>All Sections</w:t>
            </w:r>
          </w:p>
        </w:tc>
        <w:tc>
          <w:tcPr>
            <w:tcW w:w="2250" w:type="dxa"/>
            <w:tcBorders>
              <w:top w:val="single" w:sz="4" w:space="0" w:color="00000A"/>
              <w:left w:val="single" w:sz="4" w:space="0" w:color="00000A"/>
              <w:bottom w:val="single" w:sz="4" w:space="0" w:color="00000A"/>
              <w:right w:val="single" w:sz="4" w:space="0" w:color="00000A"/>
            </w:tcBorders>
            <w:shd w:val="clear" w:color="auto" w:fill="auto"/>
          </w:tcPr>
          <w:p w14:paraId="73CBE499" w14:textId="77777777" w:rsidR="00A927AF" w:rsidRDefault="00A927AF">
            <w:pPr>
              <w:jc w:val="both"/>
              <w:rPr>
                <w:rFonts w:asciiTheme="majorHAnsi" w:hAnsiTheme="majorHAnsi" w:cs="Arial"/>
                <w:sz w:val="22"/>
                <w:szCs w:val="22"/>
              </w:rPr>
            </w:pPr>
          </w:p>
        </w:tc>
      </w:tr>
      <w:tr w:rsidR="00A927AF" w14:paraId="347B9D88" w14:textId="77777777">
        <w:trPr>
          <w:trHeight w:val="413"/>
        </w:trPr>
        <w:tc>
          <w:tcPr>
            <w:tcW w:w="1683" w:type="dxa"/>
            <w:tcBorders>
              <w:top w:val="single" w:sz="4" w:space="0" w:color="00000A"/>
              <w:left w:val="single" w:sz="4" w:space="0" w:color="00000A"/>
              <w:bottom w:val="single" w:sz="4" w:space="0" w:color="00000A"/>
              <w:right w:val="single" w:sz="4" w:space="0" w:color="00000A"/>
            </w:tcBorders>
            <w:shd w:val="clear" w:color="auto" w:fill="auto"/>
          </w:tcPr>
          <w:p w14:paraId="59CA9089" w14:textId="77777777" w:rsidR="00A927AF" w:rsidRDefault="00232925">
            <w:pPr>
              <w:jc w:val="both"/>
              <w:rPr>
                <w:rFonts w:asciiTheme="majorHAnsi" w:hAnsiTheme="majorHAnsi" w:cs="Arial"/>
                <w:sz w:val="22"/>
                <w:szCs w:val="22"/>
              </w:rPr>
            </w:pPr>
            <w:r>
              <w:rPr>
                <w:rFonts w:asciiTheme="majorHAnsi" w:hAnsiTheme="majorHAnsi" w:cs="Arial"/>
                <w:sz w:val="22"/>
                <w:szCs w:val="22"/>
              </w:rPr>
              <w:t>Anshul Agrawal</w:t>
            </w:r>
          </w:p>
        </w:tc>
        <w:tc>
          <w:tcPr>
            <w:tcW w:w="344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4B17CCE2" w14:textId="77777777" w:rsidR="00A927AF" w:rsidRDefault="00232925">
            <w:pPr>
              <w:jc w:val="both"/>
              <w:rPr>
                <w:rFonts w:asciiTheme="majorHAnsi" w:hAnsiTheme="majorHAnsi" w:cs="Arial"/>
                <w:sz w:val="22"/>
                <w:szCs w:val="22"/>
              </w:rPr>
            </w:pPr>
            <w:r>
              <w:rPr>
                <w:rFonts w:asciiTheme="majorHAnsi" w:hAnsiTheme="majorHAnsi" w:cs="Arial"/>
                <w:sz w:val="22"/>
                <w:szCs w:val="22"/>
              </w:rPr>
              <w:t>Volante Technical/ Business SME</w:t>
            </w:r>
          </w:p>
        </w:tc>
        <w:tc>
          <w:tcPr>
            <w:tcW w:w="225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6B1BD044" w14:textId="77777777" w:rsidR="00A927AF" w:rsidRDefault="00232925">
            <w:pPr>
              <w:jc w:val="both"/>
              <w:rPr>
                <w:rFonts w:asciiTheme="majorHAnsi" w:hAnsiTheme="majorHAnsi" w:cs="Arial"/>
                <w:sz w:val="22"/>
                <w:szCs w:val="22"/>
              </w:rPr>
            </w:pPr>
            <w:r>
              <w:rPr>
                <w:rFonts w:asciiTheme="majorHAnsi" w:hAnsiTheme="majorHAnsi" w:cs="Arial"/>
                <w:sz w:val="22"/>
                <w:szCs w:val="22"/>
              </w:rPr>
              <w:t>All Sections</w:t>
            </w:r>
          </w:p>
        </w:tc>
        <w:tc>
          <w:tcPr>
            <w:tcW w:w="2250" w:type="dxa"/>
            <w:tcBorders>
              <w:top w:val="single" w:sz="4" w:space="0" w:color="00000A"/>
              <w:left w:val="single" w:sz="4" w:space="0" w:color="00000A"/>
              <w:bottom w:val="single" w:sz="4" w:space="0" w:color="00000A"/>
              <w:right w:val="single" w:sz="4" w:space="0" w:color="00000A"/>
            </w:tcBorders>
            <w:shd w:val="clear" w:color="auto" w:fill="auto"/>
          </w:tcPr>
          <w:p w14:paraId="2511BC90" w14:textId="77777777" w:rsidR="00A927AF" w:rsidRDefault="00A927AF">
            <w:pPr>
              <w:jc w:val="both"/>
              <w:rPr>
                <w:rFonts w:asciiTheme="majorHAnsi" w:hAnsiTheme="majorHAnsi" w:cs="Arial"/>
                <w:sz w:val="22"/>
                <w:szCs w:val="22"/>
              </w:rPr>
            </w:pPr>
          </w:p>
        </w:tc>
      </w:tr>
    </w:tbl>
    <w:p w14:paraId="05572D3F" w14:textId="77777777" w:rsidR="00A927AF" w:rsidRDefault="00A927AF">
      <w:pPr>
        <w:jc w:val="both"/>
        <w:rPr>
          <w:rFonts w:asciiTheme="majorHAnsi" w:hAnsiTheme="majorHAnsi" w:cs="Arial"/>
          <w:b/>
          <w:sz w:val="22"/>
          <w:szCs w:val="22"/>
          <w:u w:val="single"/>
        </w:rPr>
      </w:pPr>
    </w:p>
    <w:p w14:paraId="7C6F7E42" w14:textId="77777777" w:rsidR="00A927AF" w:rsidRDefault="00232925">
      <w:pPr>
        <w:jc w:val="both"/>
        <w:rPr>
          <w:rFonts w:asciiTheme="majorHAnsi" w:hAnsiTheme="majorHAnsi" w:cs="Arial"/>
          <w:sz w:val="22"/>
          <w:szCs w:val="22"/>
          <w:u w:val="single"/>
        </w:rPr>
      </w:pPr>
      <w:r>
        <w:rPr>
          <w:rFonts w:asciiTheme="majorHAnsi" w:hAnsiTheme="majorHAnsi" w:cs="Arial"/>
          <w:b/>
          <w:sz w:val="22"/>
          <w:szCs w:val="22"/>
          <w:u w:val="single"/>
        </w:rPr>
        <w:t>Approvals</w:t>
      </w:r>
    </w:p>
    <w:tbl>
      <w:tblPr>
        <w:tblW w:w="9633" w:type="dxa"/>
        <w:tblInd w:w="105" w:type="dxa"/>
        <w:tblBorders>
          <w:top w:val="single" w:sz="6" w:space="0" w:color="00000A"/>
          <w:left w:val="single" w:sz="6" w:space="0" w:color="00000A"/>
          <w:bottom w:val="single" w:sz="6" w:space="0" w:color="00000A"/>
          <w:right w:val="single" w:sz="6" w:space="0" w:color="00000A"/>
          <w:insideH w:val="single" w:sz="6" w:space="0" w:color="00000A"/>
          <w:insideV w:val="single" w:sz="6" w:space="0" w:color="00000A"/>
        </w:tblBorders>
        <w:tblCellMar>
          <w:left w:w="105" w:type="dxa"/>
        </w:tblCellMar>
        <w:tblLook w:val="0000" w:firstRow="0" w:lastRow="0" w:firstColumn="0" w:lastColumn="0" w:noHBand="0" w:noVBand="0"/>
      </w:tblPr>
      <w:tblGrid>
        <w:gridCol w:w="1800"/>
        <w:gridCol w:w="3331"/>
        <w:gridCol w:w="2251"/>
        <w:gridCol w:w="2251"/>
      </w:tblGrid>
      <w:tr w:rsidR="00A927AF" w14:paraId="781D86EA" w14:textId="77777777">
        <w:tc>
          <w:tcPr>
            <w:tcW w:w="1799" w:type="dxa"/>
            <w:tcBorders>
              <w:top w:val="single" w:sz="6" w:space="0" w:color="00000A"/>
              <w:left w:val="single" w:sz="6" w:space="0" w:color="00000A"/>
              <w:bottom w:val="single" w:sz="6" w:space="0" w:color="00000A"/>
              <w:right w:val="single" w:sz="6" w:space="0" w:color="00000A"/>
            </w:tcBorders>
            <w:shd w:val="clear" w:color="auto" w:fill="E0E0E0"/>
          </w:tcPr>
          <w:p w14:paraId="5C4BA8E7" w14:textId="77777777" w:rsidR="00A927AF" w:rsidRDefault="00232925">
            <w:pPr>
              <w:spacing w:after="0"/>
              <w:jc w:val="both"/>
              <w:rPr>
                <w:rFonts w:asciiTheme="majorHAnsi" w:hAnsiTheme="majorHAnsi" w:cs="Arial"/>
                <w:sz w:val="22"/>
                <w:szCs w:val="22"/>
              </w:rPr>
            </w:pPr>
            <w:r>
              <w:rPr>
                <w:rFonts w:asciiTheme="majorHAnsi" w:hAnsiTheme="majorHAnsi" w:cs="Arial"/>
                <w:sz w:val="22"/>
                <w:szCs w:val="22"/>
              </w:rPr>
              <w:t>Approver</w:t>
            </w:r>
          </w:p>
        </w:tc>
        <w:tc>
          <w:tcPr>
            <w:tcW w:w="3331" w:type="dxa"/>
            <w:tcBorders>
              <w:top w:val="single" w:sz="6" w:space="0" w:color="00000A"/>
              <w:left w:val="single" w:sz="6" w:space="0" w:color="00000A"/>
              <w:bottom w:val="single" w:sz="6" w:space="0" w:color="00000A"/>
              <w:right w:val="single" w:sz="6" w:space="0" w:color="00000A"/>
            </w:tcBorders>
            <w:shd w:val="clear" w:color="auto" w:fill="E0E0E0"/>
          </w:tcPr>
          <w:p w14:paraId="5D9B9ABB" w14:textId="77777777" w:rsidR="00A927AF" w:rsidRDefault="00232925">
            <w:pPr>
              <w:spacing w:after="0"/>
              <w:jc w:val="both"/>
              <w:rPr>
                <w:rFonts w:asciiTheme="majorHAnsi" w:hAnsiTheme="majorHAnsi" w:cs="Arial"/>
                <w:sz w:val="22"/>
                <w:szCs w:val="22"/>
              </w:rPr>
            </w:pPr>
            <w:r>
              <w:rPr>
                <w:rFonts w:asciiTheme="majorHAnsi" w:hAnsiTheme="majorHAnsi" w:cs="Arial"/>
                <w:sz w:val="22"/>
                <w:szCs w:val="22"/>
              </w:rPr>
              <w:t>Role</w:t>
            </w:r>
          </w:p>
        </w:tc>
        <w:tc>
          <w:tcPr>
            <w:tcW w:w="2251" w:type="dxa"/>
            <w:tcBorders>
              <w:top w:val="single" w:sz="6" w:space="0" w:color="00000A"/>
              <w:left w:val="single" w:sz="6" w:space="0" w:color="00000A"/>
              <w:bottom w:val="single" w:sz="6" w:space="0" w:color="00000A"/>
              <w:right w:val="single" w:sz="6" w:space="0" w:color="00000A"/>
            </w:tcBorders>
            <w:shd w:val="clear" w:color="auto" w:fill="E0E0E0"/>
          </w:tcPr>
          <w:p w14:paraId="358BD898" w14:textId="77777777" w:rsidR="00A927AF" w:rsidRDefault="00232925">
            <w:pPr>
              <w:spacing w:after="0"/>
              <w:jc w:val="both"/>
              <w:rPr>
                <w:rFonts w:asciiTheme="majorHAnsi" w:hAnsiTheme="majorHAnsi" w:cs="Arial"/>
                <w:sz w:val="22"/>
                <w:szCs w:val="22"/>
              </w:rPr>
            </w:pPr>
            <w:r>
              <w:rPr>
                <w:rFonts w:asciiTheme="majorHAnsi" w:hAnsiTheme="majorHAnsi" w:cs="Arial"/>
                <w:sz w:val="22"/>
                <w:szCs w:val="22"/>
              </w:rPr>
              <w:t>Approver Responsibility</w:t>
            </w:r>
          </w:p>
          <w:p w14:paraId="5100FED5" w14:textId="77777777" w:rsidR="00A927AF" w:rsidRDefault="00232925">
            <w:pPr>
              <w:spacing w:after="0"/>
              <w:jc w:val="both"/>
              <w:rPr>
                <w:rFonts w:asciiTheme="majorHAnsi" w:hAnsiTheme="majorHAnsi" w:cs="Arial"/>
                <w:i/>
                <w:sz w:val="22"/>
                <w:szCs w:val="22"/>
              </w:rPr>
            </w:pPr>
            <w:r>
              <w:rPr>
                <w:rFonts w:asciiTheme="majorHAnsi" w:hAnsiTheme="majorHAnsi" w:cs="Arial"/>
                <w:i/>
                <w:sz w:val="22"/>
                <w:szCs w:val="22"/>
              </w:rPr>
              <w:t>(sections being approved)</w:t>
            </w:r>
          </w:p>
        </w:tc>
        <w:tc>
          <w:tcPr>
            <w:tcW w:w="2251" w:type="dxa"/>
            <w:tcBorders>
              <w:top w:val="single" w:sz="6" w:space="0" w:color="00000A"/>
              <w:left w:val="single" w:sz="6" w:space="0" w:color="00000A"/>
              <w:bottom w:val="single" w:sz="6" w:space="0" w:color="00000A"/>
              <w:right w:val="single" w:sz="6" w:space="0" w:color="00000A"/>
            </w:tcBorders>
            <w:shd w:val="clear" w:color="auto" w:fill="E0E0E0"/>
          </w:tcPr>
          <w:p w14:paraId="2E3D1363" w14:textId="77777777" w:rsidR="00A927AF" w:rsidRDefault="00232925">
            <w:pPr>
              <w:spacing w:after="0"/>
              <w:jc w:val="both"/>
              <w:rPr>
                <w:rFonts w:asciiTheme="majorHAnsi" w:hAnsiTheme="majorHAnsi" w:cs="Arial"/>
                <w:sz w:val="22"/>
                <w:szCs w:val="22"/>
              </w:rPr>
            </w:pPr>
            <w:r>
              <w:rPr>
                <w:rFonts w:asciiTheme="majorHAnsi" w:hAnsiTheme="majorHAnsi" w:cs="Arial"/>
                <w:sz w:val="22"/>
                <w:szCs w:val="22"/>
              </w:rPr>
              <w:t>Version Approved</w:t>
            </w:r>
          </w:p>
        </w:tc>
      </w:tr>
      <w:tr w:rsidR="00A927AF" w14:paraId="2B6D11F5" w14:textId="77777777">
        <w:trPr>
          <w:trHeight w:val="305"/>
        </w:trPr>
        <w:tc>
          <w:tcPr>
            <w:tcW w:w="1799" w:type="dxa"/>
            <w:tcBorders>
              <w:top w:val="single" w:sz="4" w:space="0" w:color="00000A"/>
              <w:left w:val="single" w:sz="4" w:space="0" w:color="00000A"/>
              <w:bottom w:val="single" w:sz="4" w:space="0" w:color="00000A"/>
              <w:right w:val="single" w:sz="4" w:space="0" w:color="00000A"/>
            </w:tcBorders>
            <w:shd w:val="clear" w:color="auto" w:fill="auto"/>
          </w:tcPr>
          <w:p w14:paraId="1FCDC9ED" w14:textId="77777777" w:rsidR="00A927AF" w:rsidRDefault="00232925">
            <w:pPr>
              <w:jc w:val="both"/>
              <w:rPr>
                <w:rFonts w:asciiTheme="majorHAnsi" w:hAnsiTheme="majorHAnsi" w:cs="Arial"/>
                <w:sz w:val="22"/>
                <w:szCs w:val="22"/>
              </w:rPr>
            </w:pPr>
            <w:r>
              <w:rPr>
                <w:rFonts w:asciiTheme="majorHAnsi" w:hAnsiTheme="majorHAnsi" w:cs="Arial"/>
                <w:sz w:val="22"/>
                <w:szCs w:val="22"/>
              </w:rPr>
              <w:t>Carl Slabicki</w:t>
            </w:r>
          </w:p>
        </w:tc>
        <w:tc>
          <w:tcPr>
            <w:tcW w:w="333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34C859F2" w14:textId="77777777" w:rsidR="00A927AF" w:rsidRDefault="00232925">
            <w:pPr>
              <w:jc w:val="both"/>
              <w:rPr>
                <w:rFonts w:asciiTheme="majorHAnsi" w:hAnsiTheme="majorHAnsi" w:cs="Arial"/>
                <w:sz w:val="22"/>
                <w:szCs w:val="22"/>
              </w:rPr>
            </w:pPr>
            <w:r>
              <w:rPr>
                <w:rFonts w:asciiTheme="majorHAnsi" w:hAnsiTheme="majorHAnsi" w:cs="Arial"/>
                <w:sz w:val="22"/>
                <w:szCs w:val="22"/>
              </w:rPr>
              <w:t>Product Manager</w:t>
            </w:r>
          </w:p>
        </w:tc>
        <w:tc>
          <w:tcPr>
            <w:tcW w:w="2251" w:type="dxa"/>
            <w:tcBorders>
              <w:top w:val="single" w:sz="4" w:space="0" w:color="00000A"/>
              <w:left w:val="single" w:sz="4" w:space="0" w:color="00000A"/>
              <w:bottom w:val="single" w:sz="4" w:space="0" w:color="00000A"/>
              <w:right w:val="single" w:sz="4" w:space="0" w:color="00000A"/>
            </w:tcBorders>
            <w:shd w:val="clear" w:color="auto" w:fill="auto"/>
          </w:tcPr>
          <w:p w14:paraId="052F7262" w14:textId="77777777" w:rsidR="00A927AF" w:rsidRDefault="00232925">
            <w:pPr>
              <w:jc w:val="both"/>
              <w:rPr>
                <w:rFonts w:asciiTheme="majorHAnsi" w:hAnsiTheme="majorHAnsi" w:cs="Arial"/>
                <w:sz w:val="22"/>
                <w:szCs w:val="22"/>
              </w:rPr>
            </w:pPr>
            <w:r>
              <w:rPr>
                <w:rFonts w:asciiTheme="majorHAnsi" w:hAnsiTheme="majorHAnsi" w:cs="Arial"/>
                <w:sz w:val="22"/>
                <w:szCs w:val="22"/>
              </w:rPr>
              <w:t>All Sections</w:t>
            </w:r>
          </w:p>
        </w:tc>
        <w:tc>
          <w:tcPr>
            <w:tcW w:w="225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0843C86F" w14:textId="77777777" w:rsidR="00A927AF" w:rsidRDefault="00A927AF">
            <w:pPr>
              <w:jc w:val="both"/>
              <w:rPr>
                <w:rFonts w:asciiTheme="majorHAnsi" w:hAnsiTheme="majorHAnsi" w:cs="Arial"/>
                <w:sz w:val="22"/>
                <w:szCs w:val="22"/>
              </w:rPr>
            </w:pPr>
          </w:p>
        </w:tc>
      </w:tr>
      <w:tr w:rsidR="00A927AF" w14:paraId="3D6FC59F" w14:textId="77777777">
        <w:trPr>
          <w:trHeight w:val="305"/>
        </w:trPr>
        <w:tc>
          <w:tcPr>
            <w:tcW w:w="1799" w:type="dxa"/>
            <w:tcBorders>
              <w:top w:val="single" w:sz="4" w:space="0" w:color="00000A"/>
              <w:left w:val="single" w:sz="4" w:space="0" w:color="00000A"/>
              <w:bottom w:val="single" w:sz="4" w:space="0" w:color="00000A"/>
              <w:right w:val="single" w:sz="4" w:space="0" w:color="00000A"/>
            </w:tcBorders>
            <w:shd w:val="clear" w:color="auto" w:fill="auto"/>
            <w:vAlign w:val="center"/>
          </w:tcPr>
          <w:p w14:paraId="1256B05C" w14:textId="77777777" w:rsidR="00A927AF" w:rsidRDefault="00232925">
            <w:pPr>
              <w:jc w:val="both"/>
              <w:rPr>
                <w:rFonts w:asciiTheme="majorHAnsi" w:hAnsiTheme="majorHAnsi"/>
                <w:sz w:val="22"/>
                <w:szCs w:val="22"/>
              </w:rPr>
            </w:pPr>
            <w:r>
              <w:rPr>
                <w:rFonts w:asciiTheme="majorHAnsi" w:hAnsiTheme="majorHAnsi"/>
                <w:sz w:val="22"/>
                <w:szCs w:val="22"/>
              </w:rPr>
              <w:t>Avnish Gupta</w:t>
            </w:r>
          </w:p>
        </w:tc>
        <w:tc>
          <w:tcPr>
            <w:tcW w:w="333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22B8706C" w14:textId="77777777" w:rsidR="00A927AF" w:rsidRDefault="00232925">
            <w:pPr>
              <w:jc w:val="both"/>
              <w:rPr>
                <w:rFonts w:asciiTheme="majorHAnsi" w:hAnsiTheme="majorHAnsi" w:cs="Arial"/>
                <w:sz w:val="22"/>
                <w:szCs w:val="22"/>
              </w:rPr>
            </w:pPr>
            <w:r>
              <w:rPr>
                <w:rFonts w:asciiTheme="majorHAnsi" w:hAnsiTheme="majorHAnsi" w:cs="Arial"/>
                <w:sz w:val="22"/>
                <w:szCs w:val="22"/>
              </w:rPr>
              <w:t>Application Development Manager</w:t>
            </w:r>
          </w:p>
        </w:tc>
        <w:tc>
          <w:tcPr>
            <w:tcW w:w="225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18BD9F27" w14:textId="77777777" w:rsidR="00A927AF" w:rsidRDefault="00232925">
            <w:pPr>
              <w:jc w:val="both"/>
              <w:rPr>
                <w:rFonts w:asciiTheme="majorHAnsi" w:hAnsiTheme="majorHAnsi" w:cs="Arial"/>
                <w:sz w:val="22"/>
                <w:szCs w:val="22"/>
              </w:rPr>
            </w:pPr>
            <w:r>
              <w:rPr>
                <w:rFonts w:asciiTheme="majorHAnsi" w:hAnsiTheme="majorHAnsi" w:cs="Arial"/>
                <w:sz w:val="22"/>
                <w:szCs w:val="22"/>
              </w:rPr>
              <w:t>All Sections</w:t>
            </w:r>
          </w:p>
        </w:tc>
        <w:tc>
          <w:tcPr>
            <w:tcW w:w="225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3D8F4C52" w14:textId="77777777" w:rsidR="00A927AF" w:rsidRDefault="00A927AF">
            <w:pPr>
              <w:jc w:val="both"/>
              <w:rPr>
                <w:rFonts w:asciiTheme="majorHAnsi" w:hAnsiTheme="majorHAnsi" w:cs="Arial"/>
                <w:sz w:val="22"/>
                <w:szCs w:val="22"/>
              </w:rPr>
            </w:pPr>
          </w:p>
        </w:tc>
      </w:tr>
      <w:tr w:rsidR="00A927AF" w14:paraId="0EED8193" w14:textId="77777777">
        <w:trPr>
          <w:trHeight w:val="305"/>
        </w:trPr>
        <w:tc>
          <w:tcPr>
            <w:tcW w:w="1799" w:type="dxa"/>
            <w:tcBorders>
              <w:top w:val="single" w:sz="4" w:space="0" w:color="00000A"/>
              <w:left w:val="single" w:sz="4" w:space="0" w:color="00000A"/>
              <w:bottom w:val="single" w:sz="4" w:space="0" w:color="00000A"/>
              <w:right w:val="single" w:sz="4" w:space="0" w:color="00000A"/>
            </w:tcBorders>
            <w:shd w:val="clear" w:color="auto" w:fill="auto"/>
          </w:tcPr>
          <w:p w14:paraId="03FD4AD1" w14:textId="77777777" w:rsidR="00A927AF" w:rsidRDefault="00A927AF">
            <w:pPr>
              <w:jc w:val="both"/>
              <w:rPr>
                <w:rFonts w:asciiTheme="majorHAnsi" w:hAnsiTheme="majorHAnsi" w:cs="Arial"/>
                <w:sz w:val="22"/>
                <w:szCs w:val="22"/>
              </w:rPr>
            </w:pPr>
          </w:p>
        </w:tc>
        <w:tc>
          <w:tcPr>
            <w:tcW w:w="333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272BF68A" w14:textId="77777777" w:rsidR="00A927AF" w:rsidRDefault="00A927AF">
            <w:pPr>
              <w:jc w:val="both"/>
              <w:rPr>
                <w:rFonts w:asciiTheme="majorHAnsi" w:hAnsiTheme="majorHAnsi" w:cs="Arial"/>
                <w:sz w:val="22"/>
                <w:szCs w:val="22"/>
              </w:rPr>
            </w:pPr>
          </w:p>
        </w:tc>
        <w:tc>
          <w:tcPr>
            <w:tcW w:w="2251" w:type="dxa"/>
            <w:tcBorders>
              <w:top w:val="single" w:sz="4" w:space="0" w:color="00000A"/>
              <w:left w:val="single" w:sz="4" w:space="0" w:color="00000A"/>
              <w:bottom w:val="single" w:sz="4" w:space="0" w:color="00000A"/>
              <w:right w:val="single" w:sz="4" w:space="0" w:color="00000A"/>
            </w:tcBorders>
            <w:shd w:val="clear" w:color="auto" w:fill="auto"/>
          </w:tcPr>
          <w:p w14:paraId="5C9DD1F7" w14:textId="77777777" w:rsidR="00A927AF" w:rsidRDefault="00A927AF">
            <w:pPr>
              <w:jc w:val="both"/>
              <w:rPr>
                <w:rFonts w:asciiTheme="majorHAnsi" w:hAnsiTheme="majorHAnsi" w:cs="Arial"/>
                <w:sz w:val="22"/>
                <w:szCs w:val="22"/>
              </w:rPr>
            </w:pPr>
          </w:p>
        </w:tc>
        <w:tc>
          <w:tcPr>
            <w:tcW w:w="225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2D8CD5A9" w14:textId="77777777" w:rsidR="00A927AF" w:rsidRDefault="00A927AF">
            <w:pPr>
              <w:jc w:val="both"/>
              <w:rPr>
                <w:rFonts w:asciiTheme="majorHAnsi" w:hAnsiTheme="majorHAnsi" w:cs="Arial"/>
                <w:sz w:val="22"/>
                <w:szCs w:val="22"/>
              </w:rPr>
            </w:pPr>
          </w:p>
        </w:tc>
      </w:tr>
      <w:tr w:rsidR="00A927AF" w14:paraId="4105673C" w14:textId="77777777">
        <w:trPr>
          <w:trHeight w:val="305"/>
        </w:trPr>
        <w:tc>
          <w:tcPr>
            <w:tcW w:w="1799" w:type="dxa"/>
            <w:tcBorders>
              <w:top w:val="single" w:sz="4" w:space="0" w:color="00000A"/>
              <w:left w:val="single" w:sz="4" w:space="0" w:color="00000A"/>
              <w:bottom w:val="single" w:sz="4" w:space="0" w:color="00000A"/>
              <w:right w:val="single" w:sz="4" w:space="0" w:color="00000A"/>
            </w:tcBorders>
            <w:shd w:val="clear" w:color="auto" w:fill="auto"/>
            <w:vAlign w:val="center"/>
          </w:tcPr>
          <w:p w14:paraId="48909B53" w14:textId="77777777" w:rsidR="00A927AF" w:rsidRDefault="00A927AF">
            <w:pPr>
              <w:jc w:val="both"/>
              <w:rPr>
                <w:rFonts w:asciiTheme="majorHAnsi" w:hAnsiTheme="majorHAnsi" w:cs="Arial"/>
                <w:sz w:val="22"/>
                <w:szCs w:val="22"/>
              </w:rPr>
            </w:pPr>
          </w:p>
        </w:tc>
        <w:tc>
          <w:tcPr>
            <w:tcW w:w="333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6EA39E75" w14:textId="77777777" w:rsidR="00A927AF" w:rsidRDefault="00A927AF">
            <w:pPr>
              <w:jc w:val="both"/>
              <w:rPr>
                <w:rFonts w:asciiTheme="majorHAnsi" w:hAnsiTheme="majorHAnsi" w:cs="Arial"/>
                <w:sz w:val="22"/>
                <w:szCs w:val="22"/>
              </w:rPr>
            </w:pPr>
          </w:p>
        </w:tc>
        <w:tc>
          <w:tcPr>
            <w:tcW w:w="225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1602F082" w14:textId="77777777" w:rsidR="00A927AF" w:rsidRDefault="00A927AF">
            <w:pPr>
              <w:jc w:val="both"/>
              <w:rPr>
                <w:rFonts w:asciiTheme="majorHAnsi" w:hAnsiTheme="majorHAnsi" w:cs="Arial"/>
                <w:sz w:val="22"/>
                <w:szCs w:val="22"/>
              </w:rPr>
            </w:pPr>
          </w:p>
        </w:tc>
        <w:tc>
          <w:tcPr>
            <w:tcW w:w="225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09D16467" w14:textId="77777777" w:rsidR="00A927AF" w:rsidRDefault="00A927AF">
            <w:pPr>
              <w:jc w:val="both"/>
              <w:rPr>
                <w:rFonts w:asciiTheme="majorHAnsi" w:hAnsiTheme="majorHAnsi" w:cs="Arial"/>
                <w:sz w:val="22"/>
                <w:szCs w:val="22"/>
              </w:rPr>
            </w:pPr>
          </w:p>
        </w:tc>
      </w:tr>
      <w:tr w:rsidR="00A927AF" w14:paraId="6BE4938F" w14:textId="77777777">
        <w:trPr>
          <w:trHeight w:val="305"/>
        </w:trPr>
        <w:tc>
          <w:tcPr>
            <w:tcW w:w="1799" w:type="dxa"/>
            <w:tcBorders>
              <w:top w:val="single" w:sz="4" w:space="0" w:color="00000A"/>
              <w:left w:val="single" w:sz="4" w:space="0" w:color="00000A"/>
              <w:bottom w:val="single" w:sz="4" w:space="0" w:color="00000A"/>
              <w:right w:val="single" w:sz="4" w:space="0" w:color="00000A"/>
            </w:tcBorders>
            <w:shd w:val="clear" w:color="auto" w:fill="auto"/>
            <w:vAlign w:val="center"/>
          </w:tcPr>
          <w:p w14:paraId="07563BE5" w14:textId="77777777" w:rsidR="00A927AF" w:rsidRDefault="00A927AF">
            <w:pPr>
              <w:jc w:val="both"/>
              <w:rPr>
                <w:rFonts w:asciiTheme="majorHAnsi" w:hAnsiTheme="majorHAnsi" w:cs="Arial"/>
                <w:sz w:val="22"/>
                <w:szCs w:val="22"/>
              </w:rPr>
            </w:pPr>
          </w:p>
        </w:tc>
        <w:tc>
          <w:tcPr>
            <w:tcW w:w="333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12448487" w14:textId="77777777" w:rsidR="00A927AF" w:rsidRDefault="00A927AF">
            <w:pPr>
              <w:jc w:val="both"/>
              <w:rPr>
                <w:rFonts w:asciiTheme="majorHAnsi" w:hAnsiTheme="majorHAnsi"/>
                <w:sz w:val="22"/>
                <w:szCs w:val="22"/>
              </w:rPr>
            </w:pPr>
          </w:p>
        </w:tc>
        <w:tc>
          <w:tcPr>
            <w:tcW w:w="225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699CFBB1" w14:textId="77777777" w:rsidR="00A927AF" w:rsidRDefault="00A927AF">
            <w:pPr>
              <w:jc w:val="both"/>
              <w:rPr>
                <w:rFonts w:asciiTheme="majorHAnsi" w:hAnsiTheme="majorHAnsi" w:cs="Arial"/>
                <w:sz w:val="22"/>
                <w:szCs w:val="22"/>
              </w:rPr>
            </w:pPr>
          </w:p>
        </w:tc>
        <w:tc>
          <w:tcPr>
            <w:tcW w:w="225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4670AE89" w14:textId="77777777" w:rsidR="00A927AF" w:rsidRDefault="00A927AF">
            <w:pPr>
              <w:jc w:val="both"/>
              <w:rPr>
                <w:rFonts w:asciiTheme="majorHAnsi" w:hAnsiTheme="majorHAnsi" w:cs="Arial"/>
                <w:sz w:val="22"/>
                <w:szCs w:val="22"/>
              </w:rPr>
            </w:pPr>
          </w:p>
        </w:tc>
      </w:tr>
      <w:tr w:rsidR="00A927AF" w14:paraId="01C8C37C" w14:textId="77777777">
        <w:trPr>
          <w:trHeight w:val="305"/>
        </w:trPr>
        <w:tc>
          <w:tcPr>
            <w:tcW w:w="1799" w:type="dxa"/>
            <w:tcBorders>
              <w:top w:val="single" w:sz="4" w:space="0" w:color="00000A"/>
              <w:left w:val="single" w:sz="4" w:space="0" w:color="00000A"/>
              <w:bottom w:val="single" w:sz="4" w:space="0" w:color="00000A"/>
              <w:right w:val="single" w:sz="4" w:space="0" w:color="00000A"/>
            </w:tcBorders>
            <w:shd w:val="clear" w:color="auto" w:fill="auto"/>
            <w:vAlign w:val="center"/>
          </w:tcPr>
          <w:p w14:paraId="3AFDD454" w14:textId="77777777" w:rsidR="00A927AF" w:rsidRDefault="00A927AF">
            <w:pPr>
              <w:jc w:val="both"/>
              <w:rPr>
                <w:rFonts w:asciiTheme="majorHAnsi" w:hAnsiTheme="majorHAnsi"/>
                <w:sz w:val="22"/>
                <w:szCs w:val="22"/>
              </w:rPr>
            </w:pPr>
          </w:p>
        </w:tc>
        <w:tc>
          <w:tcPr>
            <w:tcW w:w="333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36C76C43" w14:textId="77777777" w:rsidR="00A927AF" w:rsidRDefault="00A927AF">
            <w:pPr>
              <w:jc w:val="both"/>
              <w:rPr>
                <w:rFonts w:asciiTheme="majorHAnsi" w:hAnsiTheme="majorHAnsi" w:cs="Arial"/>
                <w:sz w:val="22"/>
                <w:szCs w:val="22"/>
              </w:rPr>
            </w:pPr>
          </w:p>
        </w:tc>
        <w:tc>
          <w:tcPr>
            <w:tcW w:w="225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1B9126B3" w14:textId="77777777" w:rsidR="00A927AF" w:rsidRDefault="00A927AF">
            <w:pPr>
              <w:jc w:val="both"/>
              <w:rPr>
                <w:rFonts w:asciiTheme="majorHAnsi" w:hAnsiTheme="majorHAnsi" w:cs="Arial"/>
                <w:sz w:val="22"/>
                <w:szCs w:val="22"/>
              </w:rPr>
            </w:pPr>
          </w:p>
        </w:tc>
        <w:tc>
          <w:tcPr>
            <w:tcW w:w="225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2A866B22" w14:textId="77777777" w:rsidR="00A927AF" w:rsidRDefault="00A927AF">
            <w:pPr>
              <w:jc w:val="both"/>
              <w:rPr>
                <w:rFonts w:asciiTheme="majorHAnsi" w:hAnsiTheme="majorHAnsi" w:cs="Arial"/>
                <w:sz w:val="22"/>
                <w:szCs w:val="22"/>
              </w:rPr>
            </w:pPr>
          </w:p>
        </w:tc>
      </w:tr>
      <w:tr w:rsidR="00A927AF" w14:paraId="1B8AC3ED" w14:textId="77777777">
        <w:trPr>
          <w:trHeight w:val="305"/>
        </w:trPr>
        <w:tc>
          <w:tcPr>
            <w:tcW w:w="1799" w:type="dxa"/>
            <w:tcBorders>
              <w:top w:val="single" w:sz="4" w:space="0" w:color="00000A"/>
              <w:left w:val="single" w:sz="4" w:space="0" w:color="00000A"/>
              <w:bottom w:val="single" w:sz="4" w:space="0" w:color="00000A"/>
              <w:right w:val="single" w:sz="4" w:space="0" w:color="00000A"/>
            </w:tcBorders>
            <w:shd w:val="clear" w:color="auto" w:fill="auto"/>
            <w:vAlign w:val="center"/>
          </w:tcPr>
          <w:p w14:paraId="0E000E25" w14:textId="77777777" w:rsidR="00A927AF" w:rsidRDefault="00A927AF">
            <w:pPr>
              <w:jc w:val="both"/>
              <w:rPr>
                <w:rFonts w:asciiTheme="majorHAnsi" w:hAnsiTheme="majorHAnsi" w:cs="Arial"/>
                <w:sz w:val="22"/>
                <w:szCs w:val="22"/>
              </w:rPr>
            </w:pPr>
          </w:p>
        </w:tc>
        <w:tc>
          <w:tcPr>
            <w:tcW w:w="333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332B475C" w14:textId="77777777" w:rsidR="00A927AF" w:rsidRDefault="00A927AF">
            <w:pPr>
              <w:jc w:val="both"/>
              <w:rPr>
                <w:rFonts w:asciiTheme="majorHAnsi" w:hAnsiTheme="majorHAnsi"/>
                <w:sz w:val="22"/>
                <w:szCs w:val="22"/>
              </w:rPr>
            </w:pPr>
          </w:p>
        </w:tc>
        <w:tc>
          <w:tcPr>
            <w:tcW w:w="225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1E5D5B75" w14:textId="77777777" w:rsidR="00A927AF" w:rsidRDefault="00A927AF">
            <w:pPr>
              <w:jc w:val="both"/>
              <w:rPr>
                <w:rFonts w:asciiTheme="majorHAnsi" w:hAnsiTheme="majorHAnsi" w:cs="Arial"/>
                <w:sz w:val="22"/>
                <w:szCs w:val="22"/>
              </w:rPr>
            </w:pPr>
          </w:p>
        </w:tc>
        <w:tc>
          <w:tcPr>
            <w:tcW w:w="225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7E8A5278" w14:textId="77777777" w:rsidR="00A927AF" w:rsidRDefault="00A927AF">
            <w:pPr>
              <w:jc w:val="both"/>
              <w:rPr>
                <w:rFonts w:asciiTheme="majorHAnsi" w:hAnsiTheme="majorHAnsi" w:cs="Arial"/>
                <w:sz w:val="22"/>
                <w:szCs w:val="22"/>
              </w:rPr>
            </w:pPr>
          </w:p>
        </w:tc>
      </w:tr>
      <w:tr w:rsidR="00A927AF" w14:paraId="7E0408F0" w14:textId="77777777">
        <w:trPr>
          <w:trHeight w:val="305"/>
        </w:trPr>
        <w:tc>
          <w:tcPr>
            <w:tcW w:w="1799" w:type="dxa"/>
            <w:tcBorders>
              <w:top w:val="single" w:sz="4" w:space="0" w:color="00000A"/>
              <w:left w:val="single" w:sz="4" w:space="0" w:color="00000A"/>
              <w:bottom w:val="single" w:sz="4" w:space="0" w:color="00000A"/>
              <w:right w:val="single" w:sz="4" w:space="0" w:color="00000A"/>
            </w:tcBorders>
            <w:shd w:val="clear" w:color="auto" w:fill="auto"/>
            <w:vAlign w:val="center"/>
          </w:tcPr>
          <w:p w14:paraId="358B182A" w14:textId="77777777" w:rsidR="00A927AF" w:rsidRDefault="00A927AF">
            <w:pPr>
              <w:jc w:val="both"/>
              <w:rPr>
                <w:rFonts w:asciiTheme="majorHAnsi" w:hAnsiTheme="majorHAnsi" w:cs="Arial"/>
                <w:sz w:val="22"/>
                <w:szCs w:val="22"/>
              </w:rPr>
            </w:pPr>
          </w:p>
        </w:tc>
        <w:tc>
          <w:tcPr>
            <w:tcW w:w="333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342ADE86" w14:textId="77777777" w:rsidR="00A927AF" w:rsidRDefault="00A927AF">
            <w:pPr>
              <w:jc w:val="both"/>
              <w:rPr>
                <w:rFonts w:asciiTheme="majorHAnsi" w:hAnsiTheme="majorHAnsi"/>
                <w:sz w:val="22"/>
                <w:szCs w:val="22"/>
              </w:rPr>
            </w:pPr>
          </w:p>
        </w:tc>
        <w:tc>
          <w:tcPr>
            <w:tcW w:w="225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6BA7774B" w14:textId="77777777" w:rsidR="00A927AF" w:rsidRDefault="00A927AF">
            <w:pPr>
              <w:jc w:val="both"/>
              <w:rPr>
                <w:rFonts w:asciiTheme="majorHAnsi" w:hAnsiTheme="majorHAnsi" w:cs="Arial"/>
                <w:sz w:val="22"/>
                <w:szCs w:val="22"/>
              </w:rPr>
            </w:pPr>
          </w:p>
        </w:tc>
        <w:tc>
          <w:tcPr>
            <w:tcW w:w="225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1298766E" w14:textId="77777777" w:rsidR="00A927AF" w:rsidRDefault="00A927AF">
            <w:pPr>
              <w:jc w:val="both"/>
              <w:rPr>
                <w:rFonts w:asciiTheme="majorHAnsi" w:hAnsiTheme="majorHAnsi" w:cs="Arial"/>
                <w:sz w:val="22"/>
                <w:szCs w:val="22"/>
              </w:rPr>
            </w:pPr>
          </w:p>
        </w:tc>
      </w:tr>
      <w:tr w:rsidR="00A927AF" w14:paraId="1002019B" w14:textId="77777777">
        <w:trPr>
          <w:trHeight w:val="305"/>
        </w:trPr>
        <w:tc>
          <w:tcPr>
            <w:tcW w:w="1799" w:type="dxa"/>
            <w:tcBorders>
              <w:top w:val="single" w:sz="4" w:space="0" w:color="00000A"/>
              <w:left w:val="single" w:sz="4" w:space="0" w:color="00000A"/>
              <w:bottom w:val="single" w:sz="4" w:space="0" w:color="00000A"/>
              <w:right w:val="single" w:sz="4" w:space="0" w:color="00000A"/>
            </w:tcBorders>
            <w:shd w:val="clear" w:color="auto" w:fill="auto"/>
            <w:vAlign w:val="center"/>
          </w:tcPr>
          <w:p w14:paraId="7BD7DB1E" w14:textId="77777777" w:rsidR="00A927AF" w:rsidRDefault="00A927AF">
            <w:pPr>
              <w:jc w:val="both"/>
              <w:rPr>
                <w:rFonts w:asciiTheme="majorHAnsi" w:hAnsiTheme="majorHAnsi" w:cs="Arial"/>
                <w:sz w:val="22"/>
                <w:szCs w:val="22"/>
              </w:rPr>
            </w:pPr>
          </w:p>
        </w:tc>
        <w:tc>
          <w:tcPr>
            <w:tcW w:w="333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22FDF886" w14:textId="77777777" w:rsidR="00A927AF" w:rsidRDefault="00A927AF">
            <w:pPr>
              <w:jc w:val="both"/>
              <w:rPr>
                <w:rFonts w:asciiTheme="majorHAnsi" w:hAnsiTheme="majorHAnsi"/>
                <w:sz w:val="22"/>
                <w:szCs w:val="22"/>
              </w:rPr>
            </w:pPr>
          </w:p>
        </w:tc>
        <w:tc>
          <w:tcPr>
            <w:tcW w:w="225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0433F271" w14:textId="77777777" w:rsidR="00A927AF" w:rsidRDefault="00A927AF">
            <w:pPr>
              <w:jc w:val="both"/>
              <w:rPr>
                <w:rFonts w:asciiTheme="majorHAnsi" w:hAnsiTheme="majorHAnsi" w:cs="Arial"/>
                <w:sz w:val="22"/>
                <w:szCs w:val="22"/>
              </w:rPr>
            </w:pPr>
          </w:p>
        </w:tc>
        <w:tc>
          <w:tcPr>
            <w:tcW w:w="225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57E890A5" w14:textId="77777777" w:rsidR="00A927AF" w:rsidRDefault="00A927AF">
            <w:pPr>
              <w:jc w:val="both"/>
              <w:rPr>
                <w:rFonts w:asciiTheme="majorHAnsi" w:hAnsiTheme="majorHAnsi" w:cs="Arial"/>
                <w:sz w:val="22"/>
                <w:szCs w:val="22"/>
              </w:rPr>
            </w:pPr>
          </w:p>
        </w:tc>
      </w:tr>
      <w:tr w:rsidR="00A927AF" w14:paraId="3B4EB9ED" w14:textId="77777777">
        <w:trPr>
          <w:trHeight w:val="305"/>
        </w:trPr>
        <w:tc>
          <w:tcPr>
            <w:tcW w:w="1799" w:type="dxa"/>
            <w:tcBorders>
              <w:top w:val="single" w:sz="4" w:space="0" w:color="00000A"/>
              <w:left w:val="single" w:sz="4" w:space="0" w:color="00000A"/>
              <w:bottom w:val="single" w:sz="4" w:space="0" w:color="00000A"/>
              <w:right w:val="single" w:sz="4" w:space="0" w:color="00000A"/>
            </w:tcBorders>
            <w:shd w:val="clear" w:color="auto" w:fill="auto"/>
            <w:vAlign w:val="center"/>
          </w:tcPr>
          <w:p w14:paraId="38044DDB" w14:textId="77777777" w:rsidR="00A927AF" w:rsidRDefault="00A927AF">
            <w:pPr>
              <w:jc w:val="both"/>
              <w:rPr>
                <w:rFonts w:asciiTheme="majorHAnsi" w:hAnsiTheme="majorHAnsi" w:cs="Arial"/>
                <w:sz w:val="22"/>
                <w:szCs w:val="22"/>
              </w:rPr>
            </w:pPr>
          </w:p>
        </w:tc>
        <w:tc>
          <w:tcPr>
            <w:tcW w:w="333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182BAD64" w14:textId="77777777" w:rsidR="00A927AF" w:rsidRDefault="00A927AF">
            <w:pPr>
              <w:jc w:val="both"/>
              <w:rPr>
                <w:rFonts w:asciiTheme="majorHAnsi" w:hAnsiTheme="majorHAnsi"/>
                <w:sz w:val="22"/>
                <w:szCs w:val="22"/>
              </w:rPr>
            </w:pPr>
          </w:p>
        </w:tc>
        <w:tc>
          <w:tcPr>
            <w:tcW w:w="225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5EA79F35" w14:textId="77777777" w:rsidR="00A927AF" w:rsidRDefault="00A927AF">
            <w:pPr>
              <w:jc w:val="both"/>
              <w:rPr>
                <w:rFonts w:asciiTheme="majorHAnsi" w:hAnsiTheme="majorHAnsi" w:cs="Arial"/>
                <w:sz w:val="22"/>
                <w:szCs w:val="22"/>
              </w:rPr>
            </w:pPr>
          </w:p>
        </w:tc>
        <w:tc>
          <w:tcPr>
            <w:tcW w:w="225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5F9391D6" w14:textId="77777777" w:rsidR="00A927AF" w:rsidRDefault="00A927AF">
            <w:pPr>
              <w:jc w:val="both"/>
              <w:rPr>
                <w:rFonts w:asciiTheme="majorHAnsi" w:hAnsiTheme="majorHAnsi" w:cs="Arial"/>
                <w:sz w:val="22"/>
                <w:szCs w:val="22"/>
              </w:rPr>
            </w:pPr>
          </w:p>
        </w:tc>
      </w:tr>
    </w:tbl>
    <w:p w14:paraId="563F8440" w14:textId="77777777" w:rsidR="00A927AF" w:rsidRDefault="00232925">
      <w:pPr>
        <w:pStyle w:val="Heading1"/>
        <w:keepLines w:val="0"/>
        <w:numPr>
          <w:ilvl w:val="0"/>
          <w:numId w:val="2"/>
        </w:numPr>
        <w:tabs>
          <w:tab w:val="left" w:pos="720"/>
        </w:tabs>
        <w:spacing w:before="120" w:after="160"/>
        <w:jc w:val="both"/>
        <w:rPr>
          <w:rFonts w:cs="Arial"/>
        </w:rPr>
      </w:pPr>
      <w:r>
        <w:br w:type="page"/>
      </w:r>
      <w:bookmarkStart w:id="55" w:name="_Toc519866140"/>
      <w:r>
        <w:rPr>
          <w:rFonts w:cs="Arial"/>
        </w:rPr>
        <w:lastRenderedPageBreak/>
        <w:t>Background:</w:t>
      </w:r>
      <w:bookmarkEnd w:id="55"/>
    </w:p>
    <w:p w14:paraId="5DC16C35" w14:textId="77777777" w:rsidR="00A927AF" w:rsidRDefault="00232925">
      <w:pPr>
        <w:jc w:val="both"/>
        <w:rPr>
          <w:rFonts w:asciiTheme="majorHAnsi" w:hAnsiTheme="majorHAnsi"/>
          <w:sz w:val="22"/>
          <w:szCs w:val="22"/>
        </w:rPr>
      </w:pPr>
      <w:r>
        <w:rPr>
          <w:rFonts w:asciiTheme="majorHAnsi" w:hAnsiTheme="majorHAnsi"/>
          <w:sz w:val="22"/>
          <w:szCs w:val="22"/>
        </w:rPr>
        <w:t>The Clearing House is undertaking a multi-year initiative to build a safe, sustainable standards-based and ubiquitous real-time payment system for all U.S. Financial Institutions. The payment system will provide a competitive tool for banks to compete with non-bank payment providers as a safer more viable alternative for clearing payments. Real-Time Payments will be an industry changing initiative in the USD payments arena as they will provide consumers and businesses with the ability to immediately send and receive funds directly from their accounts at U.S. financial institutions anytime 24/7/365.</w:t>
      </w:r>
    </w:p>
    <w:p w14:paraId="606108BD" w14:textId="77777777" w:rsidR="00A927AF" w:rsidRDefault="00232925">
      <w:pPr>
        <w:jc w:val="both"/>
        <w:rPr>
          <w:rFonts w:asciiTheme="majorHAnsi" w:hAnsiTheme="majorHAnsi"/>
          <w:sz w:val="22"/>
          <w:szCs w:val="22"/>
        </w:rPr>
      </w:pPr>
      <w:r>
        <w:rPr>
          <w:rFonts w:asciiTheme="majorHAnsi" w:hAnsiTheme="majorHAnsi"/>
          <w:sz w:val="22"/>
          <w:szCs w:val="22"/>
        </w:rPr>
        <w:t>BNYM is working to be one of the first financial institutions to deliver a Real Time Payment service.</w:t>
      </w:r>
    </w:p>
    <w:p w14:paraId="0599328D" w14:textId="77777777" w:rsidR="00A927AF" w:rsidRDefault="00232925">
      <w:pPr>
        <w:pStyle w:val="Heading2"/>
        <w:numPr>
          <w:ilvl w:val="1"/>
          <w:numId w:val="2"/>
        </w:numPr>
        <w:tabs>
          <w:tab w:val="left" w:pos="450"/>
        </w:tabs>
        <w:ind w:left="0"/>
        <w:jc w:val="both"/>
        <w:rPr>
          <w:color w:val="00000A"/>
        </w:rPr>
      </w:pPr>
      <w:bookmarkStart w:id="56" w:name="_Toc519866141"/>
      <w:r>
        <w:rPr>
          <w:color w:val="00000A"/>
        </w:rPr>
        <w:t>Scope:</w:t>
      </w:r>
      <w:bookmarkEnd w:id="56"/>
    </w:p>
    <w:p w14:paraId="6134F04F" w14:textId="77777777" w:rsidR="00A927AF" w:rsidRDefault="00232925">
      <w:pPr>
        <w:jc w:val="both"/>
        <w:rPr>
          <w:rFonts w:asciiTheme="majorHAnsi" w:hAnsiTheme="majorHAnsi"/>
          <w:sz w:val="22"/>
          <w:szCs w:val="22"/>
        </w:rPr>
      </w:pPr>
      <w:r>
        <w:rPr>
          <w:rFonts w:asciiTheme="majorHAnsi" w:hAnsiTheme="majorHAnsi"/>
          <w:sz w:val="22"/>
          <w:szCs w:val="22"/>
        </w:rPr>
        <w:t>This documents covers the methodology and requirements for fraud detection that needs to be performed as part of RTP processing.</w:t>
      </w:r>
    </w:p>
    <w:p w14:paraId="46F40388" w14:textId="77777777" w:rsidR="00A927AF" w:rsidRDefault="00232925">
      <w:pPr>
        <w:jc w:val="both"/>
        <w:rPr>
          <w:rFonts w:asciiTheme="majorHAnsi" w:hAnsiTheme="majorHAnsi"/>
          <w:sz w:val="22"/>
          <w:szCs w:val="22"/>
        </w:rPr>
      </w:pPr>
      <w:r>
        <w:rPr>
          <w:rFonts w:asciiTheme="majorHAnsi" w:hAnsiTheme="majorHAnsi"/>
          <w:sz w:val="22"/>
          <w:szCs w:val="22"/>
        </w:rPr>
        <w:lastRenderedPageBreak/>
        <w:t>An RTP Fraud Detection Service needs to be developed – as an application external to RTP Payment Engine.</w:t>
      </w:r>
    </w:p>
    <w:p w14:paraId="1A384369" w14:textId="77777777" w:rsidR="00A927AF" w:rsidRDefault="00232925">
      <w:pPr>
        <w:jc w:val="both"/>
        <w:rPr>
          <w:rFonts w:asciiTheme="majorHAnsi" w:hAnsiTheme="majorHAnsi"/>
          <w:sz w:val="22"/>
          <w:szCs w:val="22"/>
        </w:rPr>
      </w:pPr>
      <w:r>
        <w:rPr>
          <w:rFonts w:asciiTheme="majorHAnsi" w:hAnsiTheme="majorHAnsi"/>
          <w:sz w:val="22"/>
          <w:szCs w:val="22"/>
        </w:rPr>
        <w:t>The types of messages in scope as eligible for Fraud detection are:</w:t>
      </w:r>
    </w:p>
    <w:p w14:paraId="7B7EE629" w14:textId="77777777" w:rsidR="00A927AF" w:rsidRDefault="00232925">
      <w:pPr>
        <w:pStyle w:val="ListParagraph"/>
        <w:numPr>
          <w:ilvl w:val="0"/>
          <w:numId w:val="9"/>
        </w:numPr>
        <w:jc w:val="both"/>
        <w:rPr>
          <w:rFonts w:asciiTheme="majorHAnsi" w:hAnsiTheme="majorHAnsi"/>
          <w:sz w:val="22"/>
          <w:szCs w:val="22"/>
        </w:rPr>
      </w:pPr>
      <w:r>
        <w:rPr>
          <w:rFonts w:asciiTheme="majorHAnsi" w:hAnsiTheme="majorHAnsi"/>
          <w:sz w:val="22"/>
          <w:szCs w:val="22"/>
        </w:rPr>
        <w:t>Credit transfer ( pacs.008) – Inbound and Outbound</w:t>
      </w:r>
    </w:p>
    <w:p w14:paraId="4E50BCFD" w14:textId="77777777" w:rsidR="00A927AF" w:rsidRDefault="00232925">
      <w:pPr>
        <w:pStyle w:val="ListParagraph"/>
        <w:numPr>
          <w:ilvl w:val="0"/>
          <w:numId w:val="9"/>
        </w:numPr>
        <w:jc w:val="both"/>
        <w:rPr>
          <w:rFonts w:asciiTheme="majorHAnsi" w:hAnsiTheme="majorHAnsi"/>
          <w:sz w:val="22"/>
          <w:szCs w:val="22"/>
        </w:rPr>
      </w:pPr>
      <w:r>
        <w:rPr>
          <w:rFonts w:asciiTheme="majorHAnsi" w:hAnsiTheme="majorHAnsi"/>
          <w:sz w:val="22"/>
          <w:szCs w:val="22"/>
        </w:rPr>
        <w:t>Request for Payment (pain.013) – Inbound and Outbound</w:t>
      </w:r>
    </w:p>
    <w:p w14:paraId="0A6F06C3" w14:textId="77777777" w:rsidR="00A927AF" w:rsidRDefault="00232925">
      <w:pPr>
        <w:pStyle w:val="ListParagraph"/>
        <w:numPr>
          <w:ilvl w:val="0"/>
          <w:numId w:val="9"/>
        </w:numPr>
        <w:jc w:val="both"/>
        <w:rPr>
          <w:ins w:id="57" w:author="Anshul Agrawal" w:date="2018-07-26T15:38:00Z"/>
          <w:rFonts w:asciiTheme="majorHAnsi" w:hAnsiTheme="majorHAnsi"/>
          <w:sz w:val="22"/>
          <w:szCs w:val="22"/>
        </w:rPr>
      </w:pPr>
      <w:r>
        <w:rPr>
          <w:rFonts w:asciiTheme="majorHAnsi" w:hAnsiTheme="majorHAnsi"/>
          <w:sz w:val="22"/>
          <w:szCs w:val="22"/>
        </w:rPr>
        <w:t>Request for Return of Funds (camt.056) – Inbound and Outbound</w:t>
      </w:r>
    </w:p>
    <w:p w14:paraId="606319F0" w14:textId="77777777" w:rsidR="003B4E16" w:rsidRDefault="003B4E16">
      <w:pPr>
        <w:pStyle w:val="ListParagraph"/>
        <w:numPr>
          <w:ilvl w:val="0"/>
          <w:numId w:val="9"/>
        </w:numPr>
        <w:jc w:val="both"/>
        <w:rPr>
          <w:rFonts w:asciiTheme="majorHAnsi" w:hAnsiTheme="majorHAnsi"/>
          <w:sz w:val="22"/>
          <w:szCs w:val="22"/>
        </w:rPr>
      </w:pPr>
      <w:ins w:id="58" w:author="Anshul Agrawal" w:date="2018-07-26T15:38:00Z">
        <w:r>
          <w:rPr>
            <w:rFonts w:asciiTheme="majorHAnsi" w:hAnsiTheme="majorHAnsi"/>
            <w:sz w:val="22"/>
            <w:szCs w:val="22"/>
          </w:rPr>
          <w:t xml:space="preserve">Current design and solution will exclude </w:t>
        </w:r>
        <w:commentRangeStart w:id="59"/>
        <w:r>
          <w:rPr>
            <w:rFonts w:asciiTheme="majorHAnsi" w:hAnsiTheme="majorHAnsi"/>
            <w:sz w:val="22"/>
            <w:szCs w:val="22"/>
          </w:rPr>
          <w:t>Camt056</w:t>
        </w:r>
      </w:ins>
      <w:commentRangeEnd w:id="59"/>
      <w:r w:rsidR="00D871E5">
        <w:rPr>
          <w:rStyle w:val="CommentReference"/>
        </w:rPr>
        <w:commentReference w:id="59"/>
      </w:r>
    </w:p>
    <w:p w14:paraId="54E707BE" w14:textId="77777777" w:rsidR="00A927AF" w:rsidRDefault="00232925">
      <w:pPr>
        <w:pStyle w:val="Heading2"/>
        <w:numPr>
          <w:ilvl w:val="1"/>
          <w:numId w:val="2"/>
        </w:numPr>
        <w:tabs>
          <w:tab w:val="left" w:pos="720"/>
        </w:tabs>
        <w:ind w:left="0"/>
        <w:jc w:val="both"/>
        <w:rPr>
          <w:color w:val="00000A"/>
        </w:rPr>
      </w:pPr>
      <w:bookmarkStart w:id="60" w:name="_Toc519866142"/>
      <w:r>
        <w:rPr>
          <w:color w:val="00000A"/>
        </w:rPr>
        <w:t>Out of Scope:</w:t>
      </w:r>
      <w:bookmarkEnd w:id="60"/>
    </w:p>
    <w:p w14:paraId="3E20F205" w14:textId="77777777" w:rsidR="00A927AF" w:rsidRDefault="00A927AF">
      <w:pPr>
        <w:jc w:val="both"/>
        <w:rPr>
          <w:rFonts w:asciiTheme="majorHAnsi" w:hAnsiTheme="majorHAnsi"/>
          <w:sz w:val="22"/>
          <w:szCs w:val="22"/>
        </w:rPr>
      </w:pPr>
    </w:p>
    <w:p w14:paraId="10F1762C" w14:textId="77777777" w:rsidR="00A927AF" w:rsidRDefault="00232925">
      <w:pPr>
        <w:jc w:val="both"/>
        <w:rPr>
          <w:rFonts w:asciiTheme="majorHAnsi" w:hAnsiTheme="majorHAnsi"/>
          <w:sz w:val="22"/>
          <w:szCs w:val="22"/>
        </w:rPr>
      </w:pPr>
      <w:r>
        <w:rPr>
          <w:rFonts w:asciiTheme="majorHAnsi" w:hAnsiTheme="majorHAnsi"/>
          <w:sz w:val="22"/>
          <w:szCs w:val="22"/>
        </w:rPr>
        <w:t xml:space="preserve">TCH generated Fraud Alerts are currently out of scope. These are not defined by TCH at this time. </w:t>
      </w:r>
    </w:p>
    <w:p w14:paraId="1A4F2CFC" w14:textId="77777777" w:rsidR="00A927AF" w:rsidRDefault="00232925">
      <w:pPr>
        <w:jc w:val="both"/>
      </w:pPr>
      <w:r>
        <w:rPr>
          <w:rFonts w:asciiTheme="majorHAnsi" w:hAnsiTheme="majorHAnsi"/>
          <w:sz w:val="22"/>
          <w:szCs w:val="22"/>
        </w:rPr>
        <w:t>Message types not mentioned in scope are considered excluded at this time</w:t>
      </w:r>
      <w:r w:rsidR="006E313F">
        <w:rPr>
          <w:rFonts w:asciiTheme="majorHAnsi" w:hAnsiTheme="majorHAnsi"/>
          <w:sz w:val="22"/>
          <w:szCs w:val="22"/>
        </w:rPr>
        <w:t>.</w:t>
      </w:r>
    </w:p>
    <w:p w14:paraId="6A7D7F75" w14:textId="77777777" w:rsidR="00A927AF" w:rsidRDefault="00232925">
      <w:pPr>
        <w:pStyle w:val="Heading2"/>
        <w:numPr>
          <w:ilvl w:val="1"/>
          <w:numId w:val="2"/>
        </w:numPr>
        <w:tabs>
          <w:tab w:val="left" w:pos="720"/>
        </w:tabs>
        <w:ind w:left="0"/>
        <w:jc w:val="both"/>
        <w:rPr>
          <w:color w:val="00000A"/>
        </w:rPr>
      </w:pPr>
      <w:bookmarkStart w:id="61" w:name="_Toc519866143"/>
      <w:r>
        <w:rPr>
          <w:color w:val="00000A"/>
        </w:rPr>
        <w:lastRenderedPageBreak/>
        <w:t>Assumptions:</w:t>
      </w:r>
      <w:bookmarkEnd w:id="61"/>
    </w:p>
    <w:p w14:paraId="6B8FA962" w14:textId="77777777" w:rsidR="00A927AF" w:rsidRDefault="00232925">
      <w:pPr>
        <w:numPr>
          <w:ilvl w:val="0"/>
          <w:numId w:val="6"/>
        </w:numPr>
        <w:spacing w:after="0" w:line="240" w:lineRule="auto"/>
        <w:jc w:val="both"/>
        <w:rPr>
          <w:rFonts w:asciiTheme="majorHAnsi" w:hAnsiTheme="majorHAnsi"/>
          <w:sz w:val="22"/>
          <w:szCs w:val="22"/>
        </w:rPr>
      </w:pPr>
      <w:r>
        <w:rPr>
          <w:rFonts w:asciiTheme="majorHAnsi" w:hAnsiTheme="majorHAnsi"/>
          <w:sz w:val="22"/>
          <w:szCs w:val="22"/>
        </w:rPr>
        <w:t>This document assumes that the reader is aware of the overall processing of the Real Time Payments system and ancillary components. The document covers the flows related to the compliance checks only.</w:t>
      </w:r>
    </w:p>
    <w:p w14:paraId="0161F470" w14:textId="77777777" w:rsidR="00A927AF" w:rsidRDefault="00A927AF">
      <w:pPr>
        <w:jc w:val="both"/>
        <w:rPr>
          <w:rFonts w:asciiTheme="majorHAnsi" w:hAnsiTheme="majorHAnsi"/>
          <w:sz w:val="22"/>
          <w:szCs w:val="22"/>
        </w:rPr>
      </w:pPr>
    </w:p>
    <w:p w14:paraId="25EB2C74" w14:textId="77777777" w:rsidR="00A927AF" w:rsidRDefault="00A927AF">
      <w:pPr>
        <w:jc w:val="both"/>
        <w:rPr>
          <w:rFonts w:asciiTheme="majorHAnsi" w:hAnsiTheme="majorHAnsi"/>
          <w:sz w:val="22"/>
          <w:szCs w:val="22"/>
        </w:rPr>
      </w:pPr>
    </w:p>
    <w:p w14:paraId="4A1527B9" w14:textId="77777777" w:rsidR="00A927AF" w:rsidRDefault="00A927AF">
      <w:pPr>
        <w:jc w:val="both"/>
        <w:rPr>
          <w:rFonts w:asciiTheme="majorHAnsi" w:hAnsiTheme="majorHAnsi"/>
          <w:sz w:val="22"/>
          <w:szCs w:val="22"/>
        </w:rPr>
      </w:pPr>
    </w:p>
    <w:p w14:paraId="28A1B16C" w14:textId="77777777" w:rsidR="00A927AF" w:rsidRDefault="00232925">
      <w:pPr>
        <w:jc w:val="both"/>
        <w:rPr>
          <w:rFonts w:asciiTheme="majorHAnsi" w:hAnsiTheme="majorHAnsi"/>
          <w:sz w:val="22"/>
          <w:szCs w:val="22"/>
        </w:rPr>
      </w:pPr>
      <w:r>
        <w:br w:type="page"/>
      </w:r>
    </w:p>
    <w:p w14:paraId="5E2049DC" w14:textId="77777777" w:rsidR="00A927AF" w:rsidRDefault="00A927AF">
      <w:pPr>
        <w:jc w:val="both"/>
        <w:rPr>
          <w:rFonts w:asciiTheme="majorHAnsi" w:hAnsiTheme="majorHAnsi"/>
          <w:sz w:val="22"/>
          <w:szCs w:val="22"/>
        </w:rPr>
      </w:pPr>
    </w:p>
    <w:p w14:paraId="17BE5DA8" w14:textId="77777777" w:rsidR="00A927AF" w:rsidRDefault="00232925">
      <w:pPr>
        <w:pStyle w:val="Heading1"/>
        <w:keepLines w:val="0"/>
        <w:numPr>
          <w:ilvl w:val="0"/>
          <w:numId w:val="2"/>
        </w:numPr>
        <w:tabs>
          <w:tab w:val="left" w:pos="720"/>
        </w:tabs>
        <w:spacing w:before="120" w:after="160"/>
        <w:jc w:val="both"/>
        <w:rPr>
          <w:rFonts w:cs="Arial"/>
        </w:rPr>
      </w:pPr>
      <w:bookmarkStart w:id="62" w:name="_Toc519866144"/>
      <w:r>
        <w:rPr>
          <w:rFonts w:cs="Arial"/>
        </w:rPr>
        <w:t>General Flow:</w:t>
      </w:r>
      <w:bookmarkEnd w:id="62"/>
    </w:p>
    <w:p w14:paraId="7D1BBC9C" w14:textId="77777777" w:rsidR="00A927AF" w:rsidRDefault="00A927AF">
      <w:pPr>
        <w:jc w:val="both"/>
      </w:pPr>
    </w:p>
    <w:p w14:paraId="2C1FB0EC"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Three types of compliance checks needed for Real Time Payments processing.</w:t>
      </w:r>
    </w:p>
    <w:p w14:paraId="56D31823"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These checks need to be performed in the following order:</w:t>
      </w:r>
    </w:p>
    <w:p w14:paraId="7B51DEB6" w14:textId="77777777" w:rsidR="00A927AF" w:rsidRDefault="00232925">
      <w:pPr>
        <w:ind w:left="720"/>
        <w:jc w:val="both"/>
        <w:rPr>
          <w:rFonts w:asciiTheme="majorHAnsi" w:hAnsiTheme="majorHAnsi" w:cs="Arial"/>
          <w:sz w:val="22"/>
          <w:szCs w:val="22"/>
          <w:lang w:eastAsia="ko-KR"/>
        </w:rPr>
      </w:pPr>
      <w:r>
        <w:rPr>
          <w:rFonts w:asciiTheme="majorHAnsi" w:hAnsiTheme="majorHAnsi" w:cs="Arial"/>
          <w:sz w:val="22"/>
          <w:szCs w:val="22"/>
          <w:lang w:eastAsia="ko-KR"/>
        </w:rPr>
        <w:t>1. Fraud Scan using RTP Fraud Detection Service, followed by</w:t>
      </w:r>
    </w:p>
    <w:p w14:paraId="0ED9F0D2" w14:textId="77777777" w:rsidR="00A927AF" w:rsidRDefault="00232925">
      <w:pPr>
        <w:ind w:left="720"/>
        <w:jc w:val="both"/>
        <w:rPr>
          <w:rFonts w:asciiTheme="majorHAnsi" w:hAnsiTheme="majorHAnsi" w:cs="Arial"/>
          <w:sz w:val="22"/>
          <w:szCs w:val="22"/>
          <w:lang w:eastAsia="ko-KR"/>
        </w:rPr>
      </w:pPr>
      <w:r>
        <w:rPr>
          <w:rFonts w:asciiTheme="majorHAnsi" w:hAnsiTheme="majorHAnsi" w:cs="Arial"/>
          <w:sz w:val="22"/>
          <w:szCs w:val="22"/>
          <w:lang w:eastAsia="ko-KR"/>
        </w:rPr>
        <w:t>2. OSA Scan for AML Internal List, followed by</w:t>
      </w:r>
    </w:p>
    <w:p w14:paraId="59F84FC6" w14:textId="77777777" w:rsidR="00A927AF" w:rsidRDefault="00232925">
      <w:pPr>
        <w:ind w:left="720"/>
        <w:jc w:val="both"/>
        <w:rPr>
          <w:rFonts w:asciiTheme="majorHAnsi" w:hAnsiTheme="majorHAnsi" w:cs="Arial"/>
          <w:sz w:val="22"/>
          <w:szCs w:val="22"/>
          <w:lang w:eastAsia="ko-KR"/>
        </w:rPr>
      </w:pPr>
      <w:r>
        <w:rPr>
          <w:rFonts w:asciiTheme="majorHAnsi" w:hAnsiTheme="majorHAnsi" w:cs="Arial"/>
          <w:sz w:val="22"/>
          <w:szCs w:val="22"/>
          <w:lang w:eastAsia="ko-KR"/>
        </w:rPr>
        <w:t>3. OSA Scan for Sanctions Checking.</w:t>
      </w:r>
    </w:p>
    <w:p w14:paraId="26195492" w14:textId="77777777" w:rsidR="00A927AF" w:rsidRDefault="00232925">
      <w:pPr>
        <w:jc w:val="both"/>
        <w:rPr>
          <w:rFonts w:asciiTheme="majorHAnsi" w:hAnsiTheme="majorHAnsi" w:cs="Arial"/>
          <w:sz w:val="22"/>
          <w:szCs w:val="22"/>
        </w:rPr>
      </w:pPr>
      <w:r>
        <w:rPr>
          <w:rFonts w:asciiTheme="majorHAnsi" w:hAnsiTheme="majorHAnsi" w:cs="Arial"/>
          <w:sz w:val="22"/>
          <w:szCs w:val="22"/>
        </w:rPr>
        <w:t xml:space="preserve">This document covers the requirements </w:t>
      </w:r>
      <w:proofErr w:type="gramStart"/>
      <w:r>
        <w:rPr>
          <w:rFonts w:asciiTheme="majorHAnsi" w:hAnsiTheme="majorHAnsi" w:cs="Arial"/>
          <w:sz w:val="22"/>
          <w:szCs w:val="22"/>
        </w:rPr>
        <w:t>and  methodology</w:t>
      </w:r>
      <w:proofErr w:type="gramEnd"/>
      <w:r>
        <w:rPr>
          <w:rFonts w:asciiTheme="majorHAnsi" w:hAnsiTheme="majorHAnsi" w:cs="Arial"/>
          <w:sz w:val="22"/>
          <w:szCs w:val="22"/>
        </w:rPr>
        <w:t xml:space="preserve"> around RTP Fraud Detection Service</w:t>
      </w:r>
    </w:p>
    <w:p w14:paraId="34CE1F42" w14:textId="77777777" w:rsidR="00A927AF" w:rsidRDefault="00126315">
      <w:pPr>
        <w:jc w:val="both"/>
        <w:rPr>
          <w:rFonts w:asciiTheme="majorHAnsi" w:hAnsiTheme="majorHAnsi" w:cs="Arial"/>
          <w:sz w:val="22"/>
          <w:szCs w:val="22"/>
        </w:rPr>
      </w:pPr>
      <w:ins w:id="63" w:author="Anshul Agrawal" w:date="2018-07-26T15:40:00Z">
        <w:r>
          <w:rPr>
            <w:rFonts w:asciiTheme="majorHAnsi" w:hAnsiTheme="majorHAnsi" w:cs="Arial"/>
            <w:sz w:val="22"/>
            <w:szCs w:val="22"/>
          </w:rPr>
          <w:t xml:space="preserve">We are assuming that this is just for reference purpose and </w:t>
        </w:r>
      </w:ins>
      <w:ins w:id="64" w:author="Anshul Agrawal" w:date="2018-07-26T15:41:00Z">
        <w:r>
          <w:rPr>
            <w:rFonts w:asciiTheme="majorHAnsi" w:hAnsiTheme="majorHAnsi" w:cs="Arial"/>
            <w:sz w:val="22"/>
            <w:szCs w:val="22"/>
          </w:rPr>
          <w:t xml:space="preserve">anything related to AML will be </w:t>
        </w:r>
        <w:commentRangeStart w:id="65"/>
        <w:r>
          <w:rPr>
            <w:rFonts w:asciiTheme="majorHAnsi" w:hAnsiTheme="majorHAnsi" w:cs="Arial"/>
            <w:sz w:val="22"/>
            <w:szCs w:val="22"/>
          </w:rPr>
          <w:t>discussed</w:t>
        </w:r>
      </w:ins>
      <w:commentRangeEnd w:id="65"/>
      <w:r w:rsidR="00D871E5">
        <w:rPr>
          <w:rStyle w:val="CommentReference"/>
        </w:rPr>
        <w:commentReference w:id="65"/>
      </w:r>
      <w:ins w:id="66" w:author="Anshul Agrawal" w:date="2018-07-26T15:41:00Z">
        <w:r>
          <w:rPr>
            <w:rFonts w:asciiTheme="majorHAnsi" w:hAnsiTheme="majorHAnsi" w:cs="Arial"/>
            <w:sz w:val="22"/>
            <w:szCs w:val="22"/>
          </w:rPr>
          <w:t xml:space="preserve"> separately.</w:t>
        </w:r>
      </w:ins>
    </w:p>
    <w:p w14:paraId="629205FC" w14:textId="77777777" w:rsidR="00A927AF" w:rsidRDefault="00232925">
      <w:pPr>
        <w:jc w:val="both"/>
      </w:pPr>
      <w:r>
        <w:rPr>
          <w:noProof/>
        </w:rPr>
        <w:lastRenderedPageBreak/>
        <w:drawing>
          <wp:inline distT="0" distB="7620" distL="0" distR="635" wp14:anchorId="4F8D0FB0" wp14:editId="719FAD4C">
            <wp:extent cx="4438015" cy="2926080"/>
            <wp:effectExtent l="0" t="0" r="0" b="0"/>
            <wp:docPr id="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0"/>
                    <pic:cNvPicPr>
                      <a:picLocks noChangeAspect="1" noChangeArrowheads="1"/>
                    </pic:cNvPicPr>
                  </pic:nvPicPr>
                  <pic:blipFill>
                    <a:blip r:embed="rId13"/>
                    <a:stretch>
                      <a:fillRect/>
                    </a:stretch>
                  </pic:blipFill>
                  <pic:spPr bwMode="auto">
                    <a:xfrm>
                      <a:off x="0" y="0"/>
                      <a:ext cx="4438015" cy="2926080"/>
                    </a:xfrm>
                    <a:prstGeom prst="rect">
                      <a:avLst/>
                    </a:prstGeom>
                  </pic:spPr>
                </pic:pic>
              </a:graphicData>
            </a:graphic>
          </wp:inline>
        </w:drawing>
      </w:r>
    </w:p>
    <w:p w14:paraId="16FC7AAD" w14:textId="77777777" w:rsidR="00A927AF" w:rsidRDefault="00A927AF">
      <w:pPr>
        <w:jc w:val="both"/>
        <w:rPr>
          <w:rFonts w:asciiTheme="majorHAnsi" w:hAnsiTheme="majorHAnsi" w:cs="Arial"/>
          <w:sz w:val="22"/>
          <w:szCs w:val="22"/>
        </w:rPr>
      </w:pPr>
    </w:p>
    <w:p w14:paraId="6EFB086D" w14:textId="77777777" w:rsidR="00A927AF" w:rsidRDefault="00A927AF">
      <w:pPr>
        <w:ind w:left="720"/>
        <w:jc w:val="both"/>
        <w:rPr>
          <w:rFonts w:asciiTheme="majorHAnsi" w:hAnsiTheme="majorHAnsi" w:cs="Arial"/>
          <w:sz w:val="22"/>
          <w:szCs w:val="22"/>
          <w:lang w:eastAsia="ko-KR"/>
        </w:rPr>
      </w:pPr>
    </w:p>
    <w:p w14:paraId="2F7F25AD" w14:textId="77777777" w:rsidR="00A927AF" w:rsidRDefault="00232925">
      <w:pPr>
        <w:pStyle w:val="Heading2"/>
        <w:numPr>
          <w:ilvl w:val="1"/>
          <w:numId w:val="2"/>
        </w:numPr>
        <w:tabs>
          <w:tab w:val="left" w:pos="720"/>
        </w:tabs>
        <w:ind w:left="0"/>
        <w:jc w:val="both"/>
        <w:rPr>
          <w:color w:val="00000A"/>
        </w:rPr>
      </w:pPr>
      <w:bookmarkStart w:id="67" w:name="_Toc519866145"/>
      <w:r>
        <w:rPr>
          <w:color w:val="00000A"/>
        </w:rPr>
        <w:t>RTP Fraud Detection Service (RFDS):</w:t>
      </w:r>
      <w:bookmarkEnd w:id="67"/>
    </w:p>
    <w:p w14:paraId="3BD51CDD" w14:textId="77777777" w:rsidR="00A927AF" w:rsidRDefault="00A927AF">
      <w:pPr>
        <w:jc w:val="both"/>
        <w:rPr>
          <w:rFonts w:asciiTheme="majorHAnsi" w:hAnsiTheme="majorHAnsi" w:cs="Arial"/>
          <w:sz w:val="22"/>
          <w:szCs w:val="22"/>
          <w:lang w:eastAsia="ko-KR"/>
        </w:rPr>
      </w:pPr>
    </w:p>
    <w:p w14:paraId="79C11AE8"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 xml:space="preserve">An “RTP Fraud Detection Service (RFDS)" will need to be developed as an application external to the Payment Engine to allow for </w:t>
      </w:r>
      <w:r>
        <w:rPr>
          <w:rFonts w:asciiTheme="majorHAnsi" w:hAnsiTheme="majorHAnsi" w:cs="Arial"/>
          <w:sz w:val="22"/>
          <w:szCs w:val="22"/>
          <w:lang w:eastAsia="ko-KR"/>
        </w:rPr>
        <w:lastRenderedPageBreak/>
        <w:t>a more “services” based framework that supports easier plug &amp; play/ enhancements in future .</w:t>
      </w:r>
    </w:p>
    <w:p w14:paraId="00322135"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This service will maintain a list of suspected fraud items called – “Black List Entities”.</w:t>
      </w:r>
    </w:p>
    <w:p w14:paraId="1E30A986"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 xml:space="preserve">The Payment engine shall invoke/ call this service for compliance checks related to fraud.  This service shall perform the following functions: </w:t>
      </w:r>
    </w:p>
    <w:p w14:paraId="4BE44728" w14:textId="77777777" w:rsidR="00A927AF" w:rsidRDefault="00232925">
      <w:pPr>
        <w:pStyle w:val="ListParagraph"/>
        <w:numPr>
          <w:ilvl w:val="0"/>
          <w:numId w:val="8"/>
        </w:numPr>
        <w:jc w:val="both"/>
        <w:rPr>
          <w:rFonts w:asciiTheme="majorHAnsi" w:hAnsiTheme="majorHAnsi" w:cs="Arial"/>
          <w:sz w:val="22"/>
          <w:szCs w:val="22"/>
          <w:lang w:eastAsia="ko-KR"/>
        </w:rPr>
      </w:pPr>
      <w:r>
        <w:rPr>
          <w:rFonts w:asciiTheme="majorHAnsi" w:hAnsiTheme="majorHAnsi" w:cs="Arial"/>
          <w:sz w:val="22"/>
          <w:szCs w:val="22"/>
          <w:lang w:eastAsia="ko-KR"/>
        </w:rPr>
        <w:t xml:space="preserve">Provide a facility to maintain a list of suspected fraud items: “Black List Entity” comprising of creditor &amp; debtor names, addresses, account #s, etc. – details of which are provided in </w:t>
      </w:r>
      <w:hyperlink w:anchor="_Fraud_Module:_Black">
        <w:r>
          <w:rPr>
            <w:rStyle w:val="InternetLink"/>
            <w:rFonts w:asciiTheme="majorHAnsi" w:hAnsiTheme="majorHAnsi" w:cs="Arial"/>
            <w:sz w:val="22"/>
            <w:szCs w:val="22"/>
            <w:lang w:eastAsia="ko-KR"/>
          </w:rPr>
          <w:t xml:space="preserve">section 4.3 RFDS: </w:t>
        </w:r>
        <w:proofErr w:type="spellStart"/>
        <w:r>
          <w:rPr>
            <w:rStyle w:val="InternetLink"/>
            <w:rFonts w:asciiTheme="majorHAnsi" w:hAnsiTheme="majorHAnsi" w:cs="Arial"/>
            <w:sz w:val="22"/>
            <w:szCs w:val="22"/>
            <w:lang w:eastAsia="ko-KR"/>
          </w:rPr>
          <w:t>BlackList</w:t>
        </w:r>
        <w:proofErr w:type="spellEnd"/>
        <w:r>
          <w:rPr>
            <w:rStyle w:val="InternetLink"/>
            <w:rFonts w:asciiTheme="majorHAnsi" w:hAnsiTheme="majorHAnsi" w:cs="Arial"/>
            <w:sz w:val="22"/>
            <w:szCs w:val="22"/>
            <w:lang w:eastAsia="ko-KR"/>
          </w:rPr>
          <w:t xml:space="preserve"> Entity Structure</w:t>
        </w:r>
      </w:hyperlink>
    </w:p>
    <w:p w14:paraId="0F8AAAB7" w14:textId="77777777" w:rsidR="00A927AF" w:rsidRDefault="00232925">
      <w:pPr>
        <w:pStyle w:val="ListParagraph"/>
        <w:numPr>
          <w:ilvl w:val="0"/>
          <w:numId w:val="8"/>
        </w:numPr>
        <w:jc w:val="both"/>
        <w:rPr>
          <w:rFonts w:asciiTheme="majorHAnsi" w:hAnsiTheme="majorHAnsi" w:cs="Arial"/>
          <w:sz w:val="22"/>
          <w:szCs w:val="22"/>
          <w:lang w:eastAsia="ko-KR"/>
        </w:rPr>
      </w:pPr>
      <w:r>
        <w:rPr>
          <w:rFonts w:asciiTheme="majorHAnsi" w:hAnsiTheme="majorHAnsi" w:cs="Arial"/>
          <w:sz w:val="22"/>
          <w:szCs w:val="22"/>
          <w:lang w:eastAsia="ko-KR"/>
        </w:rPr>
        <w:t xml:space="preserve">Scan for/ detect the presence of Black List Entity parameters in selected ‘relevant fields' of the pacs.008 (Credit Transfer), pain.013 (Request for Payment) and camt.056 (Request for Return of Funds) messages being processed by RTP. Details on the relevant fields can be found on </w:t>
      </w:r>
      <w:hyperlink w:anchor="_RFDS:_Request_Payload">
        <w:r>
          <w:rPr>
            <w:rStyle w:val="InternetLink"/>
            <w:rFonts w:asciiTheme="majorHAnsi" w:hAnsiTheme="majorHAnsi" w:cs="Arial"/>
            <w:color w:val="4F81BD" w:themeColor="accent1"/>
            <w:sz w:val="22"/>
            <w:szCs w:val="22"/>
            <w:lang w:eastAsia="ko-KR"/>
          </w:rPr>
          <w:t>section 4.4 RFDS: Request Payload</w:t>
        </w:r>
      </w:hyperlink>
    </w:p>
    <w:p w14:paraId="55C3F882" w14:textId="77777777" w:rsidR="00A927AF" w:rsidRDefault="00232925">
      <w:pPr>
        <w:pStyle w:val="ListParagraph"/>
        <w:numPr>
          <w:ilvl w:val="0"/>
          <w:numId w:val="8"/>
        </w:numPr>
        <w:jc w:val="both"/>
        <w:rPr>
          <w:rFonts w:asciiTheme="majorHAnsi" w:hAnsiTheme="majorHAnsi" w:cs="Arial"/>
          <w:sz w:val="22"/>
          <w:szCs w:val="22"/>
          <w:lang w:eastAsia="ko-KR"/>
        </w:rPr>
      </w:pPr>
      <w:r>
        <w:rPr>
          <w:rFonts w:asciiTheme="majorHAnsi" w:hAnsiTheme="majorHAnsi" w:cs="Arial"/>
          <w:sz w:val="22"/>
          <w:szCs w:val="22"/>
          <w:lang w:eastAsia="ko-KR"/>
        </w:rPr>
        <w:t>Return back a response to the caller with either a "Hit" or a “No Hit</w:t>
      </w:r>
      <w:r>
        <w:rPr>
          <w:rFonts w:asciiTheme="majorHAnsi" w:hAnsiTheme="majorHAnsi" w:cs="Arial"/>
          <w:sz w:val="22"/>
          <w:szCs w:val="22"/>
          <w:u w:val="single"/>
          <w:lang w:eastAsia="ko-KR"/>
        </w:rPr>
        <w:t>".</w:t>
      </w:r>
      <w:r>
        <w:rPr>
          <w:rFonts w:asciiTheme="majorHAnsi" w:hAnsiTheme="majorHAnsi" w:cs="Arial"/>
          <w:sz w:val="22"/>
          <w:szCs w:val="22"/>
          <w:lang w:eastAsia="ko-KR"/>
        </w:rPr>
        <w:t xml:space="preserve"> In case of a Hit an appropriate reason code with </w:t>
      </w:r>
      <w:r>
        <w:rPr>
          <w:rFonts w:asciiTheme="majorHAnsi" w:hAnsiTheme="majorHAnsi" w:cs="Arial"/>
          <w:sz w:val="22"/>
          <w:szCs w:val="22"/>
          <w:lang w:eastAsia="ko-KR"/>
        </w:rPr>
        <w:lastRenderedPageBreak/>
        <w:t>impacted message type and field names would be included in the response.</w:t>
      </w:r>
    </w:p>
    <w:p w14:paraId="5A217EBF" w14:textId="77777777" w:rsidR="00A927AF" w:rsidRDefault="00232925">
      <w:pPr>
        <w:pStyle w:val="ListParagraph"/>
        <w:numPr>
          <w:ilvl w:val="0"/>
          <w:numId w:val="8"/>
        </w:numPr>
        <w:jc w:val="both"/>
        <w:rPr>
          <w:rFonts w:asciiTheme="majorHAnsi" w:hAnsiTheme="majorHAnsi" w:cs="Arial"/>
          <w:sz w:val="22"/>
          <w:szCs w:val="22"/>
          <w:lang w:eastAsia="ko-KR"/>
        </w:rPr>
      </w:pPr>
      <w:r>
        <w:rPr>
          <w:rFonts w:asciiTheme="majorHAnsi" w:hAnsiTheme="majorHAnsi" w:cs="Arial"/>
          <w:sz w:val="22"/>
          <w:szCs w:val="22"/>
          <w:lang w:eastAsia="ko-KR"/>
        </w:rPr>
        <w:t>Provide a facility for entitlements based admin functions/second level approvals for Black List Entity maintenance through a Graphical User Interface.</w:t>
      </w:r>
    </w:p>
    <w:p w14:paraId="52085853" w14:textId="77777777" w:rsidR="00A927AF" w:rsidRDefault="00232925">
      <w:pPr>
        <w:pStyle w:val="ListParagraph"/>
        <w:numPr>
          <w:ilvl w:val="0"/>
          <w:numId w:val="8"/>
        </w:numPr>
        <w:jc w:val="both"/>
        <w:rPr>
          <w:rFonts w:asciiTheme="majorHAnsi" w:hAnsiTheme="majorHAnsi" w:cs="Arial"/>
          <w:sz w:val="22"/>
          <w:szCs w:val="22"/>
          <w:lang w:eastAsia="ko-KR"/>
        </w:rPr>
      </w:pPr>
      <w:r>
        <w:rPr>
          <w:rFonts w:asciiTheme="majorHAnsi" w:hAnsiTheme="majorHAnsi" w:cs="Arial"/>
          <w:sz w:val="22"/>
          <w:szCs w:val="22"/>
          <w:lang w:eastAsia="ko-KR"/>
        </w:rPr>
        <w:t>Provide a facility to view results of the scans performed.</w:t>
      </w:r>
    </w:p>
    <w:p w14:paraId="25315A6C" w14:textId="77777777" w:rsidR="00A927AF" w:rsidRDefault="00A927AF">
      <w:pPr>
        <w:jc w:val="both"/>
        <w:rPr>
          <w:rFonts w:asciiTheme="majorHAnsi" w:hAnsiTheme="majorHAnsi" w:cs="Arial"/>
          <w:sz w:val="22"/>
          <w:szCs w:val="22"/>
          <w:lang w:eastAsia="ko-KR"/>
        </w:rPr>
      </w:pPr>
    </w:p>
    <w:p w14:paraId="716694C8" w14:textId="77777777" w:rsidR="00A927AF" w:rsidRDefault="00232925">
      <w:pPr>
        <w:pStyle w:val="Heading2"/>
        <w:numPr>
          <w:ilvl w:val="1"/>
          <w:numId w:val="2"/>
        </w:numPr>
        <w:tabs>
          <w:tab w:val="left" w:pos="720"/>
        </w:tabs>
        <w:ind w:left="0"/>
        <w:jc w:val="both"/>
        <w:rPr>
          <w:lang w:eastAsia="ko-KR"/>
        </w:rPr>
      </w:pPr>
      <w:bookmarkStart w:id="68" w:name="_RFDS%3A_Processing_Steps"/>
      <w:bookmarkStart w:id="69" w:name="_Fraud_Module%3A_Processing"/>
      <w:bookmarkStart w:id="70" w:name="_Toc519866146"/>
      <w:bookmarkEnd w:id="68"/>
      <w:bookmarkEnd w:id="69"/>
      <w:r>
        <w:rPr>
          <w:color w:val="00000A"/>
        </w:rPr>
        <w:t>RFDS: Processing Steps</w:t>
      </w:r>
      <w:bookmarkEnd w:id="70"/>
    </w:p>
    <w:p w14:paraId="0766BBAA" w14:textId="77777777" w:rsidR="00A927AF" w:rsidRDefault="00A927AF">
      <w:pPr>
        <w:jc w:val="both"/>
        <w:rPr>
          <w:lang w:eastAsia="ko-KR"/>
        </w:rPr>
      </w:pPr>
    </w:p>
    <w:p w14:paraId="0B3A17BE"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Please refer to the Sequence Diagram for process steps &amp; interactions between RFDS and Payment Engine.</w:t>
      </w:r>
    </w:p>
    <w:p w14:paraId="4EAD833A"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NOTE:</w:t>
      </w:r>
    </w:p>
    <w:p w14:paraId="7190328A"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Details on internal processing within Payment Engine have been omitted from the sequence diagrams for brevity. These are related to:</w:t>
      </w:r>
    </w:p>
    <w:p w14:paraId="43EFDC9B" w14:textId="77777777" w:rsidR="00A927AF" w:rsidRDefault="00232925">
      <w:pPr>
        <w:pStyle w:val="ListParagraph"/>
        <w:numPr>
          <w:ilvl w:val="0"/>
          <w:numId w:val="12"/>
        </w:numPr>
        <w:jc w:val="both"/>
        <w:rPr>
          <w:rFonts w:asciiTheme="majorHAnsi" w:hAnsiTheme="majorHAnsi" w:cs="Arial"/>
          <w:sz w:val="22"/>
          <w:szCs w:val="22"/>
          <w:lang w:eastAsia="ko-KR"/>
        </w:rPr>
      </w:pPr>
      <w:r>
        <w:rPr>
          <w:rFonts w:asciiTheme="majorHAnsi" w:hAnsiTheme="majorHAnsi" w:cs="Arial"/>
          <w:sz w:val="22"/>
          <w:szCs w:val="22"/>
          <w:lang w:eastAsia="ko-KR"/>
        </w:rPr>
        <w:t>Processing steps followed after receiving response back from RFDS.</w:t>
      </w:r>
    </w:p>
    <w:p w14:paraId="63EF058A" w14:textId="77777777" w:rsidR="00A927AF" w:rsidRDefault="00232925">
      <w:pPr>
        <w:pStyle w:val="ListParagraph"/>
        <w:numPr>
          <w:ilvl w:val="0"/>
          <w:numId w:val="12"/>
        </w:numPr>
        <w:jc w:val="both"/>
        <w:rPr>
          <w:rFonts w:asciiTheme="majorHAnsi" w:hAnsiTheme="majorHAnsi" w:cs="Arial"/>
          <w:sz w:val="22"/>
          <w:szCs w:val="22"/>
          <w:lang w:eastAsia="ko-KR"/>
        </w:rPr>
      </w:pPr>
      <w:r>
        <w:rPr>
          <w:rFonts w:asciiTheme="majorHAnsi" w:hAnsiTheme="majorHAnsi" w:cs="Arial"/>
          <w:sz w:val="22"/>
          <w:szCs w:val="22"/>
          <w:lang w:eastAsia="ko-KR"/>
        </w:rPr>
        <w:lastRenderedPageBreak/>
        <w:t>Accounting entries &amp; reversal entries to denote fund movement between Suspense account and Customer account</w:t>
      </w:r>
    </w:p>
    <w:p w14:paraId="63B47A2A" w14:textId="77777777" w:rsidR="00A927AF" w:rsidRDefault="00232925">
      <w:pPr>
        <w:pStyle w:val="ListParagraph"/>
        <w:numPr>
          <w:ilvl w:val="0"/>
          <w:numId w:val="12"/>
        </w:numPr>
        <w:jc w:val="both"/>
        <w:rPr>
          <w:rFonts w:asciiTheme="majorHAnsi" w:hAnsiTheme="majorHAnsi" w:cs="Arial"/>
          <w:sz w:val="22"/>
          <w:szCs w:val="22"/>
          <w:lang w:eastAsia="ko-KR"/>
        </w:rPr>
      </w:pPr>
      <w:r>
        <w:rPr>
          <w:rFonts w:asciiTheme="majorHAnsi" w:hAnsiTheme="majorHAnsi" w:cs="Arial"/>
          <w:sz w:val="22"/>
          <w:szCs w:val="22"/>
          <w:lang w:eastAsia="ko-KR"/>
        </w:rPr>
        <w:t>BEX event and related message generations</w:t>
      </w:r>
    </w:p>
    <w:p w14:paraId="1DBF80D7" w14:textId="77777777" w:rsidR="00A927AF" w:rsidRDefault="00232925">
      <w:pPr>
        <w:pStyle w:val="ListParagraph"/>
        <w:numPr>
          <w:ilvl w:val="0"/>
          <w:numId w:val="12"/>
        </w:numPr>
        <w:jc w:val="both"/>
        <w:rPr>
          <w:rFonts w:asciiTheme="majorHAnsi" w:hAnsiTheme="majorHAnsi" w:cs="Arial"/>
          <w:sz w:val="22"/>
          <w:szCs w:val="22"/>
          <w:lang w:eastAsia="ko-KR"/>
        </w:rPr>
      </w:pPr>
      <w:r>
        <w:rPr>
          <w:rFonts w:asciiTheme="majorHAnsi" w:hAnsiTheme="majorHAnsi" w:cs="Arial"/>
          <w:sz w:val="22"/>
          <w:szCs w:val="22"/>
          <w:lang w:eastAsia="ko-KR"/>
        </w:rPr>
        <w:t>For details, see appendix</w:t>
      </w:r>
    </w:p>
    <w:p w14:paraId="56BE7AF1" w14:textId="77777777" w:rsidR="00A927AF" w:rsidRDefault="00232925">
      <w:pPr>
        <w:pStyle w:val="ListParagraph"/>
        <w:numPr>
          <w:ilvl w:val="0"/>
          <w:numId w:val="16"/>
        </w:numPr>
        <w:jc w:val="both"/>
        <w:rPr>
          <w:rStyle w:val="InternetLink"/>
          <w:rFonts w:asciiTheme="majorHAnsi" w:hAnsiTheme="majorHAnsi" w:cs="Arial"/>
          <w:color w:val="00000A"/>
          <w:sz w:val="22"/>
          <w:szCs w:val="22"/>
          <w:u w:val="none"/>
          <w:lang w:eastAsia="ko-KR"/>
        </w:rPr>
      </w:pPr>
      <w:r>
        <w:rPr>
          <w:rFonts w:asciiTheme="majorHAnsi" w:hAnsiTheme="majorHAnsi" w:cs="Arial"/>
          <w:sz w:val="22"/>
          <w:szCs w:val="22"/>
          <w:lang w:eastAsia="ko-KR"/>
        </w:rPr>
        <w:t>Direct Clients</w:t>
      </w:r>
      <w:r>
        <w:t xml:space="preserve">: </w:t>
      </w:r>
      <w:r>
        <w:rPr>
          <w:rStyle w:val="InternetLink"/>
          <w:rFonts w:asciiTheme="majorHAnsi" w:hAnsiTheme="majorHAnsi" w:cs="Arial"/>
          <w:sz w:val="22"/>
          <w:szCs w:val="22"/>
          <w:lang w:eastAsia="ko-KR"/>
        </w:rPr>
        <w:t xml:space="preserve"> </w:t>
      </w:r>
      <w:hyperlink w:anchor="_Payment_Engine_Fraud">
        <w:r>
          <w:rPr>
            <w:rStyle w:val="InternetLink"/>
            <w:rFonts w:asciiTheme="majorHAnsi" w:hAnsiTheme="majorHAnsi" w:cs="Arial"/>
            <w:sz w:val="22"/>
            <w:szCs w:val="22"/>
            <w:lang w:eastAsia="ko-KR"/>
          </w:rPr>
          <w:t>Payment Engine Fraud Processing – Direct Clients</w:t>
        </w:r>
      </w:hyperlink>
    </w:p>
    <w:p w14:paraId="647F4A49" w14:textId="77777777" w:rsidR="00A927AF" w:rsidRDefault="00232925">
      <w:pPr>
        <w:pStyle w:val="ListParagraph"/>
        <w:numPr>
          <w:ilvl w:val="0"/>
          <w:numId w:val="16"/>
        </w:numPr>
        <w:jc w:val="both"/>
      </w:pPr>
      <w:r>
        <w:rPr>
          <w:rFonts w:asciiTheme="majorHAnsi" w:hAnsiTheme="majorHAnsi" w:cs="Arial"/>
          <w:sz w:val="22"/>
          <w:szCs w:val="22"/>
          <w:lang w:eastAsia="ko-KR"/>
        </w:rPr>
        <w:t>PL Clients</w:t>
      </w:r>
      <w:r>
        <w:t xml:space="preserve">: </w:t>
      </w:r>
      <w:hyperlink w:anchor="_Private_Label_Bank">
        <w:r>
          <w:rPr>
            <w:rStyle w:val="InternetLink"/>
            <w:rFonts w:asciiTheme="majorHAnsi" w:hAnsiTheme="majorHAnsi" w:cs="Arial"/>
            <w:sz w:val="22"/>
            <w:szCs w:val="22"/>
            <w:lang w:eastAsia="ko-KR"/>
          </w:rPr>
          <w:t>Private Label Bank FRD</w:t>
        </w:r>
      </w:hyperlink>
      <w:r>
        <w:t xml:space="preserve"> </w:t>
      </w:r>
    </w:p>
    <w:p w14:paraId="0251D174"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Upon completion of the Fraud check the Payment Engine will trigger the AML Internal List check via the OSA application as next step.</w:t>
      </w:r>
    </w:p>
    <w:p w14:paraId="17DCF715" w14:textId="77777777" w:rsidR="00A927AF" w:rsidRDefault="00232925">
      <w:pPr>
        <w:jc w:val="both"/>
        <w:rPr>
          <w:rFonts w:asciiTheme="majorHAnsi" w:hAnsiTheme="majorHAnsi" w:cs="Arial"/>
          <w:b/>
          <w:sz w:val="24"/>
          <w:szCs w:val="22"/>
          <w:lang w:eastAsia="ko-KR"/>
        </w:rPr>
      </w:pPr>
      <w:r>
        <w:rPr>
          <w:rFonts w:asciiTheme="majorHAnsi" w:hAnsiTheme="majorHAnsi" w:cs="Arial"/>
          <w:b/>
          <w:sz w:val="24"/>
          <w:szCs w:val="22"/>
          <w:lang w:eastAsia="ko-KR"/>
        </w:rPr>
        <w:t>High-level process flow description:</w:t>
      </w:r>
    </w:p>
    <w:p w14:paraId="12FF8CFE"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1) The Payment Engine initiates a Fraud Check with a request to the RTP Fraud Detection Service. The request payload shall have the relevant fields from the payment messages in scope.</w:t>
      </w:r>
    </w:p>
    <w:p w14:paraId="70D0A4C4" w14:textId="77777777" w:rsidR="00A927AF" w:rsidRDefault="00232925">
      <w:pPr>
        <w:jc w:val="both"/>
        <w:rPr>
          <w:rFonts w:asciiTheme="majorHAnsi" w:hAnsiTheme="majorHAnsi" w:cs="Arial"/>
          <w:i/>
          <w:sz w:val="22"/>
          <w:szCs w:val="22"/>
          <w:lang w:eastAsia="ko-KR"/>
        </w:rPr>
      </w:pPr>
      <w:r>
        <w:rPr>
          <w:rFonts w:asciiTheme="majorHAnsi" w:hAnsiTheme="majorHAnsi" w:cs="Arial"/>
          <w:sz w:val="22"/>
          <w:szCs w:val="22"/>
          <w:lang w:eastAsia="ko-KR"/>
        </w:rPr>
        <w:t xml:space="preserve">2) RFDS performs a scan of the request payload against the list of Blacklist entities maintained by the Service. The methodology of </w:t>
      </w:r>
      <w:r>
        <w:rPr>
          <w:rFonts w:asciiTheme="majorHAnsi" w:hAnsiTheme="majorHAnsi" w:cs="Arial"/>
          <w:sz w:val="22"/>
          <w:szCs w:val="22"/>
          <w:lang w:eastAsia="ko-KR"/>
        </w:rPr>
        <w:lastRenderedPageBreak/>
        <w:t xml:space="preserve">the scanning is described in </w:t>
      </w:r>
      <w:hyperlink w:anchor="_RFDS:_Fraud_Detection">
        <w:r>
          <w:rPr>
            <w:rStyle w:val="InternetLink"/>
            <w:rFonts w:asciiTheme="majorHAnsi" w:hAnsiTheme="majorHAnsi" w:cs="Arial"/>
            <w:i/>
            <w:sz w:val="22"/>
            <w:szCs w:val="22"/>
            <w:lang w:eastAsia="ko-KR"/>
          </w:rPr>
          <w:t xml:space="preserve">Section 4.5 </w:t>
        </w:r>
        <w:proofErr w:type="spellStart"/>
        <w:r>
          <w:rPr>
            <w:rStyle w:val="InternetLink"/>
            <w:rFonts w:asciiTheme="majorHAnsi" w:hAnsiTheme="majorHAnsi" w:cs="Arial"/>
            <w:i/>
            <w:sz w:val="22"/>
            <w:szCs w:val="22"/>
            <w:lang w:eastAsia="ko-KR"/>
          </w:rPr>
          <w:t>RFDS</w:t>
        </w:r>
        <w:proofErr w:type="gramStart"/>
        <w:r>
          <w:rPr>
            <w:rStyle w:val="InternetLink"/>
            <w:rFonts w:asciiTheme="majorHAnsi" w:hAnsiTheme="majorHAnsi" w:cs="Arial"/>
            <w:i/>
            <w:sz w:val="22"/>
            <w:szCs w:val="22"/>
            <w:lang w:eastAsia="ko-KR"/>
          </w:rPr>
          <w:t>:Fraud</w:t>
        </w:r>
        <w:proofErr w:type="spellEnd"/>
        <w:proofErr w:type="gramEnd"/>
        <w:r>
          <w:rPr>
            <w:rStyle w:val="InternetLink"/>
            <w:rFonts w:asciiTheme="majorHAnsi" w:hAnsiTheme="majorHAnsi" w:cs="Arial"/>
            <w:i/>
            <w:sz w:val="22"/>
            <w:szCs w:val="22"/>
            <w:lang w:eastAsia="ko-KR"/>
          </w:rPr>
          <w:t xml:space="preserve"> Detection Methodology</w:t>
        </w:r>
      </w:hyperlink>
    </w:p>
    <w:p w14:paraId="0F4DF1C3" w14:textId="77777777" w:rsidR="00A927AF" w:rsidRDefault="00232925">
      <w:pPr>
        <w:jc w:val="both"/>
        <w:rPr>
          <w:rFonts w:asciiTheme="majorHAnsi" w:hAnsiTheme="majorHAnsi" w:cs="Arial"/>
          <w:i/>
          <w:sz w:val="22"/>
          <w:szCs w:val="22"/>
          <w:lang w:eastAsia="ko-KR"/>
        </w:rPr>
      </w:pPr>
      <w:r>
        <w:rPr>
          <w:rFonts w:asciiTheme="majorHAnsi" w:hAnsiTheme="majorHAnsi" w:cs="Arial"/>
          <w:sz w:val="22"/>
          <w:szCs w:val="22"/>
          <w:lang w:eastAsia="ko-KR"/>
        </w:rPr>
        <w:t xml:space="preserve">3a) The result of the fraud scan does not yield a match.  A “No Hit” response payload from RFDS is sent back to the Payment Engine. </w:t>
      </w:r>
    </w:p>
    <w:p w14:paraId="3C407160"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3b) the result of the fraud scan has fields in the request payload that are a match with the Blacklist Entities. A “Hit” response payload from RFDS is sent back to the Payment Engine.</w:t>
      </w:r>
    </w:p>
    <w:p w14:paraId="0F4A37CF" w14:textId="77777777" w:rsidR="00A927AF" w:rsidRDefault="00232925">
      <w:pPr>
        <w:jc w:val="both"/>
        <w:rPr>
          <w:rFonts w:asciiTheme="majorHAnsi" w:hAnsiTheme="majorHAnsi" w:cs="Arial"/>
          <w:i/>
          <w:sz w:val="22"/>
          <w:szCs w:val="22"/>
          <w:lang w:eastAsia="ko-KR"/>
        </w:rPr>
      </w:pPr>
      <w:r>
        <w:rPr>
          <w:rFonts w:asciiTheme="majorHAnsi" w:hAnsiTheme="majorHAnsi" w:cs="Arial"/>
          <w:sz w:val="22"/>
          <w:szCs w:val="22"/>
          <w:lang w:eastAsia="ko-KR"/>
        </w:rPr>
        <w:t xml:space="preserve">4a) The Payment Engine marks the transaction for successful completion of Fraud check Proceed with the next step in processing. </w:t>
      </w:r>
    </w:p>
    <w:p w14:paraId="2D4BC210"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 xml:space="preserve">4b) The Payment Engine receives a response payload with a “Hit” for fraud. </w:t>
      </w:r>
    </w:p>
    <w:p w14:paraId="4E60ACB0" w14:textId="77777777" w:rsidR="00A927AF" w:rsidRDefault="00232925">
      <w:pPr>
        <w:pStyle w:val="ListParagraph"/>
        <w:numPr>
          <w:ilvl w:val="0"/>
          <w:numId w:val="17"/>
        </w:numPr>
        <w:jc w:val="both"/>
        <w:rPr>
          <w:rFonts w:asciiTheme="majorHAnsi" w:hAnsiTheme="majorHAnsi" w:cs="Arial"/>
          <w:sz w:val="22"/>
          <w:szCs w:val="22"/>
          <w:lang w:eastAsia="ko-KR"/>
        </w:rPr>
      </w:pPr>
      <w:r>
        <w:rPr>
          <w:rFonts w:asciiTheme="majorHAnsi" w:hAnsiTheme="majorHAnsi" w:cs="Arial"/>
          <w:sz w:val="22"/>
          <w:szCs w:val="22"/>
          <w:lang w:eastAsia="ko-KR"/>
        </w:rPr>
        <w:t>There are different processing path-ways for Direct vs PL Clients in this scenario (outside the scope of this document - Please refer to the attached documents in the appendix for details)</w:t>
      </w:r>
    </w:p>
    <w:p w14:paraId="6DCDC3B6" w14:textId="77777777" w:rsidR="00A927AF" w:rsidRPr="00232925" w:rsidRDefault="00232925">
      <w:pPr>
        <w:pStyle w:val="ListParagraph"/>
        <w:numPr>
          <w:ilvl w:val="0"/>
          <w:numId w:val="17"/>
        </w:numPr>
        <w:jc w:val="both"/>
        <w:rPr>
          <w:ins w:id="71" w:author="Anshul Agrawal" w:date="2018-07-26T15:47:00Z"/>
          <w:rPrChange w:id="72" w:author="Anshul Agrawal" w:date="2018-07-26T15:47:00Z">
            <w:rPr>
              <w:ins w:id="73" w:author="Anshul Agrawal" w:date="2018-07-26T15:47:00Z"/>
              <w:rFonts w:asciiTheme="majorHAnsi" w:hAnsiTheme="majorHAnsi" w:cs="Arial"/>
              <w:sz w:val="22"/>
              <w:szCs w:val="22"/>
              <w:lang w:eastAsia="ko-KR"/>
            </w:rPr>
          </w:rPrChange>
        </w:rPr>
      </w:pPr>
      <w:r>
        <w:rPr>
          <w:rFonts w:asciiTheme="majorHAnsi" w:hAnsiTheme="majorHAnsi" w:cs="Arial"/>
          <w:sz w:val="22"/>
          <w:szCs w:val="22"/>
          <w:lang w:eastAsia="ko-KR"/>
        </w:rPr>
        <w:t xml:space="preserve">The Payment Engine shall generate system alerts to alert users for manual review. The system alerts could either be </w:t>
      </w:r>
      <w:r>
        <w:rPr>
          <w:rFonts w:asciiTheme="majorHAnsi" w:hAnsiTheme="majorHAnsi" w:cs="Arial"/>
          <w:sz w:val="22"/>
          <w:szCs w:val="22"/>
          <w:lang w:eastAsia="ko-KR"/>
        </w:rPr>
        <w:lastRenderedPageBreak/>
        <w:t xml:space="preserve">simple email alerts to mail-groups initially or a more elaborate GUI based Dashboard. The alert mechanism should be aligned with the standard process of </w:t>
      </w:r>
      <w:proofErr w:type="spellStart"/>
      <w:r>
        <w:rPr>
          <w:rFonts w:asciiTheme="majorHAnsi" w:hAnsiTheme="majorHAnsi" w:cs="Arial"/>
          <w:sz w:val="22"/>
          <w:szCs w:val="22"/>
          <w:lang w:eastAsia="ko-KR"/>
        </w:rPr>
        <w:t>Enternet</w:t>
      </w:r>
      <w:proofErr w:type="spellEnd"/>
      <w:r>
        <w:rPr>
          <w:rFonts w:asciiTheme="majorHAnsi" w:hAnsiTheme="majorHAnsi" w:cs="Arial"/>
          <w:sz w:val="22"/>
          <w:szCs w:val="22"/>
          <w:lang w:eastAsia="ko-KR"/>
        </w:rPr>
        <w:t xml:space="preserve"> bank for PL Bank and </w:t>
      </w:r>
      <w:proofErr w:type="spellStart"/>
      <w:r>
        <w:rPr>
          <w:rFonts w:asciiTheme="majorHAnsi" w:hAnsiTheme="majorHAnsi" w:cs="Arial"/>
          <w:sz w:val="22"/>
          <w:szCs w:val="22"/>
          <w:lang w:eastAsia="ko-KR"/>
        </w:rPr>
        <w:t>VolPay</w:t>
      </w:r>
      <w:proofErr w:type="spellEnd"/>
      <w:r>
        <w:rPr>
          <w:rFonts w:asciiTheme="majorHAnsi" w:hAnsiTheme="majorHAnsi" w:cs="Arial"/>
          <w:sz w:val="22"/>
          <w:szCs w:val="22"/>
          <w:lang w:eastAsia="ko-KR"/>
        </w:rPr>
        <w:t xml:space="preserve"> GUI for Direct Clients respectively. </w:t>
      </w:r>
    </w:p>
    <w:p w14:paraId="09DA0CEA" w14:textId="77777777" w:rsidR="00232925" w:rsidRDefault="00232925">
      <w:pPr>
        <w:ind w:left="360"/>
        <w:jc w:val="both"/>
        <w:pPrChange w:id="74" w:author="Anshul Agrawal" w:date="2018-07-26T15:48:00Z">
          <w:pPr>
            <w:pStyle w:val="ListParagraph"/>
            <w:numPr>
              <w:numId w:val="17"/>
            </w:numPr>
            <w:ind w:hanging="360"/>
            <w:jc w:val="both"/>
          </w:pPr>
        </w:pPrChange>
      </w:pPr>
      <w:commentRangeStart w:id="75"/>
      <w:ins w:id="76" w:author="Anshul Agrawal" w:date="2018-07-26T15:48:00Z">
        <w:r>
          <w:t>Payment engine will generate BEX notifications when the payment lands in FRAUD_HOLD queue and besides this engine will not generate any other alerts</w:t>
        </w:r>
        <w:r w:rsidR="005D7977">
          <w:t>.</w:t>
        </w:r>
      </w:ins>
      <w:commentRangeEnd w:id="75"/>
      <w:r w:rsidR="00D871E5">
        <w:rPr>
          <w:rStyle w:val="CommentReference"/>
        </w:rPr>
        <w:commentReference w:id="75"/>
      </w:r>
    </w:p>
    <w:p w14:paraId="0D2E20C9"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 xml:space="preserve">5a/b – The user (Treasury User for Direct clients/ PL customer representative for PL clients) shall respond to system alert and log in the appropriate GUI to look at the transaction under marked for manual review after a “Hit” response from the RFDS.  The Treasury user shall use the Volpay GUI and the PL client representative will use the </w:t>
      </w:r>
      <w:proofErr w:type="spellStart"/>
      <w:r>
        <w:rPr>
          <w:rFonts w:asciiTheme="majorHAnsi" w:hAnsiTheme="majorHAnsi" w:cs="Arial"/>
          <w:sz w:val="22"/>
          <w:szCs w:val="22"/>
          <w:lang w:eastAsia="ko-KR"/>
        </w:rPr>
        <w:t>Enternet</w:t>
      </w:r>
      <w:proofErr w:type="spellEnd"/>
      <w:r>
        <w:rPr>
          <w:rFonts w:asciiTheme="majorHAnsi" w:hAnsiTheme="majorHAnsi" w:cs="Arial"/>
          <w:sz w:val="22"/>
          <w:szCs w:val="22"/>
          <w:lang w:eastAsia="ko-KR"/>
        </w:rPr>
        <w:t xml:space="preserve"> Bank UI.</w:t>
      </w:r>
    </w:p>
    <w:p w14:paraId="3DAC8634"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6a/b – Based on the manual review, the user shall process the transaction from the GUI either as fraud or not a fraud.</w:t>
      </w:r>
    </w:p>
    <w:p w14:paraId="1EA541CC" w14:textId="77777777" w:rsidR="00A927AF" w:rsidRDefault="00232925">
      <w:pPr>
        <w:jc w:val="both"/>
      </w:pPr>
      <w:r>
        <w:rPr>
          <w:rFonts w:asciiTheme="majorHAnsi" w:hAnsiTheme="majorHAnsi" w:cs="Arial"/>
          <w:sz w:val="22"/>
          <w:szCs w:val="22"/>
          <w:lang w:eastAsia="ko-KR"/>
        </w:rPr>
        <w:t xml:space="preserve">7a – Transaction was deemed to be Fraud by the user. The Payment Engine shall generate appropriate messages to reject the transaction/ return the funds. </w:t>
      </w:r>
    </w:p>
    <w:p w14:paraId="44D9FED5" w14:textId="77777777" w:rsidR="006117E4" w:rsidRDefault="00232925">
      <w:pPr>
        <w:jc w:val="both"/>
        <w:rPr>
          <w:ins w:id="77" w:author="Anshul Agrawal" w:date="2018-07-26T15:49:00Z"/>
          <w:rFonts w:asciiTheme="majorHAnsi" w:hAnsiTheme="majorHAnsi" w:cs="Arial"/>
          <w:sz w:val="22"/>
          <w:szCs w:val="22"/>
          <w:lang w:eastAsia="ko-KR"/>
        </w:rPr>
      </w:pPr>
      <w:r>
        <w:rPr>
          <w:rFonts w:asciiTheme="majorHAnsi" w:hAnsiTheme="majorHAnsi" w:cs="Arial"/>
          <w:sz w:val="22"/>
          <w:szCs w:val="22"/>
          <w:lang w:eastAsia="ko-KR"/>
        </w:rPr>
        <w:lastRenderedPageBreak/>
        <w:t>7b – Transaction was deemed to be Not A Fraud by the user. The Payment Engine marks the transaction for successful completion of Fraud check and proceeds with the next step in processing – A request is sent to OSA for AML Internal List check (outside the scope of this document).</w:t>
      </w:r>
    </w:p>
    <w:p w14:paraId="7A121568" w14:textId="77777777" w:rsidR="006117E4" w:rsidRDefault="006117E4">
      <w:pPr>
        <w:jc w:val="both"/>
        <w:rPr>
          <w:rFonts w:asciiTheme="majorHAnsi" w:hAnsiTheme="majorHAnsi" w:cs="Arial"/>
          <w:sz w:val="22"/>
          <w:szCs w:val="22"/>
          <w:lang w:eastAsia="ko-KR"/>
        </w:rPr>
      </w:pPr>
      <w:commentRangeStart w:id="78"/>
      <w:ins w:id="79" w:author="Anshul Agrawal" w:date="2018-07-26T15:49:00Z">
        <w:r>
          <w:rPr>
            <w:rFonts w:asciiTheme="majorHAnsi" w:hAnsiTheme="majorHAnsi" w:cs="Arial"/>
            <w:sz w:val="22"/>
            <w:szCs w:val="22"/>
            <w:lang w:eastAsia="ko-KR"/>
          </w:rPr>
          <w:t>There seems to be some mix up between OFAC and AML</w:t>
        </w:r>
      </w:ins>
      <w:ins w:id="80" w:author="Anshul Agrawal" w:date="2018-07-26T18:05:00Z">
        <w:r w:rsidR="00C20366">
          <w:rPr>
            <w:rFonts w:asciiTheme="majorHAnsi" w:hAnsiTheme="majorHAnsi" w:cs="Arial"/>
            <w:sz w:val="22"/>
            <w:szCs w:val="22"/>
            <w:lang w:eastAsia="ko-KR"/>
          </w:rPr>
          <w:t>. Just for clarification currently</w:t>
        </w:r>
      </w:ins>
      <w:ins w:id="81" w:author="Anshul Agrawal" w:date="2018-07-26T15:49:00Z">
        <w:r>
          <w:rPr>
            <w:rFonts w:asciiTheme="majorHAnsi" w:hAnsiTheme="majorHAnsi" w:cs="Arial"/>
            <w:sz w:val="22"/>
            <w:szCs w:val="22"/>
            <w:lang w:eastAsia="ko-KR"/>
          </w:rPr>
          <w:t xml:space="preserve"> Payment engine </w:t>
        </w:r>
      </w:ins>
      <w:ins w:id="82" w:author="Anshul Agrawal" w:date="2018-07-26T18:05:00Z">
        <w:r w:rsidR="00C20366">
          <w:rPr>
            <w:rFonts w:asciiTheme="majorHAnsi" w:hAnsiTheme="majorHAnsi" w:cs="Arial"/>
            <w:sz w:val="22"/>
            <w:szCs w:val="22"/>
            <w:lang w:eastAsia="ko-KR"/>
          </w:rPr>
          <w:t xml:space="preserve">supports </w:t>
        </w:r>
      </w:ins>
      <w:ins w:id="83" w:author="Anshul Agrawal" w:date="2018-07-26T18:06:00Z">
        <w:r w:rsidR="00C20366">
          <w:rPr>
            <w:rFonts w:asciiTheme="majorHAnsi" w:hAnsiTheme="majorHAnsi" w:cs="Arial"/>
            <w:sz w:val="22"/>
            <w:szCs w:val="22"/>
            <w:lang w:eastAsia="ko-KR"/>
          </w:rPr>
          <w:t xml:space="preserve">only </w:t>
        </w:r>
      </w:ins>
      <w:proofErr w:type="gramStart"/>
      <w:ins w:id="84" w:author="Anshul Agrawal" w:date="2018-07-26T15:50:00Z">
        <w:r>
          <w:rPr>
            <w:rFonts w:asciiTheme="majorHAnsi" w:hAnsiTheme="majorHAnsi" w:cs="Arial"/>
            <w:sz w:val="22"/>
            <w:szCs w:val="22"/>
            <w:lang w:eastAsia="ko-KR"/>
          </w:rPr>
          <w:t xml:space="preserve">OFAC </w:t>
        </w:r>
      </w:ins>
      <w:ins w:id="85" w:author="Anshul Agrawal" w:date="2018-07-26T18:06:00Z">
        <w:r w:rsidR="00C20366">
          <w:rPr>
            <w:rFonts w:asciiTheme="majorHAnsi" w:hAnsiTheme="majorHAnsi" w:cs="Arial"/>
            <w:sz w:val="22"/>
            <w:szCs w:val="22"/>
            <w:lang w:eastAsia="ko-KR"/>
          </w:rPr>
          <w:t>.</w:t>
        </w:r>
      </w:ins>
      <w:commentRangeEnd w:id="78"/>
      <w:proofErr w:type="gramEnd"/>
      <w:r w:rsidR="00D871E5">
        <w:rPr>
          <w:rStyle w:val="CommentReference"/>
        </w:rPr>
        <w:commentReference w:id="78"/>
      </w:r>
    </w:p>
    <w:p w14:paraId="22CC236E" w14:textId="77777777" w:rsidR="00A927AF" w:rsidRDefault="00A927AF">
      <w:pPr>
        <w:ind w:left="90"/>
        <w:jc w:val="both"/>
        <w:rPr>
          <w:rFonts w:asciiTheme="majorHAnsi" w:hAnsiTheme="majorHAnsi" w:cs="Arial"/>
          <w:sz w:val="22"/>
          <w:szCs w:val="22"/>
          <w:lang w:eastAsia="ko-KR"/>
        </w:rPr>
      </w:pPr>
    </w:p>
    <w:p w14:paraId="0C77F520"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 xml:space="preserve"> </w:t>
      </w:r>
    </w:p>
    <w:p w14:paraId="71038F02" w14:textId="77777777" w:rsidR="00A927AF" w:rsidRDefault="00A927AF">
      <w:pPr>
        <w:jc w:val="both"/>
        <w:rPr>
          <w:rFonts w:asciiTheme="majorHAnsi" w:hAnsiTheme="majorHAnsi" w:cs="Arial"/>
          <w:sz w:val="22"/>
          <w:szCs w:val="22"/>
          <w:lang w:eastAsia="ko-KR"/>
        </w:rPr>
      </w:pPr>
    </w:p>
    <w:p w14:paraId="30923D62" w14:textId="77777777" w:rsidR="00A927AF" w:rsidRDefault="00A927AF">
      <w:pPr>
        <w:jc w:val="both"/>
        <w:rPr>
          <w:rFonts w:asciiTheme="majorHAnsi" w:hAnsiTheme="majorHAnsi" w:cs="Arial"/>
          <w:sz w:val="22"/>
          <w:szCs w:val="22"/>
          <w:lang w:eastAsia="ko-KR"/>
        </w:rPr>
      </w:pPr>
    </w:p>
    <w:p w14:paraId="7549A39A" w14:textId="77777777" w:rsidR="00A927AF" w:rsidRDefault="00A927AF">
      <w:pPr>
        <w:ind w:left="360"/>
        <w:jc w:val="both"/>
        <w:rPr>
          <w:rFonts w:asciiTheme="majorHAnsi" w:hAnsiTheme="majorHAnsi" w:cs="Arial"/>
          <w:sz w:val="22"/>
          <w:szCs w:val="22"/>
          <w:lang w:eastAsia="ko-KR"/>
        </w:rPr>
      </w:pPr>
    </w:p>
    <w:p w14:paraId="25164455" w14:textId="77777777" w:rsidR="00A927AF" w:rsidRDefault="00A927AF">
      <w:pPr>
        <w:ind w:left="360"/>
        <w:jc w:val="both"/>
        <w:rPr>
          <w:rFonts w:asciiTheme="majorHAnsi" w:hAnsiTheme="majorHAnsi" w:cs="Arial"/>
          <w:sz w:val="22"/>
          <w:szCs w:val="22"/>
          <w:lang w:eastAsia="ko-KR"/>
        </w:rPr>
      </w:pPr>
    </w:p>
    <w:p w14:paraId="62482E3E" w14:textId="77777777" w:rsidR="00A927AF" w:rsidRDefault="00232925">
      <w:pPr>
        <w:ind w:left="360"/>
        <w:jc w:val="both"/>
        <w:rPr>
          <w:rFonts w:asciiTheme="majorHAnsi" w:hAnsiTheme="majorHAnsi" w:cs="Arial"/>
          <w:sz w:val="22"/>
          <w:szCs w:val="22"/>
          <w:lang w:eastAsia="ko-KR"/>
        </w:rPr>
      </w:pPr>
      <w:r>
        <w:br w:type="page"/>
      </w:r>
    </w:p>
    <w:p w14:paraId="0622F7AA" w14:textId="77777777" w:rsidR="00A927AF" w:rsidRDefault="00A927AF">
      <w:pPr>
        <w:jc w:val="both"/>
        <w:rPr>
          <w:rFonts w:asciiTheme="majorHAnsi" w:hAnsiTheme="majorHAnsi" w:cs="Arial"/>
          <w:sz w:val="22"/>
          <w:szCs w:val="22"/>
          <w:lang w:eastAsia="ko-KR"/>
        </w:rPr>
      </w:pPr>
    </w:p>
    <w:p w14:paraId="0683E0E5" w14:textId="77777777" w:rsidR="00A927AF" w:rsidRDefault="00A927AF">
      <w:pPr>
        <w:sectPr w:rsidR="00A927AF">
          <w:headerReference w:type="default" r:id="rId14"/>
          <w:footerReference w:type="default" r:id="rId15"/>
          <w:pgSz w:w="11906" w:h="16838"/>
          <w:pgMar w:top="777" w:right="1440" w:bottom="1440" w:left="1260" w:header="720" w:footer="720" w:gutter="0"/>
          <w:cols w:space="720"/>
          <w:formProt w:val="0"/>
        </w:sectPr>
      </w:pPr>
    </w:p>
    <w:p w14:paraId="0C576425" w14:textId="77777777" w:rsidR="00A927AF" w:rsidRDefault="00232925">
      <w:pPr>
        <w:jc w:val="both"/>
        <w:rPr>
          <w:rFonts w:asciiTheme="majorHAnsi" w:hAnsiTheme="majorHAnsi" w:cs="Arial"/>
          <w:sz w:val="22"/>
          <w:szCs w:val="22"/>
          <w:lang w:eastAsia="ko-KR"/>
        </w:rPr>
      </w:pPr>
      <w:r>
        <w:rPr>
          <w:noProof/>
        </w:rPr>
        <w:drawing>
          <wp:inline distT="0" distB="0" distL="0" distR="0" wp14:anchorId="15C83F10" wp14:editId="3E28056E">
            <wp:extent cx="9053195" cy="56388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6"/>
                    <a:stretch>
                      <a:fillRect/>
                    </a:stretch>
                  </pic:blipFill>
                  <pic:spPr bwMode="auto">
                    <a:xfrm>
                      <a:off x="0" y="0"/>
                      <a:ext cx="9053195" cy="5638800"/>
                    </a:xfrm>
                    <a:prstGeom prst="rect">
                      <a:avLst/>
                    </a:prstGeom>
                  </pic:spPr>
                </pic:pic>
              </a:graphicData>
            </a:graphic>
          </wp:inline>
        </w:drawing>
      </w:r>
    </w:p>
    <w:p w14:paraId="0FA9A6B4" w14:textId="77777777" w:rsidR="00A927AF" w:rsidRDefault="00A927AF">
      <w:pPr>
        <w:sectPr w:rsidR="00A927AF">
          <w:type w:val="continuous"/>
          <w:pgSz w:w="11906" w:h="16838"/>
          <w:pgMar w:top="777" w:right="1440" w:bottom="1440" w:left="1260" w:header="720" w:footer="720" w:gutter="0"/>
          <w:cols w:space="720"/>
          <w:formProt w:val="0"/>
          <w:docGrid w:linePitch="312"/>
        </w:sectPr>
      </w:pPr>
    </w:p>
    <w:p w14:paraId="7A6CF0E6" w14:textId="77777777" w:rsidR="00A927AF" w:rsidRDefault="00232925">
      <w:pPr>
        <w:pStyle w:val="Heading2"/>
        <w:numPr>
          <w:ilvl w:val="1"/>
          <w:numId w:val="2"/>
        </w:numPr>
        <w:tabs>
          <w:tab w:val="left" w:pos="720"/>
        </w:tabs>
        <w:ind w:left="0"/>
        <w:jc w:val="both"/>
        <w:rPr>
          <w:color w:val="00000A"/>
        </w:rPr>
      </w:pPr>
      <w:bookmarkStart w:id="86" w:name="_RFDS%3A_BlackList_Entity"/>
      <w:bookmarkStart w:id="87" w:name="_Fraud_Module%3A_Black"/>
      <w:bookmarkStart w:id="88" w:name="_Toc519866147"/>
      <w:bookmarkEnd w:id="86"/>
      <w:bookmarkEnd w:id="87"/>
      <w:r>
        <w:rPr>
          <w:color w:val="00000A"/>
        </w:rPr>
        <w:lastRenderedPageBreak/>
        <w:t xml:space="preserve">RFDS: </w:t>
      </w:r>
      <w:proofErr w:type="spellStart"/>
      <w:r>
        <w:rPr>
          <w:color w:val="00000A"/>
        </w:rPr>
        <w:t>BlackList</w:t>
      </w:r>
      <w:proofErr w:type="spellEnd"/>
      <w:r>
        <w:rPr>
          <w:color w:val="00000A"/>
        </w:rPr>
        <w:t xml:space="preserve"> Entity Structure</w:t>
      </w:r>
      <w:bookmarkEnd w:id="88"/>
      <w:r>
        <w:rPr>
          <w:color w:val="00000A"/>
        </w:rPr>
        <w:t xml:space="preserve"> </w:t>
      </w:r>
    </w:p>
    <w:p w14:paraId="40629985" w14:textId="77777777" w:rsidR="00A927AF" w:rsidRDefault="00A927AF">
      <w:pPr>
        <w:jc w:val="both"/>
        <w:rPr>
          <w:rFonts w:asciiTheme="majorHAnsi" w:hAnsiTheme="majorHAnsi" w:cs="Arial"/>
          <w:sz w:val="22"/>
          <w:szCs w:val="22"/>
          <w:lang w:eastAsia="ko-KR"/>
        </w:rPr>
      </w:pPr>
    </w:p>
    <w:p w14:paraId="21A867CC"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The logical data model for Blacklisted entity is as below:</w:t>
      </w:r>
    </w:p>
    <w:tbl>
      <w:tblPr>
        <w:tblStyle w:val="TableGrid"/>
        <w:tblW w:w="10485" w:type="dxa"/>
        <w:tblLook w:val="04A0" w:firstRow="1" w:lastRow="0" w:firstColumn="1" w:lastColumn="0" w:noHBand="0" w:noVBand="1"/>
        <w:tblPrChange w:id="89" w:author="Anshul Agrawal" w:date="2018-07-26T15:56:00Z">
          <w:tblPr>
            <w:tblStyle w:val="TableGrid"/>
            <w:tblW w:w="9197" w:type="dxa"/>
            <w:tblLook w:val="04A0" w:firstRow="1" w:lastRow="0" w:firstColumn="1" w:lastColumn="0" w:noHBand="0" w:noVBand="1"/>
          </w:tblPr>
        </w:tblPrChange>
      </w:tblPr>
      <w:tblGrid>
        <w:gridCol w:w="1853"/>
        <w:gridCol w:w="4121"/>
        <w:gridCol w:w="1548"/>
        <w:gridCol w:w="2963"/>
        <w:tblGridChange w:id="90">
          <w:tblGrid>
            <w:gridCol w:w="1853"/>
            <w:gridCol w:w="4121"/>
            <w:gridCol w:w="1548"/>
            <w:gridCol w:w="1675"/>
          </w:tblGrid>
        </w:tblGridChange>
      </w:tblGrid>
      <w:tr w:rsidR="00A927AF" w14:paraId="4C8CAFC0" w14:textId="77777777" w:rsidTr="00BE31EE">
        <w:tc>
          <w:tcPr>
            <w:tcW w:w="1853" w:type="dxa"/>
            <w:shd w:val="clear" w:color="auto" w:fill="8DB3E2" w:themeFill="text2" w:themeFillTint="66"/>
            <w:vAlign w:val="center"/>
            <w:tcPrChange w:id="91" w:author="Anshul Agrawal" w:date="2018-07-26T15:56:00Z">
              <w:tcPr>
                <w:tcW w:w="1852" w:type="dxa"/>
                <w:shd w:val="clear" w:color="auto" w:fill="8DB3E2" w:themeFill="text2" w:themeFillTint="66"/>
                <w:vAlign w:val="center"/>
              </w:tcPr>
            </w:tcPrChange>
          </w:tcPr>
          <w:p w14:paraId="54A2C6D6"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Field Name</w:t>
            </w:r>
          </w:p>
        </w:tc>
        <w:tc>
          <w:tcPr>
            <w:tcW w:w="4121" w:type="dxa"/>
            <w:shd w:val="clear" w:color="auto" w:fill="8DB3E2" w:themeFill="text2" w:themeFillTint="66"/>
            <w:vAlign w:val="center"/>
            <w:tcPrChange w:id="92" w:author="Anshul Agrawal" w:date="2018-07-26T15:56:00Z">
              <w:tcPr>
                <w:tcW w:w="4121" w:type="dxa"/>
                <w:shd w:val="clear" w:color="auto" w:fill="8DB3E2" w:themeFill="text2" w:themeFillTint="66"/>
                <w:vAlign w:val="center"/>
              </w:tcPr>
            </w:tcPrChange>
          </w:tcPr>
          <w:p w14:paraId="03B2F5C2"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Description</w:t>
            </w:r>
          </w:p>
        </w:tc>
        <w:tc>
          <w:tcPr>
            <w:tcW w:w="1548" w:type="dxa"/>
            <w:shd w:val="clear" w:color="auto" w:fill="8DB3E2" w:themeFill="text2" w:themeFillTint="66"/>
            <w:vAlign w:val="center"/>
            <w:tcPrChange w:id="93" w:author="Anshul Agrawal" w:date="2018-07-26T15:56:00Z">
              <w:tcPr>
                <w:tcW w:w="1548" w:type="dxa"/>
                <w:shd w:val="clear" w:color="auto" w:fill="8DB3E2" w:themeFill="text2" w:themeFillTint="66"/>
                <w:vAlign w:val="center"/>
              </w:tcPr>
            </w:tcPrChange>
          </w:tcPr>
          <w:p w14:paraId="038ACA2E"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Type</w:t>
            </w:r>
          </w:p>
        </w:tc>
        <w:tc>
          <w:tcPr>
            <w:tcW w:w="2963" w:type="dxa"/>
            <w:shd w:val="clear" w:color="auto" w:fill="8DB3E2" w:themeFill="text2" w:themeFillTint="66"/>
            <w:vAlign w:val="center"/>
            <w:tcPrChange w:id="94" w:author="Anshul Agrawal" w:date="2018-07-26T15:56:00Z">
              <w:tcPr>
                <w:tcW w:w="1675" w:type="dxa"/>
                <w:shd w:val="clear" w:color="auto" w:fill="8DB3E2" w:themeFill="text2" w:themeFillTint="66"/>
                <w:vAlign w:val="center"/>
              </w:tcPr>
            </w:tcPrChange>
          </w:tcPr>
          <w:p w14:paraId="7E7AEABF"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Length</w:t>
            </w:r>
          </w:p>
        </w:tc>
      </w:tr>
      <w:tr w:rsidR="00A927AF" w14:paraId="2159D71E" w14:textId="77777777" w:rsidTr="00BE31EE">
        <w:tc>
          <w:tcPr>
            <w:tcW w:w="1853" w:type="dxa"/>
            <w:shd w:val="clear" w:color="auto" w:fill="auto"/>
            <w:tcPrChange w:id="95" w:author="Anshul Agrawal" w:date="2018-07-26T15:56:00Z">
              <w:tcPr>
                <w:tcW w:w="1852" w:type="dxa"/>
                <w:shd w:val="clear" w:color="auto" w:fill="auto"/>
              </w:tcPr>
            </w:tcPrChange>
          </w:tcPr>
          <w:p w14:paraId="4C3F3716"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 xml:space="preserve"> Id</w:t>
            </w:r>
          </w:p>
        </w:tc>
        <w:tc>
          <w:tcPr>
            <w:tcW w:w="4121" w:type="dxa"/>
            <w:shd w:val="clear" w:color="auto" w:fill="auto"/>
            <w:tcPrChange w:id="96" w:author="Anshul Agrawal" w:date="2018-07-26T15:56:00Z">
              <w:tcPr>
                <w:tcW w:w="4121" w:type="dxa"/>
                <w:shd w:val="clear" w:color="auto" w:fill="auto"/>
              </w:tcPr>
            </w:tcPrChange>
          </w:tcPr>
          <w:p w14:paraId="303114C5"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Blacklist Entity Identifier</w:t>
            </w:r>
          </w:p>
        </w:tc>
        <w:tc>
          <w:tcPr>
            <w:tcW w:w="1548" w:type="dxa"/>
            <w:shd w:val="clear" w:color="auto" w:fill="auto"/>
            <w:tcPrChange w:id="97" w:author="Anshul Agrawal" w:date="2018-07-26T15:56:00Z">
              <w:tcPr>
                <w:tcW w:w="1548" w:type="dxa"/>
                <w:shd w:val="clear" w:color="auto" w:fill="auto"/>
              </w:tcPr>
            </w:tcPrChange>
          </w:tcPr>
          <w:p w14:paraId="65F691DF"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Number</w:t>
            </w:r>
          </w:p>
        </w:tc>
        <w:tc>
          <w:tcPr>
            <w:tcW w:w="2963" w:type="dxa"/>
            <w:shd w:val="clear" w:color="auto" w:fill="auto"/>
            <w:tcPrChange w:id="98" w:author="Anshul Agrawal" w:date="2018-07-26T15:56:00Z">
              <w:tcPr>
                <w:tcW w:w="1675" w:type="dxa"/>
                <w:shd w:val="clear" w:color="auto" w:fill="auto"/>
              </w:tcPr>
            </w:tcPrChange>
          </w:tcPr>
          <w:p w14:paraId="3F46FCB7" w14:textId="77777777" w:rsidR="00A927AF" w:rsidRPr="00BE31EE" w:rsidRDefault="00232925">
            <w:pPr>
              <w:jc w:val="both"/>
              <w:rPr>
                <w:rFonts w:asciiTheme="majorHAnsi" w:hAnsiTheme="majorHAnsi" w:cs="Arial"/>
                <w:sz w:val="22"/>
                <w:szCs w:val="22"/>
                <w:lang w:eastAsia="ko-KR"/>
              </w:rPr>
            </w:pPr>
            <w:r w:rsidRPr="00BE31EE">
              <w:rPr>
                <w:rFonts w:asciiTheme="majorHAnsi" w:hAnsiTheme="majorHAnsi" w:cs="Arial"/>
                <w:sz w:val="22"/>
                <w:szCs w:val="22"/>
                <w:lang w:eastAsia="ko-KR"/>
              </w:rPr>
              <w:t>10</w:t>
            </w:r>
          </w:p>
        </w:tc>
      </w:tr>
      <w:tr w:rsidR="00A927AF" w14:paraId="13449CEF" w14:textId="77777777" w:rsidTr="00BE31EE">
        <w:tc>
          <w:tcPr>
            <w:tcW w:w="1853" w:type="dxa"/>
            <w:shd w:val="clear" w:color="auto" w:fill="auto"/>
            <w:tcPrChange w:id="99" w:author="Anshul Agrawal" w:date="2018-07-26T15:56:00Z">
              <w:tcPr>
                <w:tcW w:w="1852" w:type="dxa"/>
                <w:shd w:val="clear" w:color="auto" w:fill="auto"/>
              </w:tcPr>
            </w:tcPrChange>
          </w:tcPr>
          <w:p w14:paraId="0E9E5D30"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Name</w:t>
            </w:r>
          </w:p>
        </w:tc>
        <w:tc>
          <w:tcPr>
            <w:tcW w:w="4121" w:type="dxa"/>
            <w:shd w:val="clear" w:color="auto" w:fill="auto"/>
            <w:tcPrChange w:id="100" w:author="Anshul Agrawal" w:date="2018-07-26T15:56:00Z">
              <w:tcPr>
                <w:tcW w:w="4121" w:type="dxa"/>
                <w:shd w:val="clear" w:color="auto" w:fill="auto"/>
              </w:tcPr>
            </w:tcPrChange>
          </w:tcPr>
          <w:p w14:paraId="6C69B242"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Name of the Blacklisted entity</w:t>
            </w:r>
          </w:p>
        </w:tc>
        <w:tc>
          <w:tcPr>
            <w:tcW w:w="1548" w:type="dxa"/>
            <w:shd w:val="clear" w:color="auto" w:fill="auto"/>
            <w:tcPrChange w:id="101" w:author="Anshul Agrawal" w:date="2018-07-26T15:56:00Z">
              <w:tcPr>
                <w:tcW w:w="1548" w:type="dxa"/>
                <w:shd w:val="clear" w:color="auto" w:fill="auto"/>
              </w:tcPr>
            </w:tcPrChange>
          </w:tcPr>
          <w:p w14:paraId="2DE8742E"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Text</w:t>
            </w:r>
          </w:p>
        </w:tc>
        <w:tc>
          <w:tcPr>
            <w:tcW w:w="2963" w:type="dxa"/>
            <w:shd w:val="clear" w:color="auto" w:fill="auto"/>
            <w:tcPrChange w:id="102" w:author="Anshul Agrawal" w:date="2018-07-26T15:56:00Z">
              <w:tcPr>
                <w:tcW w:w="1675" w:type="dxa"/>
                <w:shd w:val="clear" w:color="auto" w:fill="auto"/>
              </w:tcPr>
            </w:tcPrChange>
          </w:tcPr>
          <w:p w14:paraId="49BDD942" w14:textId="77777777" w:rsidR="00A927AF" w:rsidRPr="00BE31EE" w:rsidRDefault="00232925">
            <w:pPr>
              <w:jc w:val="both"/>
              <w:rPr>
                <w:rFonts w:asciiTheme="majorHAnsi" w:hAnsiTheme="majorHAnsi" w:cs="Arial"/>
                <w:sz w:val="22"/>
                <w:szCs w:val="22"/>
                <w:lang w:eastAsia="ko-KR"/>
              </w:rPr>
            </w:pPr>
            <w:r w:rsidRPr="00BE31EE">
              <w:rPr>
                <w:rFonts w:asciiTheme="majorHAnsi" w:hAnsiTheme="majorHAnsi" w:cs="Arial"/>
                <w:sz w:val="22"/>
                <w:szCs w:val="22"/>
                <w:lang w:eastAsia="ko-KR"/>
              </w:rPr>
              <w:t>140</w:t>
            </w:r>
          </w:p>
        </w:tc>
      </w:tr>
      <w:tr w:rsidR="00A927AF" w14:paraId="18A4A4DD" w14:textId="77777777" w:rsidTr="00BE31EE">
        <w:tc>
          <w:tcPr>
            <w:tcW w:w="1853" w:type="dxa"/>
            <w:shd w:val="clear" w:color="auto" w:fill="auto"/>
            <w:tcPrChange w:id="103" w:author="Anshul Agrawal" w:date="2018-07-26T15:56:00Z">
              <w:tcPr>
                <w:tcW w:w="1852" w:type="dxa"/>
                <w:shd w:val="clear" w:color="auto" w:fill="auto"/>
              </w:tcPr>
            </w:tcPrChange>
          </w:tcPr>
          <w:p w14:paraId="4A453C23"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Account #</w:t>
            </w:r>
          </w:p>
        </w:tc>
        <w:tc>
          <w:tcPr>
            <w:tcW w:w="4121" w:type="dxa"/>
            <w:shd w:val="clear" w:color="auto" w:fill="auto"/>
            <w:tcPrChange w:id="104" w:author="Anshul Agrawal" w:date="2018-07-26T15:56:00Z">
              <w:tcPr>
                <w:tcW w:w="4121" w:type="dxa"/>
                <w:shd w:val="clear" w:color="auto" w:fill="auto"/>
              </w:tcPr>
            </w:tcPrChange>
          </w:tcPr>
          <w:p w14:paraId="5D20F736"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 xml:space="preserve">Account Number </w:t>
            </w:r>
          </w:p>
        </w:tc>
        <w:tc>
          <w:tcPr>
            <w:tcW w:w="1548" w:type="dxa"/>
            <w:shd w:val="clear" w:color="auto" w:fill="auto"/>
            <w:tcPrChange w:id="105" w:author="Anshul Agrawal" w:date="2018-07-26T15:56:00Z">
              <w:tcPr>
                <w:tcW w:w="1548" w:type="dxa"/>
                <w:shd w:val="clear" w:color="auto" w:fill="auto"/>
              </w:tcPr>
            </w:tcPrChange>
          </w:tcPr>
          <w:p w14:paraId="54B8AD0E"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Number</w:t>
            </w:r>
          </w:p>
        </w:tc>
        <w:tc>
          <w:tcPr>
            <w:tcW w:w="2963" w:type="dxa"/>
            <w:shd w:val="clear" w:color="auto" w:fill="auto"/>
            <w:tcPrChange w:id="106" w:author="Anshul Agrawal" w:date="2018-07-26T15:56:00Z">
              <w:tcPr>
                <w:tcW w:w="1675" w:type="dxa"/>
                <w:shd w:val="clear" w:color="auto" w:fill="auto"/>
              </w:tcPr>
            </w:tcPrChange>
          </w:tcPr>
          <w:p w14:paraId="4BD3D524" w14:textId="77777777" w:rsidR="00A927AF" w:rsidRPr="00BE31EE" w:rsidRDefault="00232925">
            <w:pPr>
              <w:jc w:val="both"/>
              <w:rPr>
                <w:rFonts w:asciiTheme="majorHAnsi" w:hAnsiTheme="majorHAnsi" w:cs="Arial"/>
                <w:sz w:val="22"/>
                <w:szCs w:val="22"/>
                <w:lang w:eastAsia="ko-KR"/>
              </w:rPr>
            </w:pPr>
            <w:r w:rsidRPr="00BE31EE">
              <w:rPr>
                <w:rFonts w:asciiTheme="majorHAnsi" w:hAnsiTheme="majorHAnsi" w:cs="Arial"/>
                <w:sz w:val="22"/>
                <w:szCs w:val="22"/>
                <w:lang w:eastAsia="ko-KR"/>
              </w:rPr>
              <w:t>10</w:t>
            </w:r>
          </w:p>
        </w:tc>
      </w:tr>
      <w:tr w:rsidR="00A927AF" w14:paraId="6D927097" w14:textId="77777777" w:rsidTr="00BE31EE">
        <w:tc>
          <w:tcPr>
            <w:tcW w:w="1853" w:type="dxa"/>
            <w:shd w:val="clear" w:color="auto" w:fill="auto"/>
            <w:tcPrChange w:id="107" w:author="Anshul Agrawal" w:date="2018-07-26T15:56:00Z">
              <w:tcPr>
                <w:tcW w:w="1852" w:type="dxa"/>
                <w:shd w:val="clear" w:color="auto" w:fill="auto"/>
              </w:tcPr>
            </w:tcPrChange>
          </w:tcPr>
          <w:p w14:paraId="7F558381"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Status</w:t>
            </w:r>
          </w:p>
        </w:tc>
        <w:tc>
          <w:tcPr>
            <w:tcW w:w="4121" w:type="dxa"/>
            <w:shd w:val="clear" w:color="auto" w:fill="auto"/>
            <w:tcPrChange w:id="108" w:author="Anshul Agrawal" w:date="2018-07-26T15:56:00Z">
              <w:tcPr>
                <w:tcW w:w="4121" w:type="dxa"/>
                <w:shd w:val="clear" w:color="auto" w:fill="auto"/>
              </w:tcPr>
            </w:tcPrChange>
          </w:tcPr>
          <w:p w14:paraId="0EA2E82C"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Status of the Blacklist entity (whether Active or Inactive)</w:t>
            </w:r>
          </w:p>
        </w:tc>
        <w:tc>
          <w:tcPr>
            <w:tcW w:w="1548" w:type="dxa"/>
            <w:shd w:val="clear" w:color="auto" w:fill="auto"/>
            <w:tcPrChange w:id="109" w:author="Anshul Agrawal" w:date="2018-07-26T15:56:00Z">
              <w:tcPr>
                <w:tcW w:w="1548" w:type="dxa"/>
                <w:shd w:val="clear" w:color="auto" w:fill="auto"/>
              </w:tcPr>
            </w:tcPrChange>
          </w:tcPr>
          <w:p w14:paraId="1AB1A0A6"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Text</w:t>
            </w:r>
          </w:p>
        </w:tc>
        <w:tc>
          <w:tcPr>
            <w:tcW w:w="2963" w:type="dxa"/>
            <w:shd w:val="clear" w:color="auto" w:fill="auto"/>
            <w:tcPrChange w:id="110" w:author="Anshul Agrawal" w:date="2018-07-26T15:56:00Z">
              <w:tcPr>
                <w:tcW w:w="1675" w:type="dxa"/>
                <w:shd w:val="clear" w:color="auto" w:fill="auto"/>
              </w:tcPr>
            </w:tcPrChange>
          </w:tcPr>
          <w:p w14:paraId="2B6CD0C7" w14:textId="77777777" w:rsidR="00A927AF" w:rsidRDefault="00232925">
            <w:pPr>
              <w:jc w:val="both"/>
              <w:rPr>
                <w:ins w:id="111" w:author="Anshul Agrawal" w:date="2018-07-26T15:56:00Z"/>
                <w:rFonts w:asciiTheme="majorHAnsi" w:hAnsiTheme="majorHAnsi" w:cs="Arial"/>
                <w:sz w:val="22"/>
                <w:szCs w:val="22"/>
                <w:lang w:eastAsia="ko-KR"/>
              </w:rPr>
            </w:pPr>
            <w:r w:rsidRPr="00BE31EE">
              <w:rPr>
                <w:rFonts w:asciiTheme="majorHAnsi" w:hAnsiTheme="majorHAnsi" w:cs="Arial"/>
                <w:sz w:val="22"/>
                <w:szCs w:val="22"/>
                <w:lang w:eastAsia="ko-KR"/>
              </w:rPr>
              <w:t>8</w:t>
            </w:r>
          </w:p>
          <w:p w14:paraId="08923F48" w14:textId="77777777" w:rsidR="00BE31EE" w:rsidRPr="00BE31EE" w:rsidRDefault="00BE31EE">
            <w:pPr>
              <w:jc w:val="both"/>
              <w:rPr>
                <w:rFonts w:asciiTheme="majorHAnsi" w:hAnsiTheme="majorHAnsi" w:cs="Arial"/>
                <w:sz w:val="22"/>
                <w:szCs w:val="22"/>
                <w:lang w:eastAsia="ko-KR"/>
              </w:rPr>
            </w:pPr>
            <w:ins w:id="112" w:author="Anshul Agrawal" w:date="2018-07-26T15:56:00Z">
              <w:r>
                <w:rPr>
                  <w:rFonts w:asciiTheme="majorHAnsi" w:hAnsiTheme="majorHAnsi" w:cs="Arial"/>
                  <w:sz w:val="22"/>
                  <w:szCs w:val="22"/>
                  <w:lang w:eastAsia="ko-KR"/>
                </w:rPr>
                <w:t xml:space="preserve">More status values will be required because of the maker checker </w:t>
              </w:r>
              <w:commentRangeStart w:id="113"/>
              <w:r>
                <w:rPr>
                  <w:rFonts w:asciiTheme="majorHAnsi" w:hAnsiTheme="majorHAnsi" w:cs="Arial"/>
                  <w:sz w:val="22"/>
                  <w:szCs w:val="22"/>
                  <w:lang w:eastAsia="ko-KR"/>
                </w:rPr>
                <w:t>concept</w:t>
              </w:r>
            </w:ins>
            <w:commentRangeEnd w:id="113"/>
            <w:r w:rsidR="00D871E5">
              <w:rPr>
                <w:rStyle w:val="CommentReference"/>
              </w:rPr>
              <w:commentReference w:id="113"/>
            </w:r>
            <w:ins w:id="114" w:author="Anshul Agrawal" w:date="2018-07-26T15:57:00Z">
              <w:r>
                <w:rPr>
                  <w:rFonts w:asciiTheme="majorHAnsi" w:hAnsiTheme="majorHAnsi" w:cs="Arial"/>
                  <w:sz w:val="22"/>
                  <w:szCs w:val="22"/>
                  <w:lang w:eastAsia="ko-KR"/>
                </w:rPr>
                <w:t>.</w:t>
              </w:r>
            </w:ins>
          </w:p>
        </w:tc>
      </w:tr>
      <w:tr w:rsidR="00A927AF" w14:paraId="5D5A1DFF" w14:textId="77777777" w:rsidTr="00BE31EE">
        <w:tc>
          <w:tcPr>
            <w:tcW w:w="1853" w:type="dxa"/>
            <w:shd w:val="clear" w:color="auto" w:fill="auto"/>
            <w:tcPrChange w:id="115" w:author="Anshul Agrawal" w:date="2018-07-26T15:56:00Z">
              <w:tcPr>
                <w:tcW w:w="1852" w:type="dxa"/>
                <w:shd w:val="clear" w:color="auto" w:fill="auto"/>
              </w:tcPr>
            </w:tcPrChange>
          </w:tcPr>
          <w:p w14:paraId="25F63CFB"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Street Name</w:t>
            </w:r>
          </w:p>
        </w:tc>
        <w:tc>
          <w:tcPr>
            <w:tcW w:w="4121" w:type="dxa"/>
            <w:shd w:val="clear" w:color="auto" w:fill="auto"/>
            <w:tcPrChange w:id="116" w:author="Anshul Agrawal" w:date="2018-07-26T15:56:00Z">
              <w:tcPr>
                <w:tcW w:w="4121" w:type="dxa"/>
                <w:shd w:val="clear" w:color="auto" w:fill="auto"/>
              </w:tcPr>
            </w:tcPrChange>
          </w:tcPr>
          <w:p w14:paraId="728E20DA"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Street Name (Address)</w:t>
            </w:r>
          </w:p>
        </w:tc>
        <w:tc>
          <w:tcPr>
            <w:tcW w:w="1548" w:type="dxa"/>
            <w:shd w:val="clear" w:color="auto" w:fill="auto"/>
            <w:tcPrChange w:id="117" w:author="Anshul Agrawal" w:date="2018-07-26T15:56:00Z">
              <w:tcPr>
                <w:tcW w:w="1548" w:type="dxa"/>
                <w:shd w:val="clear" w:color="auto" w:fill="auto"/>
              </w:tcPr>
            </w:tcPrChange>
          </w:tcPr>
          <w:p w14:paraId="518F49D3"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Alphanumeric</w:t>
            </w:r>
          </w:p>
        </w:tc>
        <w:tc>
          <w:tcPr>
            <w:tcW w:w="2963" w:type="dxa"/>
            <w:shd w:val="clear" w:color="auto" w:fill="auto"/>
            <w:tcPrChange w:id="118" w:author="Anshul Agrawal" w:date="2018-07-26T15:56:00Z">
              <w:tcPr>
                <w:tcW w:w="1675" w:type="dxa"/>
                <w:shd w:val="clear" w:color="auto" w:fill="auto"/>
              </w:tcPr>
            </w:tcPrChange>
          </w:tcPr>
          <w:p w14:paraId="010FFC99" w14:textId="77777777" w:rsidR="00A927AF" w:rsidRPr="00BE31EE" w:rsidRDefault="00232925">
            <w:pPr>
              <w:jc w:val="both"/>
              <w:rPr>
                <w:rFonts w:asciiTheme="majorHAnsi" w:hAnsiTheme="majorHAnsi" w:cs="Arial"/>
                <w:sz w:val="22"/>
                <w:szCs w:val="22"/>
                <w:lang w:eastAsia="ko-KR"/>
              </w:rPr>
            </w:pPr>
            <w:r w:rsidRPr="00BE31EE">
              <w:rPr>
                <w:rFonts w:asciiTheme="majorHAnsi" w:hAnsiTheme="majorHAnsi" w:cs="Arial"/>
                <w:sz w:val="22"/>
                <w:szCs w:val="22"/>
                <w:lang w:eastAsia="ko-KR"/>
              </w:rPr>
              <w:t>70</w:t>
            </w:r>
          </w:p>
        </w:tc>
      </w:tr>
      <w:tr w:rsidR="00A927AF" w14:paraId="127216B9" w14:textId="77777777" w:rsidTr="00BE31EE">
        <w:tc>
          <w:tcPr>
            <w:tcW w:w="1853" w:type="dxa"/>
            <w:shd w:val="clear" w:color="auto" w:fill="auto"/>
            <w:tcPrChange w:id="119" w:author="Anshul Agrawal" w:date="2018-07-26T15:56:00Z">
              <w:tcPr>
                <w:tcW w:w="1852" w:type="dxa"/>
                <w:shd w:val="clear" w:color="auto" w:fill="auto"/>
              </w:tcPr>
            </w:tcPrChange>
          </w:tcPr>
          <w:p w14:paraId="653DA41D"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Building Number</w:t>
            </w:r>
          </w:p>
        </w:tc>
        <w:tc>
          <w:tcPr>
            <w:tcW w:w="4121" w:type="dxa"/>
            <w:shd w:val="clear" w:color="auto" w:fill="auto"/>
            <w:tcPrChange w:id="120" w:author="Anshul Agrawal" w:date="2018-07-26T15:56:00Z">
              <w:tcPr>
                <w:tcW w:w="4121" w:type="dxa"/>
                <w:shd w:val="clear" w:color="auto" w:fill="auto"/>
              </w:tcPr>
            </w:tcPrChange>
          </w:tcPr>
          <w:p w14:paraId="08CDE818"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Building Number (Address)</w:t>
            </w:r>
          </w:p>
        </w:tc>
        <w:tc>
          <w:tcPr>
            <w:tcW w:w="1548" w:type="dxa"/>
            <w:shd w:val="clear" w:color="auto" w:fill="auto"/>
            <w:tcPrChange w:id="121" w:author="Anshul Agrawal" w:date="2018-07-26T15:56:00Z">
              <w:tcPr>
                <w:tcW w:w="1548" w:type="dxa"/>
                <w:shd w:val="clear" w:color="auto" w:fill="auto"/>
              </w:tcPr>
            </w:tcPrChange>
          </w:tcPr>
          <w:p w14:paraId="5E4DA859"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Alphanumeric</w:t>
            </w:r>
          </w:p>
        </w:tc>
        <w:tc>
          <w:tcPr>
            <w:tcW w:w="2963" w:type="dxa"/>
            <w:shd w:val="clear" w:color="auto" w:fill="auto"/>
            <w:tcPrChange w:id="122" w:author="Anshul Agrawal" w:date="2018-07-26T15:56:00Z">
              <w:tcPr>
                <w:tcW w:w="1675" w:type="dxa"/>
                <w:shd w:val="clear" w:color="auto" w:fill="auto"/>
              </w:tcPr>
            </w:tcPrChange>
          </w:tcPr>
          <w:p w14:paraId="6440510C" w14:textId="77777777" w:rsidR="00A927AF" w:rsidRPr="00BE31EE" w:rsidRDefault="00232925">
            <w:pPr>
              <w:jc w:val="both"/>
              <w:rPr>
                <w:rFonts w:asciiTheme="majorHAnsi" w:hAnsiTheme="majorHAnsi" w:cs="Arial"/>
                <w:sz w:val="22"/>
                <w:szCs w:val="22"/>
                <w:lang w:eastAsia="ko-KR"/>
              </w:rPr>
            </w:pPr>
            <w:r w:rsidRPr="00BE31EE">
              <w:rPr>
                <w:rFonts w:asciiTheme="majorHAnsi" w:hAnsiTheme="majorHAnsi" w:cs="Arial"/>
                <w:sz w:val="22"/>
                <w:szCs w:val="22"/>
                <w:lang w:eastAsia="ko-KR"/>
              </w:rPr>
              <w:t>16</w:t>
            </w:r>
          </w:p>
        </w:tc>
      </w:tr>
      <w:tr w:rsidR="00A927AF" w14:paraId="018177D4" w14:textId="77777777" w:rsidTr="00BE31EE">
        <w:tc>
          <w:tcPr>
            <w:tcW w:w="1853" w:type="dxa"/>
            <w:shd w:val="clear" w:color="auto" w:fill="auto"/>
            <w:tcPrChange w:id="123" w:author="Anshul Agrawal" w:date="2018-07-26T15:56:00Z">
              <w:tcPr>
                <w:tcW w:w="1852" w:type="dxa"/>
                <w:shd w:val="clear" w:color="auto" w:fill="auto"/>
              </w:tcPr>
            </w:tcPrChange>
          </w:tcPr>
          <w:p w14:paraId="3DDE771F"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Post Code</w:t>
            </w:r>
          </w:p>
        </w:tc>
        <w:tc>
          <w:tcPr>
            <w:tcW w:w="4121" w:type="dxa"/>
            <w:shd w:val="clear" w:color="auto" w:fill="auto"/>
            <w:tcPrChange w:id="124" w:author="Anshul Agrawal" w:date="2018-07-26T15:56:00Z">
              <w:tcPr>
                <w:tcW w:w="4121" w:type="dxa"/>
                <w:shd w:val="clear" w:color="auto" w:fill="auto"/>
              </w:tcPr>
            </w:tcPrChange>
          </w:tcPr>
          <w:p w14:paraId="1A8CB7C8"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Postal or Zip Code ( Address)</w:t>
            </w:r>
          </w:p>
        </w:tc>
        <w:tc>
          <w:tcPr>
            <w:tcW w:w="1548" w:type="dxa"/>
            <w:shd w:val="clear" w:color="auto" w:fill="auto"/>
            <w:tcPrChange w:id="125" w:author="Anshul Agrawal" w:date="2018-07-26T15:56:00Z">
              <w:tcPr>
                <w:tcW w:w="1548" w:type="dxa"/>
                <w:shd w:val="clear" w:color="auto" w:fill="auto"/>
              </w:tcPr>
            </w:tcPrChange>
          </w:tcPr>
          <w:p w14:paraId="23732D21"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Alphanumeric</w:t>
            </w:r>
          </w:p>
        </w:tc>
        <w:tc>
          <w:tcPr>
            <w:tcW w:w="2963" w:type="dxa"/>
            <w:shd w:val="clear" w:color="auto" w:fill="auto"/>
            <w:tcPrChange w:id="126" w:author="Anshul Agrawal" w:date="2018-07-26T15:56:00Z">
              <w:tcPr>
                <w:tcW w:w="1675" w:type="dxa"/>
                <w:shd w:val="clear" w:color="auto" w:fill="auto"/>
              </w:tcPr>
            </w:tcPrChange>
          </w:tcPr>
          <w:p w14:paraId="14970AAE" w14:textId="77777777" w:rsidR="00A927AF" w:rsidRPr="00BE31EE" w:rsidRDefault="00232925">
            <w:pPr>
              <w:jc w:val="both"/>
              <w:rPr>
                <w:rFonts w:asciiTheme="majorHAnsi" w:hAnsiTheme="majorHAnsi" w:cs="Arial"/>
                <w:sz w:val="22"/>
                <w:szCs w:val="22"/>
                <w:lang w:eastAsia="ko-KR"/>
              </w:rPr>
            </w:pPr>
            <w:r w:rsidRPr="00BE31EE">
              <w:rPr>
                <w:rFonts w:asciiTheme="majorHAnsi" w:hAnsiTheme="majorHAnsi" w:cs="Arial"/>
                <w:sz w:val="22"/>
                <w:szCs w:val="22"/>
                <w:lang w:eastAsia="ko-KR"/>
              </w:rPr>
              <w:t>16</w:t>
            </w:r>
          </w:p>
        </w:tc>
      </w:tr>
      <w:tr w:rsidR="00A927AF" w14:paraId="2B713451" w14:textId="77777777" w:rsidTr="00BE31EE">
        <w:tc>
          <w:tcPr>
            <w:tcW w:w="1853" w:type="dxa"/>
            <w:shd w:val="clear" w:color="auto" w:fill="auto"/>
            <w:tcPrChange w:id="127" w:author="Anshul Agrawal" w:date="2018-07-26T15:56:00Z">
              <w:tcPr>
                <w:tcW w:w="1852" w:type="dxa"/>
                <w:shd w:val="clear" w:color="auto" w:fill="auto"/>
              </w:tcPr>
            </w:tcPrChange>
          </w:tcPr>
          <w:p w14:paraId="5EDE9F7C"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Town Name</w:t>
            </w:r>
          </w:p>
        </w:tc>
        <w:tc>
          <w:tcPr>
            <w:tcW w:w="4121" w:type="dxa"/>
            <w:shd w:val="clear" w:color="auto" w:fill="auto"/>
            <w:tcPrChange w:id="128" w:author="Anshul Agrawal" w:date="2018-07-26T15:56:00Z">
              <w:tcPr>
                <w:tcW w:w="4121" w:type="dxa"/>
                <w:shd w:val="clear" w:color="auto" w:fill="auto"/>
              </w:tcPr>
            </w:tcPrChange>
          </w:tcPr>
          <w:p w14:paraId="1D993CFB"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City or Town (Address)</w:t>
            </w:r>
          </w:p>
        </w:tc>
        <w:tc>
          <w:tcPr>
            <w:tcW w:w="1548" w:type="dxa"/>
            <w:shd w:val="clear" w:color="auto" w:fill="auto"/>
            <w:tcPrChange w:id="129" w:author="Anshul Agrawal" w:date="2018-07-26T15:56:00Z">
              <w:tcPr>
                <w:tcW w:w="1548" w:type="dxa"/>
                <w:shd w:val="clear" w:color="auto" w:fill="auto"/>
              </w:tcPr>
            </w:tcPrChange>
          </w:tcPr>
          <w:p w14:paraId="1AC51B77"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Text</w:t>
            </w:r>
          </w:p>
        </w:tc>
        <w:tc>
          <w:tcPr>
            <w:tcW w:w="2963" w:type="dxa"/>
            <w:shd w:val="clear" w:color="auto" w:fill="auto"/>
            <w:tcPrChange w:id="130" w:author="Anshul Agrawal" w:date="2018-07-26T15:56:00Z">
              <w:tcPr>
                <w:tcW w:w="1675" w:type="dxa"/>
                <w:shd w:val="clear" w:color="auto" w:fill="auto"/>
              </w:tcPr>
            </w:tcPrChange>
          </w:tcPr>
          <w:p w14:paraId="16BB5323" w14:textId="77777777" w:rsidR="00A927AF" w:rsidRPr="00BE31EE" w:rsidRDefault="00232925">
            <w:pPr>
              <w:jc w:val="both"/>
              <w:rPr>
                <w:rFonts w:asciiTheme="majorHAnsi" w:hAnsiTheme="majorHAnsi" w:cs="Arial"/>
                <w:sz w:val="22"/>
                <w:szCs w:val="22"/>
                <w:lang w:eastAsia="ko-KR"/>
              </w:rPr>
            </w:pPr>
            <w:r w:rsidRPr="00BE31EE">
              <w:rPr>
                <w:rFonts w:asciiTheme="majorHAnsi" w:hAnsiTheme="majorHAnsi" w:cs="Arial"/>
                <w:sz w:val="22"/>
                <w:szCs w:val="22"/>
                <w:lang w:eastAsia="ko-KR"/>
              </w:rPr>
              <w:t>35</w:t>
            </w:r>
          </w:p>
        </w:tc>
      </w:tr>
      <w:tr w:rsidR="00A927AF" w14:paraId="1478DF81" w14:textId="77777777" w:rsidTr="00BE31EE">
        <w:tc>
          <w:tcPr>
            <w:tcW w:w="1853" w:type="dxa"/>
            <w:shd w:val="clear" w:color="auto" w:fill="auto"/>
            <w:tcPrChange w:id="131" w:author="Anshul Agrawal" w:date="2018-07-26T15:56:00Z">
              <w:tcPr>
                <w:tcW w:w="1852" w:type="dxa"/>
                <w:shd w:val="clear" w:color="auto" w:fill="auto"/>
              </w:tcPr>
            </w:tcPrChange>
          </w:tcPr>
          <w:p w14:paraId="30F0CFA8"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Country</w:t>
            </w:r>
          </w:p>
        </w:tc>
        <w:tc>
          <w:tcPr>
            <w:tcW w:w="4121" w:type="dxa"/>
            <w:shd w:val="clear" w:color="auto" w:fill="auto"/>
            <w:tcPrChange w:id="132" w:author="Anshul Agrawal" w:date="2018-07-26T15:56:00Z">
              <w:tcPr>
                <w:tcW w:w="4121" w:type="dxa"/>
                <w:shd w:val="clear" w:color="auto" w:fill="auto"/>
              </w:tcPr>
            </w:tcPrChange>
          </w:tcPr>
          <w:p w14:paraId="215B3DC5"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 xml:space="preserve">Country </w:t>
            </w:r>
          </w:p>
        </w:tc>
        <w:tc>
          <w:tcPr>
            <w:tcW w:w="1548" w:type="dxa"/>
            <w:shd w:val="clear" w:color="auto" w:fill="auto"/>
            <w:tcPrChange w:id="133" w:author="Anshul Agrawal" w:date="2018-07-26T15:56:00Z">
              <w:tcPr>
                <w:tcW w:w="1548" w:type="dxa"/>
                <w:shd w:val="clear" w:color="auto" w:fill="auto"/>
              </w:tcPr>
            </w:tcPrChange>
          </w:tcPr>
          <w:p w14:paraId="445D6AF5"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Text</w:t>
            </w:r>
          </w:p>
        </w:tc>
        <w:tc>
          <w:tcPr>
            <w:tcW w:w="2963" w:type="dxa"/>
            <w:shd w:val="clear" w:color="auto" w:fill="auto"/>
            <w:tcPrChange w:id="134" w:author="Anshul Agrawal" w:date="2018-07-26T15:56:00Z">
              <w:tcPr>
                <w:tcW w:w="1675" w:type="dxa"/>
                <w:shd w:val="clear" w:color="auto" w:fill="auto"/>
              </w:tcPr>
            </w:tcPrChange>
          </w:tcPr>
          <w:p w14:paraId="4EDD2247" w14:textId="77777777" w:rsidR="00A927AF" w:rsidRPr="00BE31EE" w:rsidRDefault="00232925">
            <w:pPr>
              <w:jc w:val="both"/>
              <w:rPr>
                <w:rFonts w:asciiTheme="majorHAnsi" w:hAnsiTheme="majorHAnsi" w:cs="Arial"/>
                <w:sz w:val="22"/>
                <w:szCs w:val="22"/>
                <w:lang w:eastAsia="ko-KR"/>
              </w:rPr>
            </w:pPr>
            <w:r w:rsidRPr="00BE31EE">
              <w:rPr>
                <w:rFonts w:asciiTheme="majorHAnsi" w:hAnsiTheme="majorHAnsi" w:cs="Arial"/>
                <w:sz w:val="22"/>
                <w:szCs w:val="22"/>
                <w:lang w:eastAsia="ko-KR"/>
              </w:rPr>
              <w:t>2</w:t>
            </w:r>
          </w:p>
        </w:tc>
      </w:tr>
      <w:tr w:rsidR="00A927AF" w14:paraId="5030D2F0" w14:textId="77777777" w:rsidTr="00BE31EE">
        <w:tc>
          <w:tcPr>
            <w:tcW w:w="1853" w:type="dxa"/>
            <w:shd w:val="clear" w:color="auto" w:fill="auto"/>
            <w:tcPrChange w:id="135" w:author="Anshul Agrawal" w:date="2018-07-26T15:56:00Z">
              <w:tcPr>
                <w:tcW w:w="1852" w:type="dxa"/>
                <w:shd w:val="clear" w:color="auto" w:fill="auto"/>
              </w:tcPr>
            </w:tcPrChange>
          </w:tcPr>
          <w:p w14:paraId="7C2305F1"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Type</w:t>
            </w:r>
          </w:p>
        </w:tc>
        <w:tc>
          <w:tcPr>
            <w:tcW w:w="4121" w:type="dxa"/>
            <w:shd w:val="clear" w:color="auto" w:fill="auto"/>
            <w:tcPrChange w:id="136" w:author="Anshul Agrawal" w:date="2018-07-26T15:56:00Z">
              <w:tcPr>
                <w:tcW w:w="4121" w:type="dxa"/>
                <w:shd w:val="clear" w:color="auto" w:fill="auto"/>
              </w:tcPr>
            </w:tcPrChange>
          </w:tcPr>
          <w:p w14:paraId="66A7E396"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Business or Person</w:t>
            </w:r>
          </w:p>
        </w:tc>
        <w:tc>
          <w:tcPr>
            <w:tcW w:w="1548" w:type="dxa"/>
            <w:shd w:val="clear" w:color="auto" w:fill="auto"/>
            <w:tcPrChange w:id="137" w:author="Anshul Agrawal" w:date="2018-07-26T15:56:00Z">
              <w:tcPr>
                <w:tcW w:w="1548" w:type="dxa"/>
                <w:shd w:val="clear" w:color="auto" w:fill="auto"/>
              </w:tcPr>
            </w:tcPrChange>
          </w:tcPr>
          <w:p w14:paraId="51D2E734"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Text</w:t>
            </w:r>
          </w:p>
        </w:tc>
        <w:tc>
          <w:tcPr>
            <w:tcW w:w="2963" w:type="dxa"/>
            <w:shd w:val="clear" w:color="auto" w:fill="auto"/>
            <w:tcPrChange w:id="138" w:author="Anshul Agrawal" w:date="2018-07-26T15:56:00Z">
              <w:tcPr>
                <w:tcW w:w="1675" w:type="dxa"/>
                <w:shd w:val="clear" w:color="auto" w:fill="auto"/>
              </w:tcPr>
            </w:tcPrChange>
          </w:tcPr>
          <w:p w14:paraId="22FC9D72" w14:textId="77777777" w:rsidR="00A927AF" w:rsidRPr="00BE31EE" w:rsidRDefault="00232925">
            <w:pPr>
              <w:jc w:val="both"/>
              <w:rPr>
                <w:rFonts w:asciiTheme="majorHAnsi" w:hAnsiTheme="majorHAnsi" w:cs="Arial"/>
                <w:sz w:val="22"/>
                <w:szCs w:val="22"/>
                <w:lang w:eastAsia="ko-KR"/>
              </w:rPr>
            </w:pPr>
            <w:r w:rsidRPr="00BE31EE">
              <w:rPr>
                <w:rFonts w:asciiTheme="majorHAnsi" w:hAnsiTheme="majorHAnsi" w:cs="Arial"/>
                <w:sz w:val="22"/>
                <w:szCs w:val="22"/>
                <w:lang w:eastAsia="ko-KR"/>
              </w:rPr>
              <w:t>20</w:t>
            </w:r>
          </w:p>
        </w:tc>
      </w:tr>
      <w:tr w:rsidR="00A927AF" w14:paraId="658AA788" w14:textId="77777777" w:rsidTr="00BE31EE">
        <w:tc>
          <w:tcPr>
            <w:tcW w:w="1853" w:type="dxa"/>
            <w:shd w:val="clear" w:color="auto" w:fill="auto"/>
            <w:tcPrChange w:id="139" w:author="Anshul Agrawal" w:date="2018-07-26T15:56:00Z">
              <w:tcPr>
                <w:tcW w:w="1852" w:type="dxa"/>
                <w:shd w:val="clear" w:color="auto" w:fill="auto"/>
              </w:tcPr>
            </w:tcPrChange>
          </w:tcPr>
          <w:p w14:paraId="7C1927B0"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Reason</w:t>
            </w:r>
          </w:p>
        </w:tc>
        <w:tc>
          <w:tcPr>
            <w:tcW w:w="4121" w:type="dxa"/>
            <w:shd w:val="clear" w:color="auto" w:fill="auto"/>
            <w:tcPrChange w:id="140" w:author="Anshul Agrawal" w:date="2018-07-26T15:56:00Z">
              <w:tcPr>
                <w:tcW w:w="4121" w:type="dxa"/>
                <w:shd w:val="clear" w:color="auto" w:fill="auto"/>
              </w:tcPr>
            </w:tcPrChange>
          </w:tcPr>
          <w:p w14:paraId="6C14775B"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Reason why the Entity is black listed</w:t>
            </w:r>
          </w:p>
        </w:tc>
        <w:tc>
          <w:tcPr>
            <w:tcW w:w="1548" w:type="dxa"/>
            <w:shd w:val="clear" w:color="auto" w:fill="auto"/>
            <w:tcPrChange w:id="141" w:author="Anshul Agrawal" w:date="2018-07-26T15:56:00Z">
              <w:tcPr>
                <w:tcW w:w="1548" w:type="dxa"/>
                <w:shd w:val="clear" w:color="auto" w:fill="auto"/>
              </w:tcPr>
            </w:tcPrChange>
          </w:tcPr>
          <w:p w14:paraId="6833D7F7"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Text</w:t>
            </w:r>
          </w:p>
        </w:tc>
        <w:tc>
          <w:tcPr>
            <w:tcW w:w="2963" w:type="dxa"/>
            <w:shd w:val="clear" w:color="auto" w:fill="auto"/>
            <w:tcPrChange w:id="142" w:author="Anshul Agrawal" w:date="2018-07-26T15:56:00Z">
              <w:tcPr>
                <w:tcW w:w="1675" w:type="dxa"/>
                <w:shd w:val="clear" w:color="auto" w:fill="auto"/>
              </w:tcPr>
            </w:tcPrChange>
          </w:tcPr>
          <w:p w14:paraId="27F10CF4" w14:textId="77777777" w:rsidR="00A927AF" w:rsidRPr="00BE31EE" w:rsidRDefault="00232925">
            <w:pPr>
              <w:jc w:val="both"/>
              <w:rPr>
                <w:rFonts w:asciiTheme="majorHAnsi" w:hAnsiTheme="majorHAnsi" w:cs="Arial"/>
                <w:sz w:val="22"/>
                <w:szCs w:val="22"/>
                <w:lang w:eastAsia="ko-KR"/>
              </w:rPr>
            </w:pPr>
            <w:r w:rsidRPr="00BE31EE">
              <w:rPr>
                <w:rFonts w:asciiTheme="majorHAnsi" w:hAnsiTheme="majorHAnsi" w:cs="Arial"/>
                <w:sz w:val="22"/>
                <w:szCs w:val="22"/>
                <w:lang w:eastAsia="ko-KR"/>
              </w:rPr>
              <w:t>20</w:t>
            </w:r>
          </w:p>
        </w:tc>
      </w:tr>
      <w:tr w:rsidR="00A927AF" w14:paraId="69115A77" w14:textId="77777777" w:rsidTr="00BE31EE">
        <w:tc>
          <w:tcPr>
            <w:tcW w:w="1853" w:type="dxa"/>
            <w:shd w:val="clear" w:color="auto" w:fill="auto"/>
            <w:tcPrChange w:id="143" w:author="Anshul Agrawal" w:date="2018-07-26T15:56:00Z">
              <w:tcPr>
                <w:tcW w:w="1852" w:type="dxa"/>
                <w:shd w:val="clear" w:color="auto" w:fill="auto"/>
              </w:tcPr>
            </w:tcPrChange>
          </w:tcPr>
          <w:p w14:paraId="134A03C5"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 xml:space="preserve">Last Update </w:t>
            </w:r>
          </w:p>
        </w:tc>
        <w:tc>
          <w:tcPr>
            <w:tcW w:w="4121" w:type="dxa"/>
            <w:shd w:val="clear" w:color="auto" w:fill="auto"/>
            <w:tcPrChange w:id="144" w:author="Anshul Agrawal" w:date="2018-07-26T15:56:00Z">
              <w:tcPr>
                <w:tcW w:w="4121" w:type="dxa"/>
                <w:shd w:val="clear" w:color="auto" w:fill="auto"/>
              </w:tcPr>
            </w:tcPrChange>
          </w:tcPr>
          <w:p w14:paraId="197F5D9B"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Date of creation/ modification (Date-time)</w:t>
            </w:r>
          </w:p>
          <w:p w14:paraId="4636D043"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YYYY-MM-DDTHH:MM:SS</w:t>
            </w:r>
          </w:p>
        </w:tc>
        <w:tc>
          <w:tcPr>
            <w:tcW w:w="1548" w:type="dxa"/>
            <w:shd w:val="clear" w:color="auto" w:fill="auto"/>
            <w:tcPrChange w:id="145" w:author="Anshul Agrawal" w:date="2018-07-26T15:56:00Z">
              <w:tcPr>
                <w:tcW w:w="1548" w:type="dxa"/>
                <w:shd w:val="clear" w:color="auto" w:fill="auto"/>
              </w:tcPr>
            </w:tcPrChange>
          </w:tcPr>
          <w:p w14:paraId="3FE062B9"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Date-Time</w:t>
            </w:r>
          </w:p>
        </w:tc>
        <w:tc>
          <w:tcPr>
            <w:tcW w:w="2963" w:type="dxa"/>
            <w:shd w:val="clear" w:color="auto" w:fill="auto"/>
            <w:tcPrChange w:id="146" w:author="Anshul Agrawal" w:date="2018-07-26T15:56:00Z">
              <w:tcPr>
                <w:tcW w:w="1675" w:type="dxa"/>
                <w:shd w:val="clear" w:color="auto" w:fill="auto"/>
              </w:tcPr>
            </w:tcPrChange>
          </w:tcPr>
          <w:p w14:paraId="1E381885" w14:textId="77777777" w:rsidR="00A927AF" w:rsidRPr="00BE31EE" w:rsidRDefault="00232925">
            <w:pPr>
              <w:jc w:val="both"/>
              <w:rPr>
                <w:rFonts w:asciiTheme="majorHAnsi" w:hAnsiTheme="majorHAnsi" w:cs="Arial"/>
                <w:sz w:val="22"/>
                <w:szCs w:val="22"/>
                <w:lang w:eastAsia="ko-KR"/>
              </w:rPr>
            </w:pPr>
            <w:r w:rsidRPr="00BE31EE">
              <w:rPr>
                <w:rFonts w:asciiTheme="majorHAnsi" w:hAnsiTheme="majorHAnsi" w:cs="Arial"/>
                <w:sz w:val="22"/>
                <w:szCs w:val="22"/>
                <w:lang w:eastAsia="ko-KR"/>
              </w:rPr>
              <w:t>19</w:t>
            </w:r>
          </w:p>
        </w:tc>
      </w:tr>
      <w:tr w:rsidR="00A927AF" w14:paraId="7EF263F7" w14:textId="77777777" w:rsidTr="00BE31EE">
        <w:tc>
          <w:tcPr>
            <w:tcW w:w="1853" w:type="dxa"/>
            <w:shd w:val="clear" w:color="auto" w:fill="auto"/>
            <w:tcPrChange w:id="147" w:author="Anshul Agrawal" w:date="2018-07-26T15:56:00Z">
              <w:tcPr>
                <w:tcW w:w="1852" w:type="dxa"/>
                <w:shd w:val="clear" w:color="auto" w:fill="auto"/>
              </w:tcPr>
            </w:tcPrChange>
          </w:tcPr>
          <w:p w14:paraId="59C87141"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Update By</w:t>
            </w:r>
          </w:p>
        </w:tc>
        <w:tc>
          <w:tcPr>
            <w:tcW w:w="4121" w:type="dxa"/>
            <w:shd w:val="clear" w:color="auto" w:fill="auto"/>
            <w:tcPrChange w:id="148" w:author="Anshul Agrawal" w:date="2018-07-26T15:56:00Z">
              <w:tcPr>
                <w:tcW w:w="4121" w:type="dxa"/>
                <w:shd w:val="clear" w:color="auto" w:fill="auto"/>
              </w:tcPr>
            </w:tcPrChange>
          </w:tcPr>
          <w:p w14:paraId="79ADA546" w14:textId="77777777" w:rsidR="00A927AF" w:rsidRDefault="00232925">
            <w:pPr>
              <w:jc w:val="both"/>
              <w:rPr>
                <w:rFonts w:asciiTheme="majorHAnsi" w:hAnsiTheme="majorHAnsi" w:cs="Arial"/>
                <w:sz w:val="22"/>
                <w:szCs w:val="22"/>
                <w:lang w:eastAsia="ko-KR"/>
              </w:rPr>
            </w:pPr>
            <w:proofErr w:type="spellStart"/>
            <w:r>
              <w:rPr>
                <w:rFonts w:asciiTheme="majorHAnsi" w:hAnsiTheme="majorHAnsi" w:cs="Arial"/>
                <w:sz w:val="22"/>
                <w:szCs w:val="22"/>
                <w:lang w:eastAsia="ko-KR"/>
              </w:rPr>
              <w:t>Userid</w:t>
            </w:r>
            <w:proofErr w:type="spellEnd"/>
            <w:r>
              <w:rPr>
                <w:rFonts w:asciiTheme="majorHAnsi" w:hAnsiTheme="majorHAnsi" w:cs="Arial"/>
                <w:sz w:val="22"/>
                <w:szCs w:val="22"/>
                <w:lang w:eastAsia="ko-KR"/>
              </w:rPr>
              <w:t xml:space="preserve"> of user creating/ updating</w:t>
            </w:r>
          </w:p>
        </w:tc>
        <w:tc>
          <w:tcPr>
            <w:tcW w:w="1548" w:type="dxa"/>
            <w:shd w:val="clear" w:color="auto" w:fill="auto"/>
            <w:tcPrChange w:id="149" w:author="Anshul Agrawal" w:date="2018-07-26T15:56:00Z">
              <w:tcPr>
                <w:tcW w:w="1548" w:type="dxa"/>
                <w:shd w:val="clear" w:color="auto" w:fill="auto"/>
              </w:tcPr>
            </w:tcPrChange>
          </w:tcPr>
          <w:p w14:paraId="15AA6665"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Alphanumeric</w:t>
            </w:r>
          </w:p>
        </w:tc>
        <w:tc>
          <w:tcPr>
            <w:tcW w:w="2963" w:type="dxa"/>
            <w:shd w:val="clear" w:color="auto" w:fill="auto"/>
            <w:tcPrChange w:id="150" w:author="Anshul Agrawal" w:date="2018-07-26T15:56:00Z">
              <w:tcPr>
                <w:tcW w:w="1675" w:type="dxa"/>
                <w:shd w:val="clear" w:color="auto" w:fill="auto"/>
              </w:tcPr>
            </w:tcPrChange>
          </w:tcPr>
          <w:p w14:paraId="4526DCD3" w14:textId="77777777" w:rsidR="00A927AF" w:rsidRPr="00BE31EE" w:rsidRDefault="00232925">
            <w:pPr>
              <w:jc w:val="both"/>
              <w:rPr>
                <w:rFonts w:asciiTheme="majorHAnsi" w:hAnsiTheme="majorHAnsi" w:cs="Arial"/>
                <w:sz w:val="22"/>
                <w:szCs w:val="22"/>
                <w:lang w:eastAsia="ko-KR"/>
              </w:rPr>
            </w:pPr>
            <w:r w:rsidRPr="00BE31EE">
              <w:rPr>
                <w:rFonts w:asciiTheme="majorHAnsi" w:hAnsiTheme="majorHAnsi" w:cs="Arial"/>
                <w:sz w:val="22"/>
                <w:szCs w:val="22"/>
                <w:lang w:eastAsia="ko-KR"/>
              </w:rPr>
              <w:t>10</w:t>
            </w:r>
          </w:p>
        </w:tc>
      </w:tr>
      <w:tr w:rsidR="00A927AF" w14:paraId="39B40183" w14:textId="77777777" w:rsidTr="00BE31EE">
        <w:tc>
          <w:tcPr>
            <w:tcW w:w="1853" w:type="dxa"/>
            <w:shd w:val="clear" w:color="auto" w:fill="auto"/>
            <w:tcPrChange w:id="151" w:author="Anshul Agrawal" w:date="2018-07-26T15:56:00Z">
              <w:tcPr>
                <w:tcW w:w="1852" w:type="dxa"/>
                <w:shd w:val="clear" w:color="auto" w:fill="auto"/>
              </w:tcPr>
            </w:tcPrChange>
          </w:tcPr>
          <w:p w14:paraId="33F1E85A"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Approved By</w:t>
            </w:r>
          </w:p>
        </w:tc>
        <w:tc>
          <w:tcPr>
            <w:tcW w:w="4121" w:type="dxa"/>
            <w:shd w:val="clear" w:color="auto" w:fill="auto"/>
            <w:tcPrChange w:id="152" w:author="Anshul Agrawal" w:date="2018-07-26T15:56:00Z">
              <w:tcPr>
                <w:tcW w:w="4121" w:type="dxa"/>
                <w:shd w:val="clear" w:color="auto" w:fill="auto"/>
              </w:tcPr>
            </w:tcPrChange>
          </w:tcPr>
          <w:p w14:paraId="626B94A4" w14:textId="77777777" w:rsidR="00A927AF" w:rsidRDefault="00232925">
            <w:pPr>
              <w:jc w:val="both"/>
              <w:rPr>
                <w:rFonts w:asciiTheme="majorHAnsi" w:hAnsiTheme="majorHAnsi" w:cs="Arial"/>
                <w:sz w:val="22"/>
                <w:szCs w:val="22"/>
                <w:lang w:eastAsia="ko-KR"/>
              </w:rPr>
            </w:pPr>
            <w:proofErr w:type="spellStart"/>
            <w:r>
              <w:rPr>
                <w:rFonts w:asciiTheme="majorHAnsi" w:hAnsiTheme="majorHAnsi" w:cs="Arial"/>
                <w:sz w:val="22"/>
                <w:szCs w:val="22"/>
                <w:lang w:eastAsia="ko-KR"/>
              </w:rPr>
              <w:t>Userid</w:t>
            </w:r>
            <w:proofErr w:type="spellEnd"/>
            <w:r>
              <w:rPr>
                <w:rFonts w:asciiTheme="majorHAnsi" w:hAnsiTheme="majorHAnsi" w:cs="Arial"/>
                <w:sz w:val="22"/>
                <w:szCs w:val="22"/>
                <w:lang w:eastAsia="ko-KR"/>
              </w:rPr>
              <w:t xml:space="preserve"> of approver</w:t>
            </w:r>
          </w:p>
        </w:tc>
        <w:tc>
          <w:tcPr>
            <w:tcW w:w="1548" w:type="dxa"/>
            <w:shd w:val="clear" w:color="auto" w:fill="auto"/>
            <w:tcPrChange w:id="153" w:author="Anshul Agrawal" w:date="2018-07-26T15:56:00Z">
              <w:tcPr>
                <w:tcW w:w="1548" w:type="dxa"/>
                <w:shd w:val="clear" w:color="auto" w:fill="auto"/>
              </w:tcPr>
            </w:tcPrChange>
          </w:tcPr>
          <w:p w14:paraId="54325083"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Alphanumeric</w:t>
            </w:r>
          </w:p>
        </w:tc>
        <w:tc>
          <w:tcPr>
            <w:tcW w:w="2963" w:type="dxa"/>
            <w:shd w:val="clear" w:color="auto" w:fill="auto"/>
            <w:tcPrChange w:id="154" w:author="Anshul Agrawal" w:date="2018-07-26T15:56:00Z">
              <w:tcPr>
                <w:tcW w:w="1675" w:type="dxa"/>
                <w:shd w:val="clear" w:color="auto" w:fill="auto"/>
              </w:tcPr>
            </w:tcPrChange>
          </w:tcPr>
          <w:p w14:paraId="294791E0" w14:textId="77777777" w:rsidR="00A927AF" w:rsidRPr="00BE31EE" w:rsidRDefault="00232925">
            <w:pPr>
              <w:jc w:val="both"/>
              <w:rPr>
                <w:rFonts w:asciiTheme="majorHAnsi" w:hAnsiTheme="majorHAnsi" w:cs="Arial"/>
                <w:sz w:val="22"/>
                <w:szCs w:val="22"/>
                <w:lang w:eastAsia="ko-KR"/>
              </w:rPr>
            </w:pPr>
            <w:r w:rsidRPr="00BE31EE">
              <w:rPr>
                <w:rFonts w:asciiTheme="majorHAnsi" w:hAnsiTheme="majorHAnsi" w:cs="Arial"/>
                <w:sz w:val="22"/>
                <w:szCs w:val="22"/>
                <w:lang w:eastAsia="ko-KR"/>
              </w:rPr>
              <w:t>10</w:t>
            </w:r>
          </w:p>
        </w:tc>
      </w:tr>
      <w:tr w:rsidR="00A927AF" w14:paraId="46379345" w14:textId="77777777" w:rsidTr="00BE31EE">
        <w:tc>
          <w:tcPr>
            <w:tcW w:w="1853" w:type="dxa"/>
            <w:shd w:val="clear" w:color="auto" w:fill="auto"/>
            <w:tcPrChange w:id="155" w:author="Anshul Agrawal" w:date="2018-07-26T15:56:00Z">
              <w:tcPr>
                <w:tcW w:w="1852" w:type="dxa"/>
                <w:shd w:val="clear" w:color="auto" w:fill="auto"/>
              </w:tcPr>
            </w:tcPrChange>
          </w:tcPr>
          <w:p w14:paraId="49AACED6"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Service Code</w:t>
            </w:r>
          </w:p>
        </w:tc>
        <w:tc>
          <w:tcPr>
            <w:tcW w:w="4121" w:type="dxa"/>
            <w:shd w:val="clear" w:color="auto" w:fill="auto"/>
            <w:tcPrChange w:id="156" w:author="Anshul Agrawal" w:date="2018-07-26T15:56:00Z">
              <w:tcPr>
                <w:tcW w:w="4121" w:type="dxa"/>
                <w:shd w:val="clear" w:color="auto" w:fill="auto"/>
              </w:tcPr>
            </w:tcPrChange>
          </w:tcPr>
          <w:p w14:paraId="38CDD630"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Identifier for the Service for which this Blacklist is applicable e.g. RTP, CXC</w:t>
            </w:r>
          </w:p>
        </w:tc>
        <w:tc>
          <w:tcPr>
            <w:tcW w:w="1548" w:type="dxa"/>
            <w:shd w:val="clear" w:color="auto" w:fill="auto"/>
            <w:tcPrChange w:id="157" w:author="Anshul Agrawal" w:date="2018-07-26T15:56:00Z">
              <w:tcPr>
                <w:tcW w:w="1548" w:type="dxa"/>
                <w:shd w:val="clear" w:color="auto" w:fill="auto"/>
              </w:tcPr>
            </w:tcPrChange>
          </w:tcPr>
          <w:p w14:paraId="4B9EBF3C"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Text</w:t>
            </w:r>
          </w:p>
        </w:tc>
        <w:tc>
          <w:tcPr>
            <w:tcW w:w="2963" w:type="dxa"/>
            <w:shd w:val="clear" w:color="auto" w:fill="auto"/>
            <w:tcPrChange w:id="158" w:author="Anshul Agrawal" w:date="2018-07-26T15:56:00Z">
              <w:tcPr>
                <w:tcW w:w="1675" w:type="dxa"/>
                <w:shd w:val="clear" w:color="auto" w:fill="auto"/>
              </w:tcPr>
            </w:tcPrChange>
          </w:tcPr>
          <w:p w14:paraId="241B4BCC" w14:textId="77777777" w:rsidR="00A927AF" w:rsidRPr="00BE31EE" w:rsidRDefault="00232925">
            <w:pPr>
              <w:jc w:val="both"/>
              <w:rPr>
                <w:rFonts w:asciiTheme="majorHAnsi" w:hAnsiTheme="majorHAnsi" w:cs="Arial"/>
                <w:sz w:val="22"/>
                <w:szCs w:val="22"/>
                <w:lang w:eastAsia="ko-KR"/>
              </w:rPr>
            </w:pPr>
            <w:r w:rsidRPr="00BE31EE">
              <w:rPr>
                <w:rFonts w:asciiTheme="majorHAnsi" w:hAnsiTheme="majorHAnsi" w:cs="Arial"/>
                <w:sz w:val="22"/>
                <w:szCs w:val="22"/>
                <w:lang w:eastAsia="ko-KR"/>
              </w:rPr>
              <w:t>10</w:t>
            </w:r>
          </w:p>
        </w:tc>
      </w:tr>
    </w:tbl>
    <w:p w14:paraId="5D19A6D1" w14:textId="77777777" w:rsidR="00A927AF" w:rsidRDefault="00A927AF">
      <w:pPr>
        <w:jc w:val="both"/>
        <w:rPr>
          <w:rFonts w:asciiTheme="majorHAnsi" w:hAnsiTheme="majorHAnsi" w:cs="Arial"/>
          <w:sz w:val="22"/>
          <w:szCs w:val="22"/>
          <w:lang w:eastAsia="ko-KR"/>
        </w:rPr>
      </w:pPr>
    </w:p>
    <w:p w14:paraId="3C217738" w14:textId="77777777" w:rsidR="00A927AF" w:rsidRDefault="00232925">
      <w:pPr>
        <w:jc w:val="both"/>
        <w:rPr>
          <w:rFonts w:asciiTheme="majorHAnsi" w:hAnsiTheme="majorHAnsi" w:cs="Arial"/>
          <w:i/>
          <w:sz w:val="18"/>
          <w:szCs w:val="22"/>
          <w:lang w:eastAsia="ko-KR"/>
        </w:rPr>
      </w:pPr>
      <w:r>
        <w:rPr>
          <w:rFonts w:asciiTheme="majorHAnsi" w:hAnsiTheme="majorHAnsi" w:cs="Arial"/>
          <w:sz w:val="22"/>
          <w:szCs w:val="22"/>
          <w:lang w:eastAsia="ko-KR"/>
        </w:rPr>
        <w:t xml:space="preserve">Sample Data for illustration purposes </w:t>
      </w:r>
      <w:r>
        <w:rPr>
          <w:rFonts w:asciiTheme="majorHAnsi" w:hAnsiTheme="majorHAnsi" w:cs="Arial"/>
          <w:i/>
          <w:sz w:val="18"/>
          <w:szCs w:val="22"/>
          <w:lang w:eastAsia="ko-KR"/>
        </w:rPr>
        <w:t>(Update by, Approved by &amp; Service code fields are not shown)</w:t>
      </w:r>
    </w:p>
    <w:tbl>
      <w:tblPr>
        <w:tblW w:w="5000" w:type="pct"/>
        <w:tblLook w:val="04A0" w:firstRow="1" w:lastRow="0" w:firstColumn="1" w:lastColumn="0" w:noHBand="0" w:noVBand="1"/>
      </w:tblPr>
      <w:tblGrid>
        <w:gridCol w:w="358"/>
        <w:gridCol w:w="663"/>
        <w:gridCol w:w="1102"/>
        <w:gridCol w:w="764"/>
        <w:gridCol w:w="630"/>
        <w:gridCol w:w="794"/>
        <w:gridCol w:w="659"/>
        <w:gridCol w:w="973"/>
        <w:gridCol w:w="773"/>
        <w:gridCol w:w="960"/>
        <w:gridCol w:w="715"/>
        <w:gridCol w:w="815"/>
      </w:tblGrid>
      <w:tr w:rsidR="00A927AF" w14:paraId="1B097679" w14:textId="77777777">
        <w:trPr>
          <w:trHeight w:val="315"/>
        </w:trPr>
        <w:tc>
          <w:tcPr>
            <w:tcW w:w="4318" w:type="dxa"/>
            <w:gridSpan w:val="6"/>
            <w:shd w:val="clear" w:color="000000" w:fill="16365C"/>
            <w:vAlign w:val="bottom"/>
          </w:tcPr>
          <w:p w14:paraId="6AE76A45" w14:textId="77777777" w:rsidR="00A927AF" w:rsidRDefault="00232925">
            <w:pPr>
              <w:spacing w:after="0" w:line="240" w:lineRule="auto"/>
              <w:jc w:val="both"/>
              <w:rPr>
                <w:rFonts w:asciiTheme="majorHAnsi" w:eastAsia="Times New Roman" w:hAnsiTheme="majorHAnsi" w:cs="Times New Roman"/>
                <w:sz w:val="20"/>
                <w:szCs w:val="20"/>
              </w:rPr>
            </w:pPr>
            <w:proofErr w:type="spellStart"/>
            <w:r>
              <w:rPr>
                <w:rFonts w:asciiTheme="majorHAnsi" w:eastAsia="Times New Roman" w:hAnsiTheme="majorHAnsi" w:cs="Times New Roman"/>
                <w:color w:val="FFFFFF"/>
                <w:sz w:val="24"/>
                <w:szCs w:val="24"/>
              </w:rPr>
              <w:t>BlackList</w:t>
            </w:r>
            <w:proofErr w:type="spellEnd"/>
            <w:r>
              <w:rPr>
                <w:rFonts w:asciiTheme="majorHAnsi" w:eastAsia="Times New Roman" w:hAnsiTheme="majorHAnsi" w:cs="Times New Roman"/>
                <w:color w:val="FFFFFF"/>
                <w:sz w:val="24"/>
                <w:szCs w:val="24"/>
              </w:rPr>
              <w:t xml:space="preserve"> Entity - Sample  Data</w:t>
            </w:r>
          </w:p>
        </w:tc>
        <w:tc>
          <w:tcPr>
            <w:tcW w:w="574" w:type="dxa"/>
            <w:shd w:val="clear" w:color="auto" w:fill="auto"/>
            <w:vAlign w:val="bottom"/>
          </w:tcPr>
          <w:p w14:paraId="4AE4CB7B" w14:textId="77777777" w:rsidR="00A927AF" w:rsidRDefault="00A927AF">
            <w:pPr>
              <w:spacing w:after="0" w:line="240" w:lineRule="auto"/>
              <w:jc w:val="both"/>
              <w:rPr>
                <w:rFonts w:asciiTheme="majorHAnsi" w:eastAsia="Times New Roman" w:hAnsiTheme="majorHAnsi" w:cs="Times New Roman"/>
                <w:sz w:val="20"/>
                <w:szCs w:val="20"/>
              </w:rPr>
            </w:pPr>
          </w:p>
        </w:tc>
        <w:tc>
          <w:tcPr>
            <w:tcW w:w="961" w:type="dxa"/>
            <w:shd w:val="clear" w:color="auto" w:fill="auto"/>
            <w:vAlign w:val="bottom"/>
          </w:tcPr>
          <w:p w14:paraId="465F159C" w14:textId="77777777" w:rsidR="00A927AF" w:rsidRDefault="00A927AF">
            <w:pPr>
              <w:spacing w:after="0" w:line="240" w:lineRule="auto"/>
              <w:jc w:val="both"/>
              <w:rPr>
                <w:rFonts w:asciiTheme="majorHAnsi" w:eastAsia="Times New Roman" w:hAnsiTheme="majorHAnsi" w:cs="Times New Roman"/>
                <w:sz w:val="20"/>
                <w:szCs w:val="20"/>
              </w:rPr>
            </w:pPr>
          </w:p>
        </w:tc>
        <w:tc>
          <w:tcPr>
            <w:tcW w:w="807" w:type="dxa"/>
            <w:shd w:val="clear" w:color="auto" w:fill="auto"/>
            <w:vAlign w:val="bottom"/>
          </w:tcPr>
          <w:p w14:paraId="48CCD90A" w14:textId="77777777" w:rsidR="00A927AF" w:rsidRDefault="00A927AF">
            <w:pPr>
              <w:spacing w:after="0" w:line="240" w:lineRule="auto"/>
              <w:jc w:val="both"/>
              <w:rPr>
                <w:rFonts w:asciiTheme="majorHAnsi" w:eastAsia="Times New Roman" w:hAnsiTheme="majorHAnsi" w:cs="Times New Roman"/>
                <w:sz w:val="20"/>
                <w:szCs w:val="20"/>
              </w:rPr>
            </w:pPr>
          </w:p>
        </w:tc>
        <w:tc>
          <w:tcPr>
            <w:tcW w:w="919" w:type="dxa"/>
            <w:shd w:val="clear" w:color="auto" w:fill="auto"/>
            <w:vAlign w:val="bottom"/>
          </w:tcPr>
          <w:p w14:paraId="75AF2687" w14:textId="77777777" w:rsidR="00A927AF" w:rsidRDefault="00A927AF">
            <w:pPr>
              <w:spacing w:after="0" w:line="240" w:lineRule="auto"/>
              <w:jc w:val="both"/>
              <w:rPr>
                <w:rFonts w:asciiTheme="majorHAnsi" w:eastAsia="Times New Roman" w:hAnsiTheme="majorHAnsi" w:cs="Times New Roman"/>
                <w:sz w:val="20"/>
                <w:szCs w:val="20"/>
              </w:rPr>
            </w:pPr>
          </w:p>
        </w:tc>
        <w:tc>
          <w:tcPr>
            <w:tcW w:w="613" w:type="dxa"/>
            <w:shd w:val="clear" w:color="auto" w:fill="auto"/>
            <w:vAlign w:val="bottom"/>
          </w:tcPr>
          <w:p w14:paraId="5B65F756" w14:textId="77777777" w:rsidR="00A927AF" w:rsidRDefault="00A927AF">
            <w:pPr>
              <w:spacing w:after="0" w:line="240" w:lineRule="auto"/>
              <w:jc w:val="both"/>
              <w:rPr>
                <w:rFonts w:asciiTheme="majorHAnsi" w:eastAsia="Times New Roman" w:hAnsiTheme="majorHAnsi" w:cs="Times New Roman"/>
                <w:sz w:val="20"/>
                <w:szCs w:val="20"/>
              </w:rPr>
            </w:pPr>
          </w:p>
        </w:tc>
        <w:tc>
          <w:tcPr>
            <w:tcW w:w="1013" w:type="dxa"/>
            <w:shd w:val="clear" w:color="auto" w:fill="auto"/>
            <w:vAlign w:val="bottom"/>
          </w:tcPr>
          <w:p w14:paraId="71CE8677" w14:textId="77777777" w:rsidR="00A927AF" w:rsidRDefault="00A927AF">
            <w:pPr>
              <w:spacing w:after="0" w:line="240" w:lineRule="auto"/>
              <w:jc w:val="both"/>
              <w:rPr>
                <w:rFonts w:asciiTheme="majorHAnsi" w:eastAsia="Times New Roman" w:hAnsiTheme="majorHAnsi" w:cs="Times New Roman"/>
                <w:sz w:val="20"/>
                <w:szCs w:val="20"/>
              </w:rPr>
            </w:pPr>
          </w:p>
        </w:tc>
      </w:tr>
      <w:tr w:rsidR="00A927AF" w14:paraId="6D030739" w14:textId="77777777">
        <w:trPr>
          <w:trHeight w:val="300"/>
        </w:trPr>
        <w:tc>
          <w:tcPr>
            <w:tcW w:w="344" w:type="dxa"/>
            <w:vMerge w:val="restart"/>
            <w:tcBorders>
              <w:top w:val="single" w:sz="4" w:space="0" w:color="00000A"/>
              <w:left w:val="single" w:sz="4" w:space="0" w:color="00000A"/>
              <w:bottom w:val="single" w:sz="4" w:space="0" w:color="00000A"/>
              <w:right w:val="single" w:sz="4" w:space="0" w:color="00000A"/>
            </w:tcBorders>
            <w:shd w:val="clear" w:color="000000" w:fill="C5D9F1"/>
            <w:vAlign w:val="center"/>
          </w:tcPr>
          <w:p w14:paraId="5512C185"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Id #</w:t>
            </w:r>
          </w:p>
        </w:tc>
        <w:tc>
          <w:tcPr>
            <w:tcW w:w="677" w:type="dxa"/>
            <w:vMerge w:val="restart"/>
            <w:tcBorders>
              <w:top w:val="single" w:sz="4" w:space="0" w:color="00000A"/>
              <w:left w:val="single" w:sz="4" w:space="0" w:color="00000A"/>
              <w:bottom w:val="single" w:sz="4" w:space="0" w:color="00000A"/>
              <w:right w:val="single" w:sz="4" w:space="0" w:color="00000A"/>
            </w:tcBorders>
            <w:shd w:val="clear" w:color="000000" w:fill="C5D9F1"/>
            <w:vAlign w:val="center"/>
          </w:tcPr>
          <w:p w14:paraId="4B96E2AF"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 xml:space="preserve">Name </w:t>
            </w:r>
          </w:p>
        </w:tc>
        <w:tc>
          <w:tcPr>
            <w:tcW w:w="1107" w:type="dxa"/>
            <w:vMerge w:val="restart"/>
            <w:tcBorders>
              <w:top w:val="single" w:sz="4" w:space="0" w:color="00000A"/>
              <w:left w:val="single" w:sz="4" w:space="0" w:color="00000A"/>
              <w:bottom w:val="single" w:sz="4" w:space="0" w:color="00000A"/>
              <w:right w:val="single" w:sz="4" w:space="0" w:color="00000A"/>
            </w:tcBorders>
            <w:shd w:val="clear" w:color="000000" w:fill="C5D9F1"/>
            <w:vAlign w:val="center"/>
          </w:tcPr>
          <w:p w14:paraId="76832578"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 xml:space="preserve">Account # </w:t>
            </w:r>
          </w:p>
        </w:tc>
        <w:tc>
          <w:tcPr>
            <w:tcW w:w="703" w:type="dxa"/>
            <w:vMerge w:val="restart"/>
            <w:tcBorders>
              <w:top w:val="single" w:sz="4" w:space="0" w:color="00000A"/>
              <w:left w:val="single" w:sz="4" w:space="0" w:color="00000A"/>
              <w:bottom w:val="single" w:sz="4" w:space="0" w:color="00000A"/>
              <w:right w:val="single" w:sz="4" w:space="0" w:color="00000A"/>
            </w:tcBorders>
            <w:shd w:val="clear" w:color="000000" w:fill="C5D9F1"/>
            <w:vAlign w:val="center"/>
          </w:tcPr>
          <w:p w14:paraId="20415AE4"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Status</w:t>
            </w:r>
          </w:p>
        </w:tc>
        <w:tc>
          <w:tcPr>
            <w:tcW w:w="3830" w:type="dxa"/>
            <w:gridSpan w:val="5"/>
            <w:tcBorders>
              <w:top w:val="single" w:sz="4" w:space="0" w:color="00000A"/>
              <w:bottom w:val="single" w:sz="4" w:space="0" w:color="00000A"/>
              <w:right w:val="single" w:sz="4" w:space="0" w:color="00000A"/>
            </w:tcBorders>
            <w:shd w:val="clear" w:color="000000" w:fill="C5D9F1"/>
            <w:vAlign w:val="center"/>
          </w:tcPr>
          <w:p w14:paraId="06489EB2"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Address Fields</w:t>
            </w:r>
          </w:p>
        </w:tc>
        <w:tc>
          <w:tcPr>
            <w:tcW w:w="919" w:type="dxa"/>
            <w:vMerge w:val="restart"/>
            <w:tcBorders>
              <w:top w:val="single" w:sz="4" w:space="0" w:color="00000A"/>
              <w:left w:val="single" w:sz="4" w:space="0" w:color="00000A"/>
              <w:bottom w:val="single" w:sz="4" w:space="0" w:color="00000A"/>
              <w:right w:val="single" w:sz="4" w:space="0" w:color="00000A"/>
            </w:tcBorders>
            <w:shd w:val="clear" w:color="000000" w:fill="C5D9F1"/>
            <w:vAlign w:val="center"/>
          </w:tcPr>
          <w:p w14:paraId="2AFCB92E"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Type (Business/ Personal)</w:t>
            </w:r>
          </w:p>
        </w:tc>
        <w:tc>
          <w:tcPr>
            <w:tcW w:w="613" w:type="dxa"/>
            <w:vMerge w:val="restart"/>
            <w:tcBorders>
              <w:top w:val="single" w:sz="4" w:space="0" w:color="00000A"/>
              <w:left w:val="single" w:sz="4" w:space="0" w:color="00000A"/>
              <w:bottom w:val="single" w:sz="4" w:space="0" w:color="00000A"/>
              <w:right w:val="single" w:sz="4" w:space="0" w:color="00000A"/>
            </w:tcBorders>
            <w:shd w:val="clear" w:color="000000" w:fill="C5D9F1"/>
            <w:vAlign w:val="center"/>
          </w:tcPr>
          <w:p w14:paraId="3C58DB20"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Reason</w:t>
            </w:r>
          </w:p>
        </w:tc>
        <w:tc>
          <w:tcPr>
            <w:tcW w:w="1012" w:type="dxa"/>
            <w:vMerge w:val="restart"/>
            <w:tcBorders>
              <w:top w:val="single" w:sz="4" w:space="0" w:color="00000A"/>
              <w:left w:val="single" w:sz="4" w:space="0" w:color="00000A"/>
              <w:bottom w:val="single" w:sz="4" w:space="0" w:color="00000A"/>
              <w:right w:val="single" w:sz="4" w:space="0" w:color="00000A"/>
            </w:tcBorders>
            <w:shd w:val="clear" w:color="000000" w:fill="C5D9F1"/>
            <w:vAlign w:val="center"/>
          </w:tcPr>
          <w:p w14:paraId="37DB240E"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Date Last Updated</w:t>
            </w:r>
          </w:p>
        </w:tc>
      </w:tr>
      <w:tr w:rsidR="00A927AF" w14:paraId="2D5E3F0D" w14:textId="77777777">
        <w:trPr>
          <w:trHeight w:val="390"/>
        </w:trPr>
        <w:tc>
          <w:tcPr>
            <w:tcW w:w="344" w:type="dxa"/>
            <w:vMerge/>
            <w:tcBorders>
              <w:top w:val="single" w:sz="4" w:space="0" w:color="00000A"/>
              <w:left w:val="single" w:sz="4" w:space="0" w:color="00000A"/>
              <w:bottom w:val="single" w:sz="4" w:space="0" w:color="00000A"/>
              <w:right w:val="single" w:sz="4" w:space="0" w:color="00000A"/>
            </w:tcBorders>
            <w:shd w:val="clear" w:color="auto" w:fill="auto"/>
            <w:vAlign w:val="center"/>
          </w:tcPr>
          <w:p w14:paraId="28390341" w14:textId="77777777" w:rsidR="00A927AF" w:rsidRDefault="00A927AF">
            <w:pPr>
              <w:spacing w:after="0" w:line="240" w:lineRule="auto"/>
              <w:jc w:val="both"/>
              <w:rPr>
                <w:rFonts w:asciiTheme="majorHAnsi" w:eastAsia="Times New Roman" w:hAnsiTheme="majorHAnsi" w:cs="Times New Roman"/>
                <w:color w:val="000000"/>
                <w:sz w:val="16"/>
                <w:szCs w:val="18"/>
              </w:rPr>
            </w:pPr>
          </w:p>
        </w:tc>
        <w:tc>
          <w:tcPr>
            <w:tcW w:w="677" w:type="dxa"/>
            <w:vMerge/>
            <w:tcBorders>
              <w:top w:val="single" w:sz="4" w:space="0" w:color="00000A"/>
              <w:left w:val="single" w:sz="4" w:space="0" w:color="00000A"/>
              <w:bottom w:val="single" w:sz="4" w:space="0" w:color="00000A"/>
              <w:right w:val="single" w:sz="4" w:space="0" w:color="00000A"/>
            </w:tcBorders>
            <w:shd w:val="clear" w:color="auto" w:fill="auto"/>
            <w:vAlign w:val="center"/>
          </w:tcPr>
          <w:p w14:paraId="2E3E9DAB" w14:textId="77777777" w:rsidR="00A927AF" w:rsidRDefault="00A927AF">
            <w:pPr>
              <w:spacing w:after="0" w:line="240" w:lineRule="auto"/>
              <w:jc w:val="both"/>
              <w:rPr>
                <w:rFonts w:asciiTheme="majorHAnsi" w:eastAsia="Times New Roman" w:hAnsiTheme="majorHAnsi" w:cs="Times New Roman"/>
                <w:color w:val="000000"/>
                <w:sz w:val="16"/>
                <w:szCs w:val="18"/>
              </w:rPr>
            </w:pPr>
          </w:p>
        </w:tc>
        <w:tc>
          <w:tcPr>
            <w:tcW w:w="1107" w:type="dxa"/>
            <w:vMerge/>
            <w:tcBorders>
              <w:top w:val="single" w:sz="4" w:space="0" w:color="00000A"/>
              <w:left w:val="single" w:sz="4" w:space="0" w:color="00000A"/>
              <w:bottom w:val="single" w:sz="4" w:space="0" w:color="00000A"/>
              <w:right w:val="single" w:sz="4" w:space="0" w:color="00000A"/>
            </w:tcBorders>
            <w:shd w:val="clear" w:color="auto" w:fill="auto"/>
            <w:vAlign w:val="center"/>
          </w:tcPr>
          <w:p w14:paraId="333386C8" w14:textId="77777777" w:rsidR="00A927AF" w:rsidRDefault="00A927AF">
            <w:pPr>
              <w:spacing w:after="0" w:line="240" w:lineRule="auto"/>
              <w:jc w:val="both"/>
              <w:rPr>
                <w:rFonts w:asciiTheme="majorHAnsi" w:eastAsia="Times New Roman" w:hAnsiTheme="majorHAnsi" w:cs="Times New Roman"/>
                <w:color w:val="000000"/>
                <w:sz w:val="16"/>
                <w:szCs w:val="18"/>
              </w:rPr>
            </w:pPr>
          </w:p>
        </w:tc>
        <w:tc>
          <w:tcPr>
            <w:tcW w:w="703" w:type="dxa"/>
            <w:vMerge/>
            <w:tcBorders>
              <w:top w:val="single" w:sz="4" w:space="0" w:color="00000A"/>
              <w:left w:val="single" w:sz="4" w:space="0" w:color="00000A"/>
              <w:bottom w:val="single" w:sz="4" w:space="0" w:color="00000A"/>
              <w:right w:val="single" w:sz="4" w:space="0" w:color="00000A"/>
            </w:tcBorders>
            <w:shd w:val="clear" w:color="auto" w:fill="auto"/>
            <w:vAlign w:val="center"/>
          </w:tcPr>
          <w:p w14:paraId="5AC68271" w14:textId="77777777" w:rsidR="00A927AF" w:rsidRDefault="00A927AF">
            <w:pPr>
              <w:spacing w:after="0" w:line="240" w:lineRule="auto"/>
              <w:jc w:val="both"/>
              <w:rPr>
                <w:rFonts w:asciiTheme="majorHAnsi" w:eastAsia="Times New Roman" w:hAnsiTheme="majorHAnsi" w:cs="Times New Roman"/>
                <w:color w:val="000000"/>
                <w:sz w:val="16"/>
                <w:szCs w:val="18"/>
              </w:rPr>
            </w:pPr>
          </w:p>
        </w:tc>
        <w:tc>
          <w:tcPr>
            <w:tcW w:w="676" w:type="dxa"/>
            <w:tcBorders>
              <w:bottom w:val="single" w:sz="4" w:space="0" w:color="00000A"/>
              <w:right w:val="single" w:sz="4" w:space="0" w:color="00000A"/>
            </w:tcBorders>
            <w:shd w:val="clear" w:color="000000" w:fill="C5D9F1"/>
            <w:vAlign w:val="center"/>
          </w:tcPr>
          <w:p w14:paraId="0C871673"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Street Name</w:t>
            </w:r>
          </w:p>
        </w:tc>
        <w:tc>
          <w:tcPr>
            <w:tcW w:w="812" w:type="dxa"/>
            <w:tcBorders>
              <w:bottom w:val="single" w:sz="4" w:space="0" w:color="00000A"/>
              <w:right w:val="single" w:sz="4" w:space="0" w:color="00000A"/>
            </w:tcBorders>
            <w:shd w:val="clear" w:color="000000" w:fill="C5D9F1"/>
            <w:vAlign w:val="center"/>
          </w:tcPr>
          <w:p w14:paraId="3574F4BF"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Building Number</w:t>
            </w:r>
          </w:p>
        </w:tc>
        <w:tc>
          <w:tcPr>
            <w:tcW w:w="574" w:type="dxa"/>
            <w:tcBorders>
              <w:bottom w:val="single" w:sz="4" w:space="0" w:color="00000A"/>
              <w:right w:val="single" w:sz="4" w:space="0" w:color="00000A"/>
            </w:tcBorders>
            <w:shd w:val="clear" w:color="000000" w:fill="C5D9F1"/>
            <w:vAlign w:val="center"/>
          </w:tcPr>
          <w:p w14:paraId="62DE1B5A"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Post Code</w:t>
            </w:r>
          </w:p>
        </w:tc>
        <w:tc>
          <w:tcPr>
            <w:tcW w:w="961" w:type="dxa"/>
            <w:tcBorders>
              <w:bottom w:val="single" w:sz="4" w:space="0" w:color="00000A"/>
              <w:right w:val="single" w:sz="4" w:space="0" w:color="00000A"/>
            </w:tcBorders>
            <w:shd w:val="clear" w:color="000000" w:fill="C5D9F1"/>
            <w:vAlign w:val="center"/>
          </w:tcPr>
          <w:p w14:paraId="7DCC2EF9"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Town Name</w:t>
            </w:r>
          </w:p>
        </w:tc>
        <w:tc>
          <w:tcPr>
            <w:tcW w:w="807" w:type="dxa"/>
            <w:tcBorders>
              <w:bottom w:val="single" w:sz="4" w:space="0" w:color="00000A"/>
              <w:right w:val="single" w:sz="4" w:space="0" w:color="00000A"/>
            </w:tcBorders>
            <w:shd w:val="clear" w:color="000000" w:fill="C5D9F1"/>
            <w:vAlign w:val="center"/>
          </w:tcPr>
          <w:p w14:paraId="1D32FA26"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Country</w:t>
            </w:r>
          </w:p>
        </w:tc>
        <w:tc>
          <w:tcPr>
            <w:tcW w:w="919" w:type="dxa"/>
            <w:vMerge/>
            <w:tcBorders>
              <w:top w:val="single" w:sz="4" w:space="0" w:color="00000A"/>
              <w:left w:val="single" w:sz="4" w:space="0" w:color="00000A"/>
              <w:bottom w:val="single" w:sz="4" w:space="0" w:color="00000A"/>
              <w:right w:val="single" w:sz="4" w:space="0" w:color="00000A"/>
            </w:tcBorders>
            <w:shd w:val="clear" w:color="auto" w:fill="auto"/>
            <w:vAlign w:val="center"/>
          </w:tcPr>
          <w:p w14:paraId="47B348AA" w14:textId="77777777" w:rsidR="00A927AF" w:rsidRDefault="00A927AF">
            <w:pPr>
              <w:spacing w:after="0" w:line="240" w:lineRule="auto"/>
              <w:jc w:val="both"/>
              <w:rPr>
                <w:rFonts w:asciiTheme="majorHAnsi" w:eastAsia="Times New Roman" w:hAnsiTheme="majorHAnsi" w:cs="Times New Roman"/>
                <w:color w:val="000000"/>
                <w:sz w:val="16"/>
                <w:szCs w:val="18"/>
              </w:rPr>
            </w:pPr>
          </w:p>
        </w:tc>
        <w:tc>
          <w:tcPr>
            <w:tcW w:w="613" w:type="dxa"/>
            <w:vMerge/>
            <w:tcBorders>
              <w:top w:val="single" w:sz="4" w:space="0" w:color="00000A"/>
              <w:left w:val="single" w:sz="4" w:space="0" w:color="00000A"/>
              <w:bottom w:val="single" w:sz="4" w:space="0" w:color="00000A"/>
              <w:right w:val="single" w:sz="4" w:space="0" w:color="00000A"/>
            </w:tcBorders>
            <w:shd w:val="clear" w:color="auto" w:fill="auto"/>
            <w:vAlign w:val="center"/>
          </w:tcPr>
          <w:p w14:paraId="43F778D3" w14:textId="77777777" w:rsidR="00A927AF" w:rsidRDefault="00A927AF">
            <w:pPr>
              <w:spacing w:after="0" w:line="240" w:lineRule="auto"/>
              <w:jc w:val="both"/>
              <w:rPr>
                <w:rFonts w:asciiTheme="majorHAnsi" w:eastAsia="Times New Roman" w:hAnsiTheme="majorHAnsi" w:cs="Times New Roman"/>
                <w:color w:val="000000"/>
                <w:sz w:val="16"/>
                <w:szCs w:val="18"/>
              </w:rPr>
            </w:pPr>
          </w:p>
        </w:tc>
        <w:tc>
          <w:tcPr>
            <w:tcW w:w="1012" w:type="dxa"/>
            <w:vMerge/>
            <w:tcBorders>
              <w:top w:val="single" w:sz="4" w:space="0" w:color="00000A"/>
              <w:left w:val="single" w:sz="4" w:space="0" w:color="00000A"/>
              <w:bottom w:val="single" w:sz="4" w:space="0" w:color="00000A"/>
              <w:right w:val="single" w:sz="4" w:space="0" w:color="00000A"/>
            </w:tcBorders>
            <w:shd w:val="clear" w:color="auto" w:fill="auto"/>
            <w:vAlign w:val="center"/>
          </w:tcPr>
          <w:p w14:paraId="07E3130B" w14:textId="77777777" w:rsidR="00A927AF" w:rsidRDefault="00A927AF">
            <w:pPr>
              <w:spacing w:after="0" w:line="240" w:lineRule="auto"/>
              <w:jc w:val="both"/>
              <w:rPr>
                <w:rFonts w:asciiTheme="majorHAnsi" w:eastAsia="Times New Roman" w:hAnsiTheme="majorHAnsi" w:cs="Times New Roman"/>
                <w:color w:val="000000"/>
                <w:sz w:val="16"/>
                <w:szCs w:val="18"/>
              </w:rPr>
            </w:pPr>
          </w:p>
        </w:tc>
      </w:tr>
      <w:tr w:rsidR="00A927AF" w14:paraId="5FC0C6CD" w14:textId="77777777">
        <w:trPr>
          <w:trHeight w:val="240"/>
        </w:trPr>
        <w:tc>
          <w:tcPr>
            <w:tcW w:w="344" w:type="dxa"/>
            <w:tcBorders>
              <w:left w:val="single" w:sz="4" w:space="0" w:color="00000A"/>
              <w:bottom w:val="single" w:sz="4" w:space="0" w:color="00000A"/>
              <w:right w:val="single" w:sz="4" w:space="0" w:color="00000A"/>
            </w:tcBorders>
            <w:shd w:val="clear" w:color="auto" w:fill="auto"/>
            <w:vAlign w:val="bottom"/>
          </w:tcPr>
          <w:p w14:paraId="13A59617"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1</w:t>
            </w:r>
          </w:p>
        </w:tc>
        <w:tc>
          <w:tcPr>
            <w:tcW w:w="677" w:type="dxa"/>
            <w:tcBorders>
              <w:bottom w:val="single" w:sz="4" w:space="0" w:color="00000A"/>
              <w:right w:val="single" w:sz="4" w:space="0" w:color="00000A"/>
            </w:tcBorders>
            <w:shd w:val="clear" w:color="auto" w:fill="auto"/>
            <w:vAlign w:val="bottom"/>
          </w:tcPr>
          <w:p w14:paraId="527BA4F4"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John Doe</w:t>
            </w:r>
          </w:p>
        </w:tc>
        <w:tc>
          <w:tcPr>
            <w:tcW w:w="1107" w:type="dxa"/>
            <w:tcBorders>
              <w:bottom w:val="single" w:sz="4" w:space="0" w:color="00000A"/>
              <w:right w:val="single" w:sz="4" w:space="0" w:color="00000A"/>
            </w:tcBorders>
            <w:shd w:val="clear" w:color="auto" w:fill="auto"/>
            <w:vAlign w:val="bottom"/>
          </w:tcPr>
          <w:p w14:paraId="6C74121C"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1122334455</w:t>
            </w:r>
          </w:p>
        </w:tc>
        <w:tc>
          <w:tcPr>
            <w:tcW w:w="703" w:type="dxa"/>
            <w:tcBorders>
              <w:bottom w:val="single" w:sz="4" w:space="0" w:color="00000A"/>
              <w:right w:val="single" w:sz="4" w:space="0" w:color="00000A"/>
            </w:tcBorders>
            <w:shd w:val="clear" w:color="auto" w:fill="auto"/>
            <w:vAlign w:val="bottom"/>
          </w:tcPr>
          <w:p w14:paraId="3BE7A479"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Active</w:t>
            </w:r>
          </w:p>
        </w:tc>
        <w:tc>
          <w:tcPr>
            <w:tcW w:w="676" w:type="dxa"/>
            <w:tcBorders>
              <w:bottom w:val="single" w:sz="4" w:space="0" w:color="00000A"/>
              <w:right w:val="single" w:sz="4" w:space="0" w:color="00000A"/>
            </w:tcBorders>
            <w:shd w:val="clear" w:color="auto" w:fill="auto"/>
            <w:vAlign w:val="bottom"/>
          </w:tcPr>
          <w:p w14:paraId="409D89CD"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123</w:t>
            </w:r>
          </w:p>
        </w:tc>
        <w:tc>
          <w:tcPr>
            <w:tcW w:w="812" w:type="dxa"/>
            <w:tcBorders>
              <w:bottom w:val="single" w:sz="4" w:space="0" w:color="00000A"/>
              <w:right w:val="single" w:sz="4" w:space="0" w:color="00000A"/>
            </w:tcBorders>
            <w:shd w:val="clear" w:color="auto" w:fill="auto"/>
            <w:vAlign w:val="bottom"/>
          </w:tcPr>
          <w:p w14:paraId="76BC6120"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999</w:t>
            </w:r>
          </w:p>
        </w:tc>
        <w:tc>
          <w:tcPr>
            <w:tcW w:w="574" w:type="dxa"/>
            <w:tcBorders>
              <w:bottom w:val="single" w:sz="4" w:space="0" w:color="00000A"/>
              <w:right w:val="single" w:sz="4" w:space="0" w:color="00000A"/>
            </w:tcBorders>
            <w:shd w:val="clear" w:color="auto" w:fill="auto"/>
            <w:vAlign w:val="bottom"/>
          </w:tcPr>
          <w:p w14:paraId="33E6F8CB"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11111</w:t>
            </w:r>
          </w:p>
        </w:tc>
        <w:tc>
          <w:tcPr>
            <w:tcW w:w="961" w:type="dxa"/>
            <w:tcBorders>
              <w:bottom w:val="single" w:sz="4" w:space="0" w:color="00000A"/>
              <w:right w:val="single" w:sz="4" w:space="0" w:color="00000A"/>
            </w:tcBorders>
            <w:shd w:val="clear" w:color="auto" w:fill="auto"/>
            <w:vAlign w:val="bottom"/>
          </w:tcPr>
          <w:p w14:paraId="3EE35A70" w14:textId="77777777" w:rsidR="00A927AF" w:rsidRDefault="00232925">
            <w:pPr>
              <w:spacing w:after="0" w:line="240" w:lineRule="auto"/>
              <w:jc w:val="both"/>
              <w:rPr>
                <w:rFonts w:asciiTheme="majorHAnsi" w:eastAsia="Times New Roman" w:hAnsiTheme="majorHAnsi" w:cs="Times New Roman"/>
                <w:color w:val="000000"/>
                <w:sz w:val="16"/>
                <w:szCs w:val="18"/>
              </w:rPr>
            </w:pPr>
            <w:proofErr w:type="spellStart"/>
            <w:r>
              <w:rPr>
                <w:rFonts w:asciiTheme="majorHAnsi" w:eastAsia="Times New Roman" w:hAnsiTheme="majorHAnsi" w:cs="Times New Roman"/>
                <w:color w:val="000000"/>
                <w:sz w:val="16"/>
                <w:szCs w:val="18"/>
              </w:rPr>
              <w:t>Timbuktoo</w:t>
            </w:r>
            <w:proofErr w:type="spellEnd"/>
          </w:p>
        </w:tc>
        <w:tc>
          <w:tcPr>
            <w:tcW w:w="807" w:type="dxa"/>
            <w:tcBorders>
              <w:bottom w:val="single" w:sz="4" w:space="0" w:color="00000A"/>
              <w:right w:val="single" w:sz="4" w:space="0" w:color="00000A"/>
            </w:tcBorders>
            <w:shd w:val="clear" w:color="auto" w:fill="auto"/>
            <w:vAlign w:val="bottom"/>
          </w:tcPr>
          <w:p w14:paraId="33115A99"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Cuba</w:t>
            </w:r>
          </w:p>
        </w:tc>
        <w:tc>
          <w:tcPr>
            <w:tcW w:w="919" w:type="dxa"/>
            <w:tcBorders>
              <w:bottom w:val="single" w:sz="4" w:space="0" w:color="00000A"/>
              <w:right w:val="single" w:sz="4" w:space="0" w:color="00000A"/>
            </w:tcBorders>
            <w:shd w:val="clear" w:color="auto" w:fill="auto"/>
            <w:vAlign w:val="bottom"/>
          </w:tcPr>
          <w:p w14:paraId="3BCD663D"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B</w:t>
            </w:r>
          </w:p>
        </w:tc>
        <w:tc>
          <w:tcPr>
            <w:tcW w:w="613" w:type="dxa"/>
            <w:tcBorders>
              <w:bottom w:val="single" w:sz="4" w:space="0" w:color="00000A"/>
              <w:right w:val="single" w:sz="4" w:space="0" w:color="00000A"/>
            </w:tcBorders>
            <w:shd w:val="clear" w:color="auto" w:fill="auto"/>
            <w:vAlign w:val="bottom"/>
          </w:tcPr>
          <w:p w14:paraId="51D81703"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AML</w:t>
            </w:r>
          </w:p>
        </w:tc>
        <w:tc>
          <w:tcPr>
            <w:tcW w:w="1012" w:type="dxa"/>
            <w:tcBorders>
              <w:bottom w:val="single" w:sz="4" w:space="0" w:color="00000A"/>
              <w:right w:val="single" w:sz="4" w:space="0" w:color="00000A"/>
            </w:tcBorders>
            <w:shd w:val="clear" w:color="auto" w:fill="auto"/>
            <w:vAlign w:val="bottom"/>
          </w:tcPr>
          <w:p w14:paraId="69F7BAA9"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2018-07-13</w:t>
            </w:r>
          </w:p>
        </w:tc>
      </w:tr>
      <w:tr w:rsidR="00A927AF" w14:paraId="3AB38FC2" w14:textId="77777777">
        <w:trPr>
          <w:trHeight w:val="240"/>
        </w:trPr>
        <w:tc>
          <w:tcPr>
            <w:tcW w:w="344" w:type="dxa"/>
            <w:tcBorders>
              <w:left w:val="single" w:sz="4" w:space="0" w:color="00000A"/>
              <w:bottom w:val="single" w:sz="4" w:space="0" w:color="00000A"/>
              <w:right w:val="single" w:sz="4" w:space="0" w:color="00000A"/>
            </w:tcBorders>
            <w:shd w:val="clear" w:color="auto" w:fill="auto"/>
            <w:vAlign w:val="bottom"/>
          </w:tcPr>
          <w:p w14:paraId="01978569"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2</w:t>
            </w:r>
          </w:p>
        </w:tc>
        <w:tc>
          <w:tcPr>
            <w:tcW w:w="677" w:type="dxa"/>
            <w:tcBorders>
              <w:bottom w:val="single" w:sz="4" w:space="0" w:color="00000A"/>
              <w:right w:val="single" w:sz="4" w:space="0" w:color="00000A"/>
            </w:tcBorders>
            <w:shd w:val="clear" w:color="auto" w:fill="auto"/>
            <w:vAlign w:val="bottom"/>
          </w:tcPr>
          <w:p w14:paraId="2CE5C5F1"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Mary Jane</w:t>
            </w:r>
          </w:p>
        </w:tc>
        <w:tc>
          <w:tcPr>
            <w:tcW w:w="1107" w:type="dxa"/>
            <w:tcBorders>
              <w:bottom w:val="single" w:sz="4" w:space="0" w:color="00000A"/>
              <w:right w:val="single" w:sz="4" w:space="0" w:color="00000A"/>
            </w:tcBorders>
            <w:shd w:val="clear" w:color="auto" w:fill="auto"/>
            <w:vAlign w:val="bottom"/>
          </w:tcPr>
          <w:p w14:paraId="05E77C42"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1234567890</w:t>
            </w:r>
          </w:p>
        </w:tc>
        <w:tc>
          <w:tcPr>
            <w:tcW w:w="703" w:type="dxa"/>
            <w:tcBorders>
              <w:bottom w:val="single" w:sz="4" w:space="0" w:color="00000A"/>
              <w:right w:val="single" w:sz="4" w:space="0" w:color="00000A"/>
            </w:tcBorders>
            <w:shd w:val="clear" w:color="auto" w:fill="auto"/>
            <w:vAlign w:val="bottom"/>
          </w:tcPr>
          <w:p w14:paraId="1C969674"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Active</w:t>
            </w:r>
          </w:p>
        </w:tc>
        <w:tc>
          <w:tcPr>
            <w:tcW w:w="676" w:type="dxa"/>
            <w:tcBorders>
              <w:bottom w:val="single" w:sz="4" w:space="0" w:color="00000A"/>
              <w:right w:val="single" w:sz="4" w:space="0" w:color="00000A"/>
            </w:tcBorders>
            <w:shd w:val="clear" w:color="auto" w:fill="auto"/>
            <w:vAlign w:val="bottom"/>
          </w:tcPr>
          <w:p w14:paraId="5816B140"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 </w:t>
            </w:r>
          </w:p>
        </w:tc>
        <w:tc>
          <w:tcPr>
            <w:tcW w:w="812" w:type="dxa"/>
            <w:tcBorders>
              <w:bottom w:val="single" w:sz="4" w:space="0" w:color="00000A"/>
              <w:right w:val="single" w:sz="4" w:space="0" w:color="00000A"/>
            </w:tcBorders>
            <w:shd w:val="clear" w:color="auto" w:fill="auto"/>
            <w:vAlign w:val="bottom"/>
          </w:tcPr>
          <w:p w14:paraId="799AC2EB"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 </w:t>
            </w:r>
          </w:p>
        </w:tc>
        <w:tc>
          <w:tcPr>
            <w:tcW w:w="574" w:type="dxa"/>
            <w:tcBorders>
              <w:bottom w:val="single" w:sz="4" w:space="0" w:color="00000A"/>
              <w:right w:val="single" w:sz="4" w:space="0" w:color="00000A"/>
            </w:tcBorders>
            <w:shd w:val="clear" w:color="auto" w:fill="auto"/>
            <w:vAlign w:val="bottom"/>
          </w:tcPr>
          <w:p w14:paraId="4134B1A6"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 </w:t>
            </w:r>
          </w:p>
        </w:tc>
        <w:tc>
          <w:tcPr>
            <w:tcW w:w="961" w:type="dxa"/>
            <w:tcBorders>
              <w:bottom w:val="single" w:sz="4" w:space="0" w:color="00000A"/>
              <w:right w:val="single" w:sz="4" w:space="0" w:color="00000A"/>
            </w:tcBorders>
            <w:shd w:val="clear" w:color="auto" w:fill="auto"/>
            <w:vAlign w:val="bottom"/>
          </w:tcPr>
          <w:p w14:paraId="1D9005F3"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 </w:t>
            </w:r>
          </w:p>
        </w:tc>
        <w:tc>
          <w:tcPr>
            <w:tcW w:w="807" w:type="dxa"/>
            <w:tcBorders>
              <w:bottom w:val="single" w:sz="4" w:space="0" w:color="00000A"/>
              <w:right w:val="single" w:sz="4" w:space="0" w:color="00000A"/>
            </w:tcBorders>
            <w:shd w:val="clear" w:color="auto" w:fill="auto"/>
            <w:vAlign w:val="bottom"/>
          </w:tcPr>
          <w:p w14:paraId="3940EA2F"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Iran</w:t>
            </w:r>
          </w:p>
        </w:tc>
        <w:tc>
          <w:tcPr>
            <w:tcW w:w="919" w:type="dxa"/>
            <w:tcBorders>
              <w:bottom w:val="single" w:sz="4" w:space="0" w:color="00000A"/>
              <w:right w:val="single" w:sz="4" w:space="0" w:color="00000A"/>
            </w:tcBorders>
            <w:shd w:val="clear" w:color="auto" w:fill="auto"/>
            <w:vAlign w:val="bottom"/>
          </w:tcPr>
          <w:p w14:paraId="0A64DBAD"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P</w:t>
            </w:r>
          </w:p>
        </w:tc>
        <w:tc>
          <w:tcPr>
            <w:tcW w:w="613" w:type="dxa"/>
            <w:tcBorders>
              <w:bottom w:val="single" w:sz="4" w:space="0" w:color="00000A"/>
              <w:right w:val="single" w:sz="4" w:space="0" w:color="00000A"/>
            </w:tcBorders>
            <w:shd w:val="clear" w:color="auto" w:fill="auto"/>
            <w:vAlign w:val="bottom"/>
          </w:tcPr>
          <w:p w14:paraId="5A4C4414"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Default</w:t>
            </w:r>
          </w:p>
        </w:tc>
        <w:tc>
          <w:tcPr>
            <w:tcW w:w="1012" w:type="dxa"/>
            <w:tcBorders>
              <w:bottom w:val="single" w:sz="4" w:space="0" w:color="00000A"/>
              <w:right w:val="single" w:sz="4" w:space="0" w:color="00000A"/>
            </w:tcBorders>
            <w:shd w:val="clear" w:color="auto" w:fill="auto"/>
            <w:vAlign w:val="bottom"/>
          </w:tcPr>
          <w:p w14:paraId="3ADC9100"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2018-07-13</w:t>
            </w:r>
          </w:p>
        </w:tc>
      </w:tr>
      <w:tr w:rsidR="00A927AF" w14:paraId="064EFB4E" w14:textId="77777777">
        <w:trPr>
          <w:trHeight w:val="240"/>
        </w:trPr>
        <w:tc>
          <w:tcPr>
            <w:tcW w:w="344" w:type="dxa"/>
            <w:tcBorders>
              <w:left w:val="single" w:sz="4" w:space="0" w:color="00000A"/>
              <w:bottom w:val="single" w:sz="4" w:space="0" w:color="00000A"/>
              <w:right w:val="single" w:sz="4" w:space="0" w:color="00000A"/>
            </w:tcBorders>
            <w:shd w:val="clear" w:color="auto" w:fill="auto"/>
            <w:vAlign w:val="bottom"/>
          </w:tcPr>
          <w:p w14:paraId="159EC864"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3</w:t>
            </w:r>
          </w:p>
        </w:tc>
        <w:tc>
          <w:tcPr>
            <w:tcW w:w="677" w:type="dxa"/>
            <w:tcBorders>
              <w:bottom w:val="single" w:sz="4" w:space="0" w:color="00000A"/>
              <w:right w:val="single" w:sz="4" w:space="0" w:color="00000A"/>
            </w:tcBorders>
            <w:shd w:val="clear" w:color="auto" w:fill="auto"/>
            <w:vAlign w:val="bottom"/>
          </w:tcPr>
          <w:p w14:paraId="077A5FAD"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Spider</w:t>
            </w:r>
          </w:p>
          <w:p w14:paraId="7CB51DED"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Man</w:t>
            </w:r>
          </w:p>
        </w:tc>
        <w:tc>
          <w:tcPr>
            <w:tcW w:w="1107" w:type="dxa"/>
            <w:tcBorders>
              <w:bottom w:val="single" w:sz="4" w:space="0" w:color="00000A"/>
              <w:right w:val="single" w:sz="4" w:space="0" w:color="00000A"/>
            </w:tcBorders>
            <w:shd w:val="clear" w:color="auto" w:fill="auto"/>
            <w:vAlign w:val="bottom"/>
          </w:tcPr>
          <w:p w14:paraId="4B4A0223"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1212121212</w:t>
            </w:r>
          </w:p>
        </w:tc>
        <w:tc>
          <w:tcPr>
            <w:tcW w:w="703" w:type="dxa"/>
            <w:tcBorders>
              <w:bottom w:val="single" w:sz="4" w:space="0" w:color="00000A"/>
              <w:right w:val="single" w:sz="4" w:space="0" w:color="00000A"/>
            </w:tcBorders>
            <w:shd w:val="clear" w:color="auto" w:fill="auto"/>
            <w:vAlign w:val="bottom"/>
          </w:tcPr>
          <w:p w14:paraId="7140C810"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Inactive</w:t>
            </w:r>
          </w:p>
        </w:tc>
        <w:tc>
          <w:tcPr>
            <w:tcW w:w="676" w:type="dxa"/>
            <w:tcBorders>
              <w:bottom w:val="single" w:sz="4" w:space="0" w:color="00000A"/>
              <w:right w:val="single" w:sz="4" w:space="0" w:color="00000A"/>
            </w:tcBorders>
            <w:shd w:val="clear" w:color="auto" w:fill="auto"/>
            <w:vAlign w:val="bottom"/>
          </w:tcPr>
          <w:p w14:paraId="5D47F55D"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 </w:t>
            </w:r>
          </w:p>
        </w:tc>
        <w:tc>
          <w:tcPr>
            <w:tcW w:w="812" w:type="dxa"/>
            <w:tcBorders>
              <w:bottom w:val="single" w:sz="4" w:space="0" w:color="00000A"/>
              <w:right w:val="single" w:sz="4" w:space="0" w:color="00000A"/>
            </w:tcBorders>
            <w:shd w:val="clear" w:color="auto" w:fill="auto"/>
            <w:vAlign w:val="bottom"/>
          </w:tcPr>
          <w:p w14:paraId="2C9CCBD3"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 </w:t>
            </w:r>
          </w:p>
        </w:tc>
        <w:tc>
          <w:tcPr>
            <w:tcW w:w="574" w:type="dxa"/>
            <w:tcBorders>
              <w:bottom w:val="single" w:sz="4" w:space="0" w:color="00000A"/>
              <w:right w:val="single" w:sz="4" w:space="0" w:color="00000A"/>
            </w:tcBorders>
            <w:shd w:val="clear" w:color="auto" w:fill="auto"/>
            <w:vAlign w:val="bottom"/>
          </w:tcPr>
          <w:p w14:paraId="16442BBB"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 </w:t>
            </w:r>
          </w:p>
        </w:tc>
        <w:tc>
          <w:tcPr>
            <w:tcW w:w="961" w:type="dxa"/>
            <w:tcBorders>
              <w:bottom w:val="single" w:sz="4" w:space="0" w:color="00000A"/>
              <w:right w:val="single" w:sz="4" w:space="0" w:color="00000A"/>
            </w:tcBorders>
            <w:shd w:val="clear" w:color="auto" w:fill="auto"/>
            <w:vAlign w:val="bottom"/>
          </w:tcPr>
          <w:p w14:paraId="504E62C0"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 </w:t>
            </w:r>
          </w:p>
        </w:tc>
        <w:tc>
          <w:tcPr>
            <w:tcW w:w="807" w:type="dxa"/>
            <w:tcBorders>
              <w:bottom w:val="single" w:sz="4" w:space="0" w:color="00000A"/>
              <w:right w:val="single" w:sz="4" w:space="0" w:color="00000A"/>
            </w:tcBorders>
            <w:shd w:val="clear" w:color="auto" w:fill="auto"/>
            <w:vAlign w:val="bottom"/>
          </w:tcPr>
          <w:p w14:paraId="6A2F33F8"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North Korea</w:t>
            </w:r>
          </w:p>
        </w:tc>
        <w:tc>
          <w:tcPr>
            <w:tcW w:w="919" w:type="dxa"/>
            <w:tcBorders>
              <w:bottom w:val="single" w:sz="4" w:space="0" w:color="00000A"/>
              <w:right w:val="single" w:sz="4" w:space="0" w:color="00000A"/>
            </w:tcBorders>
            <w:shd w:val="clear" w:color="auto" w:fill="auto"/>
            <w:vAlign w:val="bottom"/>
          </w:tcPr>
          <w:p w14:paraId="2FE9913A"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B</w:t>
            </w:r>
          </w:p>
        </w:tc>
        <w:tc>
          <w:tcPr>
            <w:tcW w:w="613" w:type="dxa"/>
            <w:tcBorders>
              <w:bottom w:val="single" w:sz="4" w:space="0" w:color="00000A"/>
              <w:right w:val="single" w:sz="4" w:space="0" w:color="00000A"/>
            </w:tcBorders>
            <w:shd w:val="clear" w:color="auto" w:fill="auto"/>
            <w:vAlign w:val="bottom"/>
          </w:tcPr>
          <w:p w14:paraId="2E7539A2"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 </w:t>
            </w:r>
          </w:p>
        </w:tc>
        <w:tc>
          <w:tcPr>
            <w:tcW w:w="1012" w:type="dxa"/>
            <w:tcBorders>
              <w:bottom w:val="single" w:sz="4" w:space="0" w:color="00000A"/>
              <w:right w:val="single" w:sz="4" w:space="0" w:color="00000A"/>
            </w:tcBorders>
            <w:shd w:val="clear" w:color="auto" w:fill="auto"/>
            <w:vAlign w:val="bottom"/>
          </w:tcPr>
          <w:p w14:paraId="6230D457" w14:textId="77777777" w:rsidR="00A927AF" w:rsidRDefault="00232925">
            <w:pPr>
              <w:spacing w:after="0" w:line="240" w:lineRule="auto"/>
              <w:jc w:val="both"/>
              <w:rPr>
                <w:rFonts w:asciiTheme="majorHAnsi" w:eastAsia="Times New Roman" w:hAnsiTheme="majorHAnsi" w:cs="Times New Roman"/>
                <w:color w:val="000000"/>
                <w:sz w:val="16"/>
                <w:szCs w:val="18"/>
              </w:rPr>
            </w:pPr>
            <w:r>
              <w:rPr>
                <w:rFonts w:asciiTheme="majorHAnsi" w:eastAsia="Times New Roman" w:hAnsiTheme="majorHAnsi" w:cs="Times New Roman"/>
                <w:color w:val="000000"/>
                <w:sz w:val="16"/>
                <w:szCs w:val="18"/>
              </w:rPr>
              <w:t>2018-07-13</w:t>
            </w:r>
          </w:p>
        </w:tc>
      </w:tr>
    </w:tbl>
    <w:p w14:paraId="1F0B8FD1" w14:textId="77777777" w:rsidR="00A927AF" w:rsidRDefault="00A927AF">
      <w:pPr>
        <w:jc w:val="both"/>
        <w:rPr>
          <w:rFonts w:asciiTheme="majorHAnsi" w:hAnsiTheme="majorHAnsi" w:cs="Arial"/>
          <w:sz w:val="20"/>
          <w:szCs w:val="22"/>
          <w:lang w:eastAsia="ko-KR"/>
        </w:rPr>
      </w:pPr>
    </w:p>
    <w:p w14:paraId="19990C69" w14:textId="77777777" w:rsidR="00A927AF" w:rsidRDefault="00FF00B5">
      <w:pPr>
        <w:jc w:val="both"/>
        <w:rPr>
          <w:rFonts w:asciiTheme="majorHAnsi" w:eastAsiaTheme="majorEastAsia" w:hAnsiTheme="majorHAnsi" w:cstheme="majorBidi"/>
          <w:color w:val="C0504D" w:themeColor="accent2"/>
          <w:sz w:val="36"/>
          <w:szCs w:val="36"/>
          <w:lang w:eastAsia="ko-KR"/>
        </w:rPr>
      </w:pPr>
      <w:commentRangeStart w:id="159"/>
      <w:ins w:id="160" w:author="Anshul Agrawal" w:date="2018-07-26T16:01:00Z">
        <w:r>
          <w:t xml:space="preserve">Small </w:t>
        </w:r>
      </w:ins>
      <w:ins w:id="161" w:author="Anshul Agrawal" w:date="2018-07-26T16:05:00Z">
        <w:r>
          <w:t>question</w:t>
        </w:r>
      </w:ins>
      <w:ins w:id="162" w:author="Anshul Agrawal" w:date="2018-07-26T16:01:00Z">
        <w:r>
          <w:t xml:space="preserve"> on the above design – When a request gets generated by the payment engine to fraud service with some specific debtor and </w:t>
        </w:r>
      </w:ins>
      <w:ins w:id="163" w:author="Anshul Agrawal" w:date="2018-07-26T16:02:00Z">
        <w:r>
          <w:t xml:space="preserve">creditor details, Will the fraud service search the </w:t>
        </w:r>
      </w:ins>
      <w:ins w:id="164" w:author="Anshul Agrawal" w:date="2018-07-26T16:05:00Z">
        <w:r>
          <w:t>address fields in the blacklist database only when the name gets matched or the address will be matched across all the entities irrespectiv</w:t>
        </w:r>
      </w:ins>
      <w:ins w:id="165" w:author="Anshul Agrawal" w:date="2018-07-26T16:06:00Z">
        <w:r>
          <w:t>e of the name matching .</w:t>
        </w:r>
      </w:ins>
      <w:commentRangeEnd w:id="159"/>
      <w:r w:rsidR="00D871E5">
        <w:rPr>
          <w:rStyle w:val="CommentReference"/>
        </w:rPr>
        <w:commentReference w:id="159"/>
      </w:r>
      <w:r w:rsidR="00232925">
        <w:br w:type="page"/>
      </w:r>
      <w:bookmarkStart w:id="166" w:name="_GoBack"/>
      <w:bookmarkEnd w:id="166"/>
    </w:p>
    <w:p w14:paraId="1F7DD690" w14:textId="77777777" w:rsidR="00A927AF" w:rsidRDefault="00232925">
      <w:pPr>
        <w:pStyle w:val="Heading2"/>
        <w:numPr>
          <w:ilvl w:val="1"/>
          <w:numId w:val="2"/>
        </w:numPr>
        <w:tabs>
          <w:tab w:val="left" w:pos="720"/>
        </w:tabs>
        <w:ind w:left="0"/>
        <w:jc w:val="both"/>
        <w:rPr>
          <w:color w:val="00000A"/>
        </w:rPr>
      </w:pPr>
      <w:bookmarkStart w:id="167" w:name="_RFDS%3A_Request_Payload"/>
      <w:bookmarkStart w:id="168" w:name="_Toc519866148"/>
      <w:bookmarkEnd w:id="167"/>
      <w:r>
        <w:rPr>
          <w:color w:val="00000A"/>
        </w:rPr>
        <w:lastRenderedPageBreak/>
        <w:t>RFDS: Request Payload</w:t>
      </w:r>
      <w:bookmarkEnd w:id="168"/>
      <w:r>
        <w:rPr>
          <w:color w:val="00000A"/>
        </w:rPr>
        <w:t xml:space="preserve"> </w:t>
      </w:r>
    </w:p>
    <w:p w14:paraId="399D118D" w14:textId="77777777" w:rsidR="00A927AF" w:rsidRDefault="00A927AF">
      <w:pPr>
        <w:jc w:val="both"/>
        <w:rPr>
          <w:rFonts w:asciiTheme="majorHAnsi" w:hAnsiTheme="majorHAnsi" w:cs="Arial"/>
          <w:sz w:val="22"/>
          <w:szCs w:val="22"/>
          <w:lang w:eastAsia="ko-KR"/>
        </w:rPr>
      </w:pPr>
    </w:p>
    <w:p w14:paraId="59B733C0"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 xml:space="preserve">The table below lists out the ‘relevant fields’ needed in a Fraud Request to be sent from the Payment Engine to the RFDS. These fields have been identified for potential fraudulent data on pacs.008, pain.013 and camt.056 messages. </w:t>
      </w:r>
      <w:r>
        <w:rPr>
          <w:rFonts w:asciiTheme="majorHAnsi" w:hAnsiTheme="majorHAnsi" w:cs="Arial"/>
          <w:sz w:val="22"/>
          <w:szCs w:val="22"/>
          <w:lang w:eastAsia="ko-KR"/>
        </w:rPr>
        <w:tab/>
      </w:r>
    </w:p>
    <w:tbl>
      <w:tblPr>
        <w:tblW w:w="9540" w:type="dxa"/>
        <w:tblLook w:val="04A0" w:firstRow="1" w:lastRow="0" w:firstColumn="1" w:lastColumn="0" w:noHBand="0" w:noVBand="1"/>
      </w:tblPr>
      <w:tblGrid>
        <w:gridCol w:w="863"/>
        <w:gridCol w:w="2344"/>
        <w:gridCol w:w="2631"/>
        <w:gridCol w:w="1316"/>
        <w:gridCol w:w="2386"/>
        <w:tblGridChange w:id="169">
          <w:tblGrid>
            <w:gridCol w:w="863"/>
            <w:gridCol w:w="2344"/>
            <w:gridCol w:w="2631"/>
            <w:gridCol w:w="523"/>
            <w:gridCol w:w="793"/>
            <w:gridCol w:w="2386"/>
          </w:tblGrid>
        </w:tblGridChange>
      </w:tblGrid>
      <w:tr w:rsidR="00A927AF" w14:paraId="5688914C" w14:textId="77777777" w:rsidTr="00FF58F0">
        <w:trPr>
          <w:trHeight w:val="315"/>
        </w:trPr>
        <w:tc>
          <w:tcPr>
            <w:tcW w:w="863" w:type="dxa"/>
            <w:shd w:val="clear" w:color="auto" w:fill="auto"/>
            <w:vAlign w:val="bottom"/>
          </w:tcPr>
          <w:p w14:paraId="64492B4F" w14:textId="77777777" w:rsidR="00A927AF" w:rsidRDefault="00A927AF">
            <w:pPr>
              <w:spacing w:after="0" w:line="240" w:lineRule="auto"/>
              <w:jc w:val="both"/>
              <w:rPr>
                <w:rFonts w:ascii="Times New Roman" w:eastAsia="Times New Roman" w:hAnsi="Times New Roman" w:cs="Times New Roman"/>
                <w:sz w:val="24"/>
                <w:szCs w:val="24"/>
              </w:rPr>
            </w:pPr>
          </w:p>
        </w:tc>
        <w:tc>
          <w:tcPr>
            <w:tcW w:w="4975" w:type="dxa"/>
            <w:gridSpan w:val="2"/>
            <w:shd w:val="clear" w:color="000000" w:fill="002060"/>
            <w:vAlign w:val="center"/>
          </w:tcPr>
          <w:p w14:paraId="660F5861" w14:textId="77777777" w:rsidR="00A927AF" w:rsidRDefault="00232925">
            <w:pPr>
              <w:spacing w:after="0" w:line="240" w:lineRule="auto"/>
              <w:jc w:val="both"/>
              <w:rPr>
                <w:rFonts w:asciiTheme="majorHAnsi" w:eastAsia="Times New Roman" w:hAnsiTheme="majorHAnsi" w:cs="Times New Roman"/>
                <w:b/>
                <w:bCs/>
                <w:color w:val="FFFFFF"/>
                <w:sz w:val="24"/>
                <w:szCs w:val="24"/>
              </w:rPr>
            </w:pPr>
            <w:r>
              <w:rPr>
                <w:rFonts w:asciiTheme="majorHAnsi" w:eastAsia="Times New Roman" w:hAnsiTheme="majorHAnsi" w:cs="Times New Roman"/>
                <w:b/>
                <w:bCs/>
                <w:color w:val="FFFFFF"/>
                <w:sz w:val="24"/>
                <w:szCs w:val="24"/>
              </w:rPr>
              <w:t xml:space="preserve">Request Payload from Payment Engine </w:t>
            </w:r>
          </w:p>
        </w:tc>
        <w:tc>
          <w:tcPr>
            <w:tcW w:w="1316" w:type="dxa"/>
            <w:shd w:val="clear" w:color="000000" w:fill="002060"/>
          </w:tcPr>
          <w:p w14:paraId="75BE638B" w14:textId="77777777" w:rsidR="00A927AF" w:rsidRDefault="00A927AF">
            <w:pPr>
              <w:spacing w:after="0" w:line="240" w:lineRule="auto"/>
              <w:jc w:val="both"/>
              <w:rPr>
                <w:rFonts w:asciiTheme="majorHAnsi" w:eastAsia="Times New Roman" w:hAnsiTheme="majorHAnsi" w:cs="Times New Roman"/>
                <w:b/>
                <w:bCs/>
                <w:color w:val="FFFFFF"/>
                <w:sz w:val="24"/>
                <w:szCs w:val="24"/>
              </w:rPr>
            </w:pPr>
          </w:p>
        </w:tc>
        <w:tc>
          <w:tcPr>
            <w:tcW w:w="2386" w:type="dxa"/>
            <w:shd w:val="clear" w:color="000000" w:fill="002060"/>
          </w:tcPr>
          <w:p w14:paraId="23FDB153" w14:textId="77777777" w:rsidR="00A927AF" w:rsidRDefault="00A927AF">
            <w:pPr>
              <w:spacing w:after="0" w:line="240" w:lineRule="auto"/>
              <w:jc w:val="both"/>
              <w:rPr>
                <w:rFonts w:asciiTheme="majorHAnsi" w:eastAsia="Times New Roman" w:hAnsiTheme="majorHAnsi" w:cs="Times New Roman"/>
                <w:b/>
                <w:bCs/>
                <w:color w:val="FFFFFF"/>
                <w:sz w:val="24"/>
                <w:szCs w:val="24"/>
              </w:rPr>
            </w:pPr>
          </w:p>
        </w:tc>
      </w:tr>
      <w:tr w:rsidR="002F515A" w:rsidRPr="002F515A" w14:paraId="69A51B76" w14:textId="77777777" w:rsidTr="00FF58F0">
        <w:trPr>
          <w:trHeight w:val="210"/>
        </w:trPr>
        <w:tc>
          <w:tcPr>
            <w:tcW w:w="863" w:type="dxa"/>
            <w:tcBorders>
              <w:top w:val="single" w:sz="4" w:space="0" w:color="00000A"/>
              <w:left w:val="single" w:sz="4" w:space="0" w:color="00000A"/>
              <w:right w:val="single" w:sz="4" w:space="0" w:color="00000A"/>
            </w:tcBorders>
            <w:shd w:val="clear" w:color="000000" w:fill="494529"/>
          </w:tcPr>
          <w:p w14:paraId="503AE9C6" w14:textId="77777777" w:rsidR="002F515A" w:rsidRPr="002F515A" w:rsidRDefault="002F515A" w:rsidP="002F515A">
            <w:pPr>
              <w:spacing w:after="0" w:line="240" w:lineRule="auto"/>
              <w:jc w:val="both"/>
              <w:rPr>
                <w:rFonts w:asciiTheme="majorHAnsi" w:eastAsia="Times New Roman" w:hAnsiTheme="majorHAnsi" w:cs="Times New Roman"/>
                <w:color w:val="FFFFFF" w:themeColor="background1"/>
                <w:sz w:val="18"/>
                <w:szCs w:val="18"/>
                <w:rPrChange w:id="170" w:author="Anshul Agrawal" w:date="2018-07-26T17:52:00Z">
                  <w:rPr>
                    <w:rFonts w:asciiTheme="majorHAnsi" w:eastAsia="Times New Roman" w:hAnsiTheme="majorHAnsi" w:cs="Times New Roman"/>
                    <w:color w:val="FFFFFF"/>
                    <w:sz w:val="18"/>
                    <w:szCs w:val="18"/>
                  </w:rPr>
                </w:rPrChange>
              </w:rPr>
            </w:pPr>
            <w:r w:rsidRPr="002F515A">
              <w:rPr>
                <w:rFonts w:asciiTheme="majorHAnsi" w:eastAsia="Times New Roman" w:hAnsiTheme="majorHAnsi" w:cs="Times New Roman"/>
                <w:color w:val="FFFFFF" w:themeColor="background1"/>
                <w:sz w:val="18"/>
                <w:szCs w:val="18"/>
                <w:rPrChange w:id="171" w:author="Anshul Agrawal" w:date="2018-07-26T17:52:00Z">
                  <w:rPr>
                    <w:rFonts w:asciiTheme="majorHAnsi" w:eastAsia="Times New Roman" w:hAnsiTheme="majorHAnsi" w:cs="Times New Roman"/>
                    <w:color w:val="FFFFFF"/>
                    <w:sz w:val="18"/>
                    <w:szCs w:val="18"/>
                  </w:rPr>
                </w:rPrChange>
              </w:rPr>
              <w:t>Index No.</w:t>
            </w:r>
          </w:p>
        </w:tc>
        <w:tc>
          <w:tcPr>
            <w:tcW w:w="2344" w:type="dxa"/>
            <w:tcBorders>
              <w:top w:val="single" w:sz="4" w:space="0" w:color="00000A"/>
              <w:right w:val="single" w:sz="4" w:space="0" w:color="00000A"/>
            </w:tcBorders>
            <w:shd w:val="clear" w:color="000000" w:fill="494529"/>
          </w:tcPr>
          <w:p w14:paraId="7F27309C" w14:textId="77777777" w:rsidR="002F515A" w:rsidRPr="002F515A" w:rsidRDefault="002F515A" w:rsidP="002F515A">
            <w:pPr>
              <w:spacing w:after="0" w:line="240" w:lineRule="auto"/>
              <w:jc w:val="both"/>
              <w:rPr>
                <w:rFonts w:asciiTheme="majorHAnsi" w:eastAsia="Times New Roman" w:hAnsiTheme="majorHAnsi" w:cs="Times New Roman"/>
                <w:color w:val="FFFFFF" w:themeColor="background1"/>
                <w:sz w:val="18"/>
                <w:szCs w:val="18"/>
                <w:rPrChange w:id="172" w:author="Anshul Agrawal" w:date="2018-07-26T17:52:00Z">
                  <w:rPr>
                    <w:rFonts w:asciiTheme="majorHAnsi" w:eastAsia="Times New Roman" w:hAnsiTheme="majorHAnsi" w:cs="Times New Roman"/>
                    <w:color w:val="FFFFFF"/>
                    <w:sz w:val="18"/>
                    <w:szCs w:val="18"/>
                  </w:rPr>
                </w:rPrChange>
              </w:rPr>
            </w:pPr>
            <w:r w:rsidRPr="002F515A">
              <w:rPr>
                <w:rFonts w:asciiTheme="majorHAnsi" w:eastAsia="Times New Roman" w:hAnsiTheme="majorHAnsi" w:cs="Times New Roman"/>
                <w:color w:val="FFFFFF" w:themeColor="background1"/>
                <w:sz w:val="18"/>
                <w:szCs w:val="18"/>
                <w:rPrChange w:id="173" w:author="Anshul Agrawal" w:date="2018-07-26T17:52:00Z">
                  <w:rPr>
                    <w:rFonts w:asciiTheme="majorHAnsi" w:eastAsia="Times New Roman" w:hAnsiTheme="majorHAnsi" w:cs="Times New Roman"/>
                    <w:color w:val="FFFFFF"/>
                    <w:sz w:val="18"/>
                    <w:szCs w:val="18"/>
                  </w:rPr>
                </w:rPrChange>
              </w:rPr>
              <w:t>Message Item</w:t>
            </w:r>
          </w:p>
        </w:tc>
        <w:tc>
          <w:tcPr>
            <w:tcW w:w="2631" w:type="dxa"/>
            <w:tcBorders>
              <w:top w:val="single" w:sz="4" w:space="0" w:color="00000A"/>
              <w:bottom w:val="single" w:sz="4" w:space="0" w:color="00000A"/>
              <w:right w:val="single" w:sz="4" w:space="0" w:color="00000A"/>
            </w:tcBorders>
            <w:shd w:val="clear" w:color="000000" w:fill="494529"/>
          </w:tcPr>
          <w:p w14:paraId="1D80CF27" w14:textId="77777777" w:rsidR="002F515A" w:rsidRPr="002F515A" w:rsidRDefault="002F515A" w:rsidP="002F515A">
            <w:pPr>
              <w:spacing w:after="0" w:line="240" w:lineRule="auto"/>
              <w:jc w:val="both"/>
              <w:rPr>
                <w:rFonts w:asciiTheme="majorHAnsi" w:eastAsia="Times New Roman" w:hAnsiTheme="majorHAnsi" w:cs="Times New Roman"/>
                <w:color w:val="FFFFFF" w:themeColor="background1"/>
                <w:sz w:val="18"/>
                <w:szCs w:val="18"/>
                <w:rPrChange w:id="174" w:author="Anshul Agrawal" w:date="2018-07-26T17:52:00Z">
                  <w:rPr>
                    <w:rFonts w:asciiTheme="majorHAnsi" w:eastAsia="Times New Roman" w:hAnsiTheme="majorHAnsi" w:cs="Times New Roman"/>
                    <w:color w:val="FFFFFF"/>
                    <w:sz w:val="18"/>
                    <w:szCs w:val="18"/>
                  </w:rPr>
                </w:rPrChange>
              </w:rPr>
            </w:pPr>
            <w:r w:rsidRPr="002F515A">
              <w:rPr>
                <w:rFonts w:asciiTheme="majorHAnsi" w:eastAsia="Times New Roman" w:hAnsiTheme="majorHAnsi" w:cs="Times New Roman"/>
                <w:color w:val="FFFFFF" w:themeColor="background1"/>
                <w:sz w:val="18"/>
                <w:szCs w:val="18"/>
                <w:rPrChange w:id="175" w:author="Anshul Agrawal" w:date="2018-07-26T17:52:00Z">
                  <w:rPr>
                    <w:rFonts w:asciiTheme="majorHAnsi" w:eastAsia="Times New Roman" w:hAnsiTheme="majorHAnsi" w:cs="Times New Roman"/>
                    <w:color w:val="FFFFFF"/>
                    <w:sz w:val="18"/>
                    <w:szCs w:val="18"/>
                  </w:rPr>
                </w:rPrChange>
              </w:rPr>
              <w:t>Comments</w:t>
            </w:r>
          </w:p>
        </w:tc>
        <w:tc>
          <w:tcPr>
            <w:tcW w:w="1316" w:type="dxa"/>
            <w:tcBorders>
              <w:top w:val="single" w:sz="4" w:space="0" w:color="00000A"/>
              <w:left w:val="single" w:sz="4" w:space="0" w:color="00000A"/>
              <w:bottom w:val="single" w:sz="4" w:space="0" w:color="00000A"/>
              <w:right w:val="single" w:sz="4" w:space="0" w:color="00000A"/>
            </w:tcBorders>
            <w:shd w:val="clear" w:color="000000" w:fill="494529"/>
          </w:tcPr>
          <w:p w14:paraId="7197D605" w14:textId="77777777" w:rsidR="002F515A" w:rsidRPr="002F515A" w:rsidRDefault="002F515A" w:rsidP="002F515A">
            <w:pPr>
              <w:spacing w:after="0" w:line="240" w:lineRule="auto"/>
              <w:jc w:val="both"/>
              <w:rPr>
                <w:rFonts w:asciiTheme="majorHAnsi" w:eastAsia="Times New Roman" w:hAnsiTheme="majorHAnsi" w:cs="Times New Roman"/>
                <w:color w:val="FFFFFF" w:themeColor="background1"/>
                <w:sz w:val="18"/>
                <w:szCs w:val="18"/>
                <w:rPrChange w:id="176" w:author="Anshul Agrawal" w:date="2018-07-26T17:52:00Z">
                  <w:rPr>
                    <w:rFonts w:asciiTheme="majorHAnsi" w:eastAsia="Times New Roman" w:hAnsiTheme="majorHAnsi" w:cs="Times New Roman"/>
                    <w:color w:val="FFFFFF"/>
                    <w:sz w:val="18"/>
                    <w:szCs w:val="18"/>
                  </w:rPr>
                </w:rPrChange>
              </w:rPr>
            </w:pPr>
            <w:r w:rsidRPr="002F515A">
              <w:rPr>
                <w:rFonts w:asciiTheme="majorHAnsi" w:eastAsia="Times New Roman" w:hAnsiTheme="majorHAnsi" w:cs="Times New Roman"/>
                <w:color w:val="FFFFFF" w:themeColor="background1"/>
                <w:sz w:val="18"/>
                <w:szCs w:val="18"/>
                <w:rPrChange w:id="177" w:author="Anshul Agrawal" w:date="2018-07-26T17:52:00Z">
                  <w:rPr>
                    <w:rFonts w:asciiTheme="majorHAnsi" w:eastAsia="Times New Roman" w:hAnsiTheme="majorHAnsi" w:cs="Times New Roman"/>
                    <w:color w:val="FFFFFF"/>
                    <w:sz w:val="18"/>
                    <w:szCs w:val="18"/>
                  </w:rPr>
                </w:rPrChange>
              </w:rPr>
              <w:t>M/O/C</w:t>
            </w:r>
          </w:p>
        </w:tc>
        <w:tc>
          <w:tcPr>
            <w:tcW w:w="2386" w:type="dxa"/>
            <w:tcBorders>
              <w:top w:val="single" w:sz="4" w:space="0" w:color="00000A"/>
              <w:left w:val="single" w:sz="4" w:space="0" w:color="00000A"/>
              <w:bottom w:val="single" w:sz="4" w:space="0" w:color="00000A"/>
              <w:right w:val="single" w:sz="4" w:space="0" w:color="00000A"/>
            </w:tcBorders>
            <w:shd w:val="clear" w:color="000000" w:fill="494529"/>
          </w:tcPr>
          <w:p w14:paraId="68FA6943" w14:textId="77777777" w:rsidR="002F515A" w:rsidRPr="002F515A" w:rsidRDefault="002F515A" w:rsidP="002F515A">
            <w:pPr>
              <w:spacing w:after="0" w:line="240" w:lineRule="auto"/>
              <w:jc w:val="right"/>
              <w:rPr>
                <w:b/>
                <w:color w:val="FFFFFF" w:themeColor="background1"/>
              </w:rPr>
            </w:pPr>
            <w:ins w:id="178" w:author="Anshul Agrawal" w:date="2018-07-26T17:52:00Z">
              <w:r w:rsidRPr="002F515A">
                <w:rPr>
                  <w:b/>
                  <w:color w:val="FFFFFF" w:themeColor="background1"/>
                </w:rPr>
                <w:t>Canonical Mapping</w:t>
              </w:r>
            </w:ins>
          </w:p>
        </w:tc>
      </w:tr>
      <w:tr w:rsidR="002F515A" w14:paraId="42A62D85" w14:textId="77777777" w:rsidTr="00FF58F0">
        <w:tblPrEx>
          <w:tblW w:w="9540" w:type="dxa"/>
          <w:tblPrExChange w:id="179" w:author="Anshul Agrawal" w:date="2018-07-26T16:07:00Z">
            <w:tblPrEx>
              <w:tblW w:w="9540" w:type="dxa"/>
            </w:tblPrEx>
          </w:tblPrExChange>
        </w:tblPrEx>
        <w:trPr>
          <w:trHeight w:val="300"/>
          <w:trPrChange w:id="180" w:author="Anshul Agrawal" w:date="2018-07-26T16:07:00Z">
            <w:trPr>
              <w:trHeight w:val="300"/>
            </w:trPr>
          </w:trPrChange>
        </w:trPr>
        <w:tc>
          <w:tcPr>
            <w:tcW w:w="863" w:type="dxa"/>
            <w:tcBorders>
              <w:left w:val="single" w:sz="4" w:space="0" w:color="00000A"/>
              <w:bottom w:val="single" w:sz="4" w:space="0" w:color="00000A"/>
              <w:right w:val="single" w:sz="4" w:space="0" w:color="00000A"/>
            </w:tcBorders>
            <w:shd w:val="clear" w:color="000000" w:fill="D9D9D9"/>
            <w:vAlign w:val="bottom"/>
            <w:tcPrChange w:id="181" w:author="Anshul Agrawal" w:date="2018-07-26T16:07:00Z">
              <w:tcPr>
                <w:tcW w:w="863" w:type="dxa"/>
                <w:tcBorders>
                  <w:left w:val="single" w:sz="4" w:space="0" w:color="00000A"/>
                  <w:bottom w:val="single" w:sz="4" w:space="0" w:color="00000A"/>
                  <w:right w:val="single" w:sz="4" w:space="0" w:color="00000A"/>
                </w:tcBorders>
                <w:shd w:val="clear" w:color="000000" w:fill="D9D9D9"/>
                <w:vAlign w:val="bottom"/>
              </w:tcPr>
            </w:tcPrChange>
          </w:tcPr>
          <w:p w14:paraId="7E1B5BD3"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w:t>
            </w:r>
          </w:p>
        </w:tc>
        <w:tc>
          <w:tcPr>
            <w:tcW w:w="2344" w:type="dxa"/>
            <w:tcBorders>
              <w:bottom w:val="single" w:sz="4" w:space="0" w:color="00000A"/>
              <w:right w:val="single" w:sz="4" w:space="0" w:color="00000A"/>
            </w:tcBorders>
            <w:shd w:val="clear" w:color="000000" w:fill="D9D9D9"/>
            <w:tcPrChange w:id="182" w:author="Anshul Agrawal" w:date="2018-07-26T16:07:00Z">
              <w:tcPr>
                <w:tcW w:w="2344" w:type="dxa"/>
                <w:tcBorders>
                  <w:bottom w:val="single" w:sz="4" w:space="0" w:color="00000A"/>
                  <w:right w:val="single" w:sz="4" w:space="0" w:color="00000A"/>
                </w:tcBorders>
                <w:shd w:val="clear" w:color="000000" w:fill="D9D9D9"/>
              </w:tcPr>
            </w:tcPrChange>
          </w:tcPr>
          <w:p w14:paraId="7A9EA54F" w14:textId="77777777" w:rsidR="002F515A" w:rsidRDefault="002F515A" w:rsidP="002F515A">
            <w:pPr>
              <w:spacing w:after="0" w:line="240" w:lineRule="auto"/>
              <w:jc w:val="both"/>
              <w:rPr>
                <w:rFonts w:asciiTheme="majorHAnsi" w:eastAsia="Times New Roman" w:hAnsiTheme="majorHAnsi" w:cs="Times New Roman"/>
                <w:color w:val="000000"/>
                <w:sz w:val="20"/>
                <w:szCs w:val="18"/>
              </w:rPr>
            </w:pPr>
            <w:proofErr w:type="spellStart"/>
            <w:r>
              <w:rPr>
                <w:rFonts w:asciiTheme="majorHAnsi" w:eastAsia="Times New Roman" w:hAnsiTheme="majorHAnsi" w:cs="Times New Roman"/>
                <w:color w:val="000000"/>
                <w:sz w:val="20"/>
                <w:szCs w:val="18"/>
              </w:rPr>
              <w:t>FraudCheckRequest</w:t>
            </w:r>
            <w:proofErr w:type="spellEnd"/>
          </w:p>
        </w:tc>
        <w:tc>
          <w:tcPr>
            <w:tcW w:w="2631" w:type="dxa"/>
            <w:tcBorders>
              <w:top w:val="single" w:sz="4" w:space="0" w:color="00000A"/>
              <w:bottom w:val="single" w:sz="4" w:space="0" w:color="00000A"/>
              <w:right w:val="single" w:sz="4" w:space="0" w:color="00000A"/>
            </w:tcBorders>
            <w:shd w:val="clear" w:color="000000" w:fill="D9D9D9"/>
            <w:vAlign w:val="bottom"/>
            <w:tcPrChange w:id="183" w:author="Anshul Agrawal" w:date="2018-07-26T16:07:00Z">
              <w:tcPr>
                <w:tcW w:w="3154" w:type="dxa"/>
                <w:gridSpan w:val="2"/>
                <w:tcBorders>
                  <w:bottom w:val="single" w:sz="4" w:space="0" w:color="00000A"/>
                  <w:right w:val="single" w:sz="4" w:space="0" w:color="00000A"/>
                </w:tcBorders>
                <w:shd w:val="clear" w:color="000000" w:fill="D9D9D9"/>
                <w:vAlign w:val="bottom"/>
              </w:tcPr>
            </w:tcPrChange>
          </w:tcPr>
          <w:p w14:paraId="3338CB0D"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 </w:t>
            </w:r>
          </w:p>
        </w:tc>
        <w:tc>
          <w:tcPr>
            <w:tcW w:w="1316" w:type="dxa"/>
            <w:tcBorders>
              <w:top w:val="single" w:sz="4" w:space="0" w:color="00000A"/>
              <w:left w:val="single" w:sz="4" w:space="0" w:color="00000A"/>
              <w:bottom w:val="single" w:sz="4" w:space="0" w:color="00000A"/>
              <w:right w:val="single" w:sz="4" w:space="0" w:color="00000A"/>
            </w:tcBorders>
            <w:shd w:val="clear" w:color="000000" w:fill="D9D9D9"/>
            <w:tcPrChange w:id="184" w:author="Anshul Agrawal" w:date="2018-07-26T16:07:00Z">
              <w:tcPr>
                <w:tcW w:w="793" w:type="dxa"/>
                <w:tcBorders>
                  <w:bottom w:val="single" w:sz="4" w:space="0" w:color="00000A"/>
                </w:tcBorders>
                <w:shd w:val="clear" w:color="000000" w:fill="D9D9D9"/>
              </w:tcPr>
            </w:tcPrChange>
          </w:tcPr>
          <w:p w14:paraId="24D2753C"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p>
        </w:tc>
        <w:tc>
          <w:tcPr>
            <w:tcW w:w="2386" w:type="dxa"/>
            <w:tcBorders>
              <w:top w:val="single" w:sz="4" w:space="0" w:color="00000A"/>
              <w:left w:val="single" w:sz="4" w:space="0" w:color="00000A"/>
              <w:bottom w:val="single" w:sz="4" w:space="0" w:color="00000A"/>
              <w:right w:val="single" w:sz="4" w:space="0" w:color="00000A"/>
            </w:tcBorders>
            <w:shd w:val="clear" w:color="000000" w:fill="D9D9D9"/>
            <w:tcPrChange w:id="185" w:author="Anshul Agrawal" w:date="2018-07-26T16:07:00Z">
              <w:tcPr>
                <w:tcW w:w="2386" w:type="dxa"/>
                <w:tcBorders>
                  <w:bottom w:val="single" w:sz="4" w:space="0" w:color="00000A"/>
                  <w:right w:val="single" w:sz="4" w:space="0" w:color="00000A"/>
                </w:tcBorders>
                <w:shd w:val="clear" w:color="000000" w:fill="D9D9D9"/>
              </w:tcPr>
            </w:tcPrChange>
          </w:tcPr>
          <w:p w14:paraId="38E84B86"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p>
        </w:tc>
      </w:tr>
      <w:tr w:rsidR="002F515A" w14:paraId="586EDA6F" w14:textId="77777777" w:rsidTr="00FF58F0">
        <w:tblPrEx>
          <w:tblW w:w="9540" w:type="dxa"/>
          <w:tblPrExChange w:id="186" w:author="Anshul Agrawal" w:date="2018-07-26T16:07:00Z">
            <w:tblPrEx>
              <w:tblW w:w="9540" w:type="dxa"/>
            </w:tblPrEx>
          </w:tblPrExChange>
        </w:tblPrEx>
        <w:trPr>
          <w:trHeight w:val="300"/>
          <w:trPrChange w:id="187" w:author="Anshul Agrawal" w:date="2018-07-26T16:07:00Z">
            <w:trPr>
              <w:trHeight w:val="300"/>
            </w:trPr>
          </w:trPrChange>
        </w:trPr>
        <w:tc>
          <w:tcPr>
            <w:tcW w:w="863" w:type="dxa"/>
            <w:tcBorders>
              <w:left w:val="single" w:sz="4" w:space="0" w:color="00000A"/>
              <w:bottom w:val="single" w:sz="4" w:space="0" w:color="00000A"/>
              <w:right w:val="single" w:sz="4" w:space="0" w:color="00000A"/>
            </w:tcBorders>
            <w:shd w:val="clear" w:color="auto" w:fill="auto"/>
            <w:vAlign w:val="bottom"/>
            <w:tcPrChange w:id="188" w:author="Anshul Agrawal" w:date="2018-07-26T16:07:00Z">
              <w:tcPr>
                <w:tcW w:w="863" w:type="dxa"/>
                <w:tcBorders>
                  <w:left w:val="single" w:sz="4" w:space="0" w:color="00000A"/>
                  <w:bottom w:val="single" w:sz="4" w:space="0" w:color="00000A"/>
                  <w:right w:val="single" w:sz="4" w:space="0" w:color="00000A"/>
                </w:tcBorders>
                <w:shd w:val="clear" w:color="auto" w:fill="auto"/>
                <w:vAlign w:val="bottom"/>
              </w:tcPr>
            </w:tcPrChange>
          </w:tcPr>
          <w:p w14:paraId="7C2D18FC"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1.1</w:t>
            </w:r>
          </w:p>
        </w:tc>
        <w:tc>
          <w:tcPr>
            <w:tcW w:w="2344" w:type="dxa"/>
            <w:tcBorders>
              <w:bottom w:val="single" w:sz="4" w:space="0" w:color="00000A"/>
              <w:right w:val="single" w:sz="4" w:space="0" w:color="00000A"/>
            </w:tcBorders>
            <w:shd w:val="clear" w:color="auto" w:fill="auto"/>
            <w:vAlign w:val="bottom"/>
            <w:tcPrChange w:id="189" w:author="Anshul Agrawal" w:date="2018-07-26T16:07:00Z">
              <w:tcPr>
                <w:tcW w:w="2344" w:type="dxa"/>
                <w:tcBorders>
                  <w:bottom w:val="single" w:sz="4" w:space="0" w:color="00000A"/>
                  <w:right w:val="single" w:sz="4" w:space="0" w:color="00000A"/>
                </w:tcBorders>
                <w:shd w:val="clear" w:color="auto" w:fill="auto"/>
                <w:vAlign w:val="bottom"/>
              </w:tcPr>
            </w:tcPrChange>
          </w:tcPr>
          <w:p w14:paraId="69247B4C" w14:textId="77777777" w:rsidR="002F515A" w:rsidRDefault="002F515A" w:rsidP="002F515A">
            <w:pPr>
              <w:spacing w:after="0" w:line="240" w:lineRule="auto"/>
              <w:ind w:firstLine="200"/>
              <w:jc w:val="both"/>
              <w:rPr>
                <w:rFonts w:asciiTheme="majorHAnsi" w:eastAsia="Times New Roman" w:hAnsiTheme="majorHAnsi" w:cs="Times New Roman"/>
                <w:color w:val="000000"/>
                <w:sz w:val="20"/>
                <w:szCs w:val="18"/>
              </w:rPr>
            </w:pPr>
            <w:proofErr w:type="spellStart"/>
            <w:r>
              <w:rPr>
                <w:rFonts w:asciiTheme="majorHAnsi" w:eastAsia="Times New Roman" w:hAnsiTheme="majorHAnsi" w:cs="Times New Roman"/>
                <w:color w:val="000000"/>
                <w:sz w:val="20"/>
                <w:szCs w:val="18"/>
              </w:rPr>
              <w:t>MessageType</w:t>
            </w:r>
            <w:proofErr w:type="spellEnd"/>
          </w:p>
        </w:tc>
        <w:tc>
          <w:tcPr>
            <w:tcW w:w="2631" w:type="dxa"/>
            <w:tcBorders>
              <w:top w:val="single" w:sz="4" w:space="0" w:color="00000A"/>
              <w:bottom w:val="single" w:sz="4" w:space="0" w:color="00000A"/>
              <w:right w:val="single" w:sz="4" w:space="0" w:color="00000A"/>
            </w:tcBorders>
            <w:shd w:val="clear" w:color="auto" w:fill="auto"/>
            <w:vAlign w:val="bottom"/>
            <w:tcPrChange w:id="190" w:author="Anshul Agrawal" w:date="2018-07-26T16:07:00Z">
              <w:tcPr>
                <w:tcW w:w="3154" w:type="dxa"/>
                <w:gridSpan w:val="2"/>
                <w:tcBorders>
                  <w:bottom w:val="single" w:sz="4" w:space="0" w:color="00000A"/>
                  <w:right w:val="single" w:sz="4" w:space="0" w:color="00000A"/>
                </w:tcBorders>
                <w:shd w:val="clear" w:color="auto" w:fill="auto"/>
                <w:vAlign w:val="bottom"/>
              </w:tcPr>
            </w:tcPrChange>
          </w:tcPr>
          <w:p w14:paraId="379B0746" w14:textId="77777777" w:rsidR="002F515A" w:rsidRDefault="002F515A" w:rsidP="002F515A">
            <w:pPr>
              <w:spacing w:after="0" w:line="240" w:lineRule="auto"/>
              <w:jc w:val="both"/>
            </w:pPr>
            <w:r>
              <w:rPr>
                <w:rFonts w:asciiTheme="majorHAnsi" w:eastAsia="Times New Roman" w:hAnsiTheme="majorHAnsi" w:cs="Times New Roman"/>
                <w:color w:val="000000"/>
                <w:sz w:val="18"/>
                <w:szCs w:val="18"/>
              </w:rPr>
              <w:t>Can be any of the three message types - pacs.008, pain.013, camt.035</w:t>
            </w:r>
          </w:p>
        </w:tc>
        <w:tc>
          <w:tcPr>
            <w:tcW w:w="1316" w:type="dxa"/>
            <w:tcBorders>
              <w:top w:val="single" w:sz="4" w:space="0" w:color="00000A"/>
              <w:left w:val="single" w:sz="4" w:space="0" w:color="00000A"/>
              <w:bottom w:val="single" w:sz="4" w:space="0" w:color="00000A"/>
              <w:right w:val="single" w:sz="4" w:space="0" w:color="00000A"/>
            </w:tcBorders>
            <w:shd w:val="clear" w:color="auto" w:fill="auto"/>
            <w:tcPrChange w:id="191" w:author="Anshul Agrawal" w:date="2018-07-26T16:07:00Z">
              <w:tcPr>
                <w:tcW w:w="793" w:type="dxa"/>
                <w:tcBorders>
                  <w:bottom w:val="single" w:sz="4" w:space="0" w:color="00000A"/>
                </w:tcBorders>
                <w:shd w:val="clear" w:color="auto" w:fill="auto"/>
              </w:tcPr>
            </w:tcPrChange>
          </w:tcPr>
          <w:p w14:paraId="5172DB26" w14:textId="77777777" w:rsidR="002F515A" w:rsidRDefault="002F515A" w:rsidP="002F515A">
            <w:pPr>
              <w:spacing w:after="0" w:line="240" w:lineRule="auto"/>
              <w:jc w:val="center"/>
            </w:pPr>
            <w:r>
              <w:rPr>
                <w:rFonts w:asciiTheme="majorHAnsi" w:eastAsia="Times New Roman" w:hAnsiTheme="majorHAnsi" w:cs="Times New Roman"/>
                <w:color w:val="000000"/>
                <w:sz w:val="18"/>
                <w:szCs w:val="18"/>
              </w:rPr>
              <w:t>M</w:t>
            </w:r>
          </w:p>
        </w:tc>
        <w:tc>
          <w:tcPr>
            <w:tcW w:w="2386" w:type="dxa"/>
            <w:tcBorders>
              <w:top w:val="single" w:sz="4" w:space="0" w:color="00000A"/>
              <w:left w:val="single" w:sz="4" w:space="0" w:color="00000A"/>
              <w:bottom w:val="single" w:sz="4" w:space="0" w:color="00000A"/>
              <w:right w:val="single" w:sz="4" w:space="0" w:color="00000A"/>
            </w:tcBorders>
            <w:shd w:val="clear" w:color="auto" w:fill="auto"/>
            <w:tcPrChange w:id="192" w:author="Anshul Agrawal" w:date="2018-07-26T16:07:00Z">
              <w:tcPr>
                <w:tcW w:w="2386" w:type="dxa"/>
                <w:tcBorders>
                  <w:bottom w:val="single" w:sz="4" w:space="0" w:color="00000A"/>
                  <w:right w:val="single" w:sz="4" w:space="0" w:color="00000A"/>
                </w:tcBorders>
                <w:shd w:val="clear" w:color="auto" w:fill="auto"/>
              </w:tcPr>
            </w:tcPrChange>
          </w:tcPr>
          <w:p w14:paraId="3E4E2F06" w14:textId="77777777" w:rsidR="002F515A" w:rsidRPr="002F515A" w:rsidRDefault="002F515A" w:rsidP="002F515A">
            <w:pPr>
              <w:pStyle w:val="PreformattedText"/>
              <w:spacing w:line="240" w:lineRule="auto"/>
              <w:jc w:val="center"/>
              <w:rPr>
                <w:rFonts w:ascii="Menlo;Monaco;Consolas;Courier N" w:hAnsi="Menlo;Monaco;Consolas;Courier N"/>
                <w:color w:val="C00000"/>
                <w:sz w:val="16"/>
              </w:rPr>
            </w:pPr>
            <w:proofErr w:type="spellStart"/>
            <w:r w:rsidRPr="002F515A">
              <w:rPr>
                <w:rFonts w:ascii="Menlo;Monaco;Consolas;Courier N" w:hAnsi="Menlo;Monaco;Consolas;Courier N"/>
                <w:color w:val="C00000"/>
                <w:sz w:val="16"/>
              </w:rPr>
              <w:t>PmtMsgTp</w:t>
            </w:r>
            <w:proofErr w:type="spellEnd"/>
            <w:r w:rsidRPr="002F515A">
              <w:rPr>
                <w:rFonts w:ascii="Menlo;Monaco;Consolas;Courier N" w:hAnsi="Menlo;Monaco;Consolas;Courier N"/>
                <w:color w:val="C00000"/>
                <w:sz w:val="16"/>
              </w:rPr>
              <w:t xml:space="preserve"> </w:t>
            </w:r>
          </w:p>
        </w:tc>
      </w:tr>
      <w:tr w:rsidR="002F515A" w14:paraId="10B90307" w14:textId="77777777" w:rsidTr="00FF58F0">
        <w:tblPrEx>
          <w:tblW w:w="9540" w:type="dxa"/>
          <w:tblPrExChange w:id="193" w:author="Anshul Agrawal" w:date="2018-07-26T16:07:00Z">
            <w:tblPrEx>
              <w:tblW w:w="9540" w:type="dxa"/>
            </w:tblPrEx>
          </w:tblPrExChange>
        </w:tblPrEx>
        <w:trPr>
          <w:trHeight w:val="300"/>
          <w:trPrChange w:id="194" w:author="Anshul Agrawal" w:date="2018-07-26T16:07:00Z">
            <w:trPr>
              <w:trHeight w:val="300"/>
            </w:trPr>
          </w:trPrChange>
        </w:trPr>
        <w:tc>
          <w:tcPr>
            <w:tcW w:w="863" w:type="dxa"/>
            <w:tcBorders>
              <w:left w:val="single" w:sz="4" w:space="0" w:color="00000A"/>
              <w:bottom w:val="single" w:sz="4" w:space="0" w:color="00000A"/>
              <w:right w:val="single" w:sz="4" w:space="0" w:color="00000A"/>
            </w:tcBorders>
            <w:shd w:val="clear" w:color="auto" w:fill="auto"/>
            <w:vAlign w:val="bottom"/>
            <w:tcPrChange w:id="195" w:author="Anshul Agrawal" w:date="2018-07-26T16:07:00Z">
              <w:tcPr>
                <w:tcW w:w="863" w:type="dxa"/>
                <w:tcBorders>
                  <w:left w:val="single" w:sz="4" w:space="0" w:color="00000A"/>
                  <w:bottom w:val="single" w:sz="4" w:space="0" w:color="00000A"/>
                  <w:right w:val="single" w:sz="4" w:space="0" w:color="00000A"/>
                </w:tcBorders>
                <w:shd w:val="clear" w:color="auto" w:fill="auto"/>
                <w:vAlign w:val="bottom"/>
              </w:tcPr>
            </w:tcPrChange>
          </w:tcPr>
          <w:p w14:paraId="2FBECBB0"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1.2</w:t>
            </w:r>
          </w:p>
        </w:tc>
        <w:tc>
          <w:tcPr>
            <w:tcW w:w="2344" w:type="dxa"/>
            <w:tcBorders>
              <w:bottom w:val="single" w:sz="4" w:space="0" w:color="00000A"/>
              <w:right w:val="single" w:sz="4" w:space="0" w:color="00000A"/>
            </w:tcBorders>
            <w:shd w:val="clear" w:color="auto" w:fill="auto"/>
            <w:vAlign w:val="bottom"/>
            <w:tcPrChange w:id="196" w:author="Anshul Agrawal" w:date="2018-07-26T16:07:00Z">
              <w:tcPr>
                <w:tcW w:w="2344" w:type="dxa"/>
                <w:tcBorders>
                  <w:bottom w:val="single" w:sz="4" w:space="0" w:color="00000A"/>
                  <w:right w:val="single" w:sz="4" w:space="0" w:color="00000A"/>
                </w:tcBorders>
                <w:shd w:val="clear" w:color="auto" w:fill="auto"/>
                <w:vAlign w:val="bottom"/>
              </w:tcPr>
            </w:tcPrChange>
          </w:tcPr>
          <w:p w14:paraId="4598DFFA" w14:textId="77777777" w:rsidR="002F515A" w:rsidRDefault="002F515A" w:rsidP="002F515A">
            <w:pPr>
              <w:spacing w:after="0" w:line="240" w:lineRule="auto"/>
              <w:ind w:firstLine="200"/>
              <w:jc w:val="both"/>
              <w:rPr>
                <w:rFonts w:asciiTheme="majorHAnsi" w:eastAsia="Times New Roman" w:hAnsiTheme="majorHAnsi" w:cs="Times New Roman"/>
                <w:color w:val="000000"/>
                <w:sz w:val="20"/>
                <w:szCs w:val="18"/>
              </w:rPr>
            </w:pPr>
            <w:proofErr w:type="spellStart"/>
            <w:r>
              <w:rPr>
                <w:rFonts w:asciiTheme="majorHAnsi" w:eastAsia="Times New Roman" w:hAnsiTheme="majorHAnsi" w:cs="Times New Roman"/>
                <w:color w:val="000000"/>
                <w:sz w:val="20"/>
                <w:szCs w:val="18"/>
              </w:rPr>
              <w:t>RequestId</w:t>
            </w:r>
            <w:proofErr w:type="spellEnd"/>
          </w:p>
        </w:tc>
        <w:tc>
          <w:tcPr>
            <w:tcW w:w="2631" w:type="dxa"/>
            <w:tcBorders>
              <w:top w:val="single" w:sz="4" w:space="0" w:color="00000A"/>
              <w:bottom w:val="single" w:sz="4" w:space="0" w:color="00000A"/>
              <w:right w:val="single" w:sz="4" w:space="0" w:color="00000A"/>
            </w:tcBorders>
            <w:shd w:val="clear" w:color="auto" w:fill="auto"/>
            <w:vAlign w:val="bottom"/>
            <w:tcPrChange w:id="197" w:author="Anshul Agrawal" w:date="2018-07-26T16:07:00Z">
              <w:tcPr>
                <w:tcW w:w="3154" w:type="dxa"/>
                <w:gridSpan w:val="2"/>
                <w:tcBorders>
                  <w:bottom w:val="single" w:sz="4" w:space="0" w:color="00000A"/>
                  <w:right w:val="single" w:sz="4" w:space="0" w:color="00000A"/>
                </w:tcBorders>
                <w:shd w:val="clear" w:color="auto" w:fill="auto"/>
                <w:vAlign w:val="bottom"/>
              </w:tcPr>
            </w:tcPrChange>
          </w:tcPr>
          <w:p w14:paraId="14D546C6"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An identifier for the Fraud Scan request from Payment Engine to Fraud Module</w:t>
            </w:r>
          </w:p>
        </w:tc>
        <w:tc>
          <w:tcPr>
            <w:tcW w:w="1316" w:type="dxa"/>
            <w:tcBorders>
              <w:top w:val="single" w:sz="4" w:space="0" w:color="00000A"/>
              <w:left w:val="single" w:sz="4" w:space="0" w:color="00000A"/>
              <w:bottom w:val="single" w:sz="4" w:space="0" w:color="00000A"/>
              <w:right w:val="single" w:sz="4" w:space="0" w:color="00000A"/>
            </w:tcBorders>
            <w:shd w:val="clear" w:color="auto" w:fill="auto"/>
            <w:tcPrChange w:id="198" w:author="Anshul Agrawal" w:date="2018-07-26T16:07:00Z">
              <w:tcPr>
                <w:tcW w:w="793" w:type="dxa"/>
                <w:tcBorders>
                  <w:bottom w:val="single" w:sz="4" w:space="0" w:color="00000A"/>
                </w:tcBorders>
                <w:shd w:val="clear" w:color="auto" w:fill="auto"/>
              </w:tcPr>
            </w:tcPrChange>
          </w:tcPr>
          <w:p w14:paraId="5508E24F" w14:textId="77777777" w:rsidR="002F515A" w:rsidRDefault="002F515A" w:rsidP="002F515A">
            <w:pPr>
              <w:spacing w:after="0" w:line="240" w:lineRule="auto"/>
              <w:jc w:val="center"/>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M</w:t>
            </w:r>
          </w:p>
        </w:tc>
        <w:tc>
          <w:tcPr>
            <w:tcW w:w="2386" w:type="dxa"/>
            <w:tcBorders>
              <w:top w:val="single" w:sz="4" w:space="0" w:color="00000A"/>
              <w:left w:val="single" w:sz="4" w:space="0" w:color="00000A"/>
              <w:bottom w:val="single" w:sz="4" w:space="0" w:color="00000A"/>
              <w:right w:val="single" w:sz="4" w:space="0" w:color="00000A"/>
            </w:tcBorders>
            <w:shd w:val="clear" w:color="auto" w:fill="auto"/>
            <w:tcPrChange w:id="199" w:author="Anshul Agrawal" w:date="2018-07-26T16:07:00Z">
              <w:tcPr>
                <w:tcW w:w="2386" w:type="dxa"/>
                <w:tcBorders>
                  <w:bottom w:val="single" w:sz="4" w:space="0" w:color="00000A"/>
                  <w:right w:val="single" w:sz="4" w:space="0" w:color="00000A"/>
                </w:tcBorders>
                <w:shd w:val="clear" w:color="auto" w:fill="auto"/>
              </w:tcPr>
            </w:tcPrChange>
          </w:tcPr>
          <w:p w14:paraId="50DEDC5F" w14:textId="77777777" w:rsidR="002F515A" w:rsidRPr="002F515A" w:rsidRDefault="002F515A" w:rsidP="002F515A">
            <w:pPr>
              <w:pStyle w:val="PreformattedText"/>
              <w:spacing w:line="240" w:lineRule="auto"/>
              <w:jc w:val="center"/>
              <w:rPr>
                <w:rFonts w:ascii="Menlo;Monaco;Consolas;Courier N" w:hAnsi="Menlo;Monaco;Consolas;Courier N"/>
                <w:color w:val="C00000"/>
                <w:sz w:val="16"/>
              </w:rPr>
            </w:pPr>
            <w:proofErr w:type="spellStart"/>
            <w:ins w:id="200" w:author="Anshul Agrawal" w:date="2018-07-26T16:14:00Z">
              <w:r w:rsidRPr="002F515A">
                <w:rPr>
                  <w:rFonts w:ascii="Menlo;Monaco;Consolas;Courier N" w:hAnsi="Menlo;Monaco;Consolas;Courier N"/>
                  <w:color w:val="C00000"/>
                  <w:sz w:val="16"/>
                </w:rPr>
                <w:t>GroupReferenceID</w:t>
              </w:r>
            </w:ins>
            <w:proofErr w:type="spellEnd"/>
            <w:ins w:id="201" w:author="Anshul Agrawal" w:date="2018-07-26T16:42:00Z">
              <w:r w:rsidRPr="002F515A">
                <w:rPr>
                  <w:rFonts w:ascii="Menlo;Monaco;Consolas;Courier N" w:hAnsi="Menlo;Monaco;Consolas;Courier N"/>
                  <w:color w:val="C00000"/>
                  <w:sz w:val="16"/>
                </w:rPr>
                <w:t xml:space="preserve"> </w:t>
              </w:r>
            </w:ins>
          </w:p>
        </w:tc>
      </w:tr>
      <w:tr w:rsidR="002F515A" w14:paraId="52936E2F" w14:textId="77777777" w:rsidTr="00FF58F0">
        <w:tblPrEx>
          <w:tblW w:w="9540" w:type="dxa"/>
          <w:tblPrExChange w:id="202" w:author="Anshul Agrawal" w:date="2018-07-26T16:07:00Z">
            <w:tblPrEx>
              <w:tblW w:w="9540" w:type="dxa"/>
            </w:tblPrEx>
          </w:tblPrExChange>
        </w:tblPrEx>
        <w:trPr>
          <w:trHeight w:val="300"/>
          <w:trPrChange w:id="203" w:author="Anshul Agrawal" w:date="2018-07-26T16:07:00Z">
            <w:trPr>
              <w:trHeight w:val="300"/>
            </w:trPr>
          </w:trPrChange>
        </w:trPr>
        <w:tc>
          <w:tcPr>
            <w:tcW w:w="863" w:type="dxa"/>
            <w:tcBorders>
              <w:left w:val="single" w:sz="4" w:space="0" w:color="00000A"/>
              <w:bottom w:val="single" w:sz="4" w:space="0" w:color="00000A"/>
              <w:right w:val="single" w:sz="4" w:space="0" w:color="00000A"/>
            </w:tcBorders>
            <w:shd w:val="clear" w:color="auto" w:fill="auto"/>
            <w:vAlign w:val="bottom"/>
            <w:tcPrChange w:id="204" w:author="Anshul Agrawal" w:date="2018-07-26T16:07:00Z">
              <w:tcPr>
                <w:tcW w:w="863" w:type="dxa"/>
                <w:tcBorders>
                  <w:left w:val="single" w:sz="4" w:space="0" w:color="00000A"/>
                  <w:bottom w:val="single" w:sz="4" w:space="0" w:color="00000A"/>
                  <w:right w:val="single" w:sz="4" w:space="0" w:color="00000A"/>
                </w:tcBorders>
                <w:shd w:val="clear" w:color="auto" w:fill="auto"/>
                <w:vAlign w:val="bottom"/>
              </w:tcPr>
            </w:tcPrChange>
          </w:tcPr>
          <w:p w14:paraId="24B5E735"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1.3</w:t>
            </w:r>
          </w:p>
        </w:tc>
        <w:tc>
          <w:tcPr>
            <w:tcW w:w="2344" w:type="dxa"/>
            <w:tcBorders>
              <w:bottom w:val="single" w:sz="4" w:space="0" w:color="00000A"/>
              <w:right w:val="single" w:sz="4" w:space="0" w:color="00000A"/>
            </w:tcBorders>
            <w:shd w:val="clear" w:color="auto" w:fill="auto"/>
            <w:vAlign w:val="bottom"/>
            <w:tcPrChange w:id="205" w:author="Anshul Agrawal" w:date="2018-07-26T16:07:00Z">
              <w:tcPr>
                <w:tcW w:w="2344" w:type="dxa"/>
                <w:tcBorders>
                  <w:bottom w:val="single" w:sz="4" w:space="0" w:color="00000A"/>
                  <w:right w:val="single" w:sz="4" w:space="0" w:color="00000A"/>
                </w:tcBorders>
                <w:shd w:val="clear" w:color="auto" w:fill="auto"/>
                <w:vAlign w:val="bottom"/>
              </w:tcPr>
            </w:tcPrChange>
          </w:tcPr>
          <w:p w14:paraId="7173908D" w14:textId="77777777" w:rsidR="002F515A" w:rsidRDefault="002F515A" w:rsidP="002F515A">
            <w:pPr>
              <w:spacing w:after="0" w:line="240" w:lineRule="auto"/>
              <w:ind w:firstLine="200"/>
              <w:jc w:val="both"/>
              <w:rPr>
                <w:rFonts w:asciiTheme="majorHAnsi" w:eastAsia="Times New Roman" w:hAnsiTheme="majorHAnsi" w:cs="Times New Roman"/>
                <w:color w:val="000000"/>
                <w:sz w:val="20"/>
                <w:szCs w:val="18"/>
              </w:rPr>
            </w:pPr>
            <w:r>
              <w:rPr>
                <w:rFonts w:asciiTheme="majorHAnsi" w:eastAsia="Times New Roman" w:hAnsiTheme="majorHAnsi" w:cs="Times New Roman"/>
                <w:color w:val="000000"/>
                <w:sz w:val="20"/>
                <w:szCs w:val="18"/>
              </w:rPr>
              <w:t>Date-Time</w:t>
            </w:r>
          </w:p>
        </w:tc>
        <w:tc>
          <w:tcPr>
            <w:tcW w:w="2631" w:type="dxa"/>
            <w:tcBorders>
              <w:top w:val="single" w:sz="4" w:space="0" w:color="00000A"/>
              <w:bottom w:val="single" w:sz="4" w:space="0" w:color="00000A"/>
              <w:right w:val="single" w:sz="4" w:space="0" w:color="00000A"/>
            </w:tcBorders>
            <w:shd w:val="clear" w:color="auto" w:fill="auto"/>
            <w:vAlign w:val="bottom"/>
            <w:tcPrChange w:id="206" w:author="Anshul Agrawal" w:date="2018-07-26T16:07:00Z">
              <w:tcPr>
                <w:tcW w:w="3154" w:type="dxa"/>
                <w:gridSpan w:val="2"/>
                <w:tcBorders>
                  <w:bottom w:val="single" w:sz="4" w:space="0" w:color="00000A"/>
                  <w:right w:val="single" w:sz="4" w:space="0" w:color="00000A"/>
                </w:tcBorders>
                <w:shd w:val="clear" w:color="auto" w:fill="auto"/>
                <w:vAlign w:val="bottom"/>
              </w:tcPr>
            </w:tcPrChange>
          </w:tcPr>
          <w:p w14:paraId="797D692E"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Date time Stamp of the request sent</w:t>
            </w:r>
          </w:p>
        </w:tc>
        <w:tc>
          <w:tcPr>
            <w:tcW w:w="1316" w:type="dxa"/>
            <w:tcBorders>
              <w:top w:val="single" w:sz="4" w:space="0" w:color="00000A"/>
              <w:left w:val="single" w:sz="4" w:space="0" w:color="00000A"/>
              <w:bottom w:val="single" w:sz="4" w:space="0" w:color="00000A"/>
              <w:right w:val="single" w:sz="4" w:space="0" w:color="00000A"/>
            </w:tcBorders>
            <w:shd w:val="clear" w:color="auto" w:fill="auto"/>
            <w:tcPrChange w:id="207" w:author="Anshul Agrawal" w:date="2018-07-26T16:07:00Z">
              <w:tcPr>
                <w:tcW w:w="793" w:type="dxa"/>
                <w:tcBorders>
                  <w:bottom w:val="single" w:sz="4" w:space="0" w:color="00000A"/>
                </w:tcBorders>
                <w:shd w:val="clear" w:color="auto" w:fill="auto"/>
              </w:tcPr>
            </w:tcPrChange>
          </w:tcPr>
          <w:p w14:paraId="5B390292" w14:textId="77777777" w:rsidR="002F515A" w:rsidRDefault="002F515A" w:rsidP="002F515A">
            <w:pPr>
              <w:spacing w:after="0" w:line="240" w:lineRule="auto"/>
              <w:jc w:val="center"/>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M</w:t>
            </w:r>
          </w:p>
        </w:tc>
        <w:tc>
          <w:tcPr>
            <w:tcW w:w="2386" w:type="dxa"/>
            <w:tcBorders>
              <w:top w:val="single" w:sz="4" w:space="0" w:color="00000A"/>
              <w:left w:val="single" w:sz="4" w:space="0" w:color="00000A"/>
              <w:bottom w:val="single" w:sz="4" w:space="0" w:color="00000A"/>
              <w:right w:val="single" w:sz="4" w:space="0" w:color="00000A"/>
            </w:tcBorders>
            <w:shd w:val="clear" w:color="auto" w:fill="auto"/>
            <w:tcPrChange w:id="208" w:author="Anshul Agrawal" w:date="2018-07-26T16:07:00Z">
              <w:tcPr>
                <w:tcW w:w="2386" w:type="dxa"/>
                <w:tcBorders>
                  <w:bottom w:val="single" w:sz="4" w:space="0" w:color="00000A"/>
                  <w:right w:val="single" w:sz="4" w:space="0" w:color="00000A"/>
                </w:tcBorders>
                <w:shd w:val="clear" w:color="auto" w:fill="auto"/>
              </w:tcPr>
            </w:tcPrChange>
          </w:tcPr>
          <w:p w14:paraId="3524746E" w14:textId="77777777" w:rsidR="002F515A" w:rsidRPr="002F515A" w:rsidRDefault="002F515A" w:rsidP="002F515A">
            <w:pPr>
              <w:pStyle w:val="PreformattedText"/>
              <w:spacing w:line="240" w:lineRule="auto"/>
              <w:jc w:val="center"/>
              <w:rPr>
                <w:rFonts w:ascii="Menlo;Monaco;Consolas;Courier N" w:hAnsi="Menlo;Monaco;Consolas;Courier N"/>
                <w:color w:val="C00000"/>
                <w:sz w:val="16"/>
              </w:rPr>
            </w:pPr>
            <w:proofErr w:type="spellStart"/>
            <w:r w:rsidRPr="002F515A">
              <w:rPr>
                <w:rFonts w:ascii="Menlo;Monaco;Consolas;Courier N" w:hAnsi="Menlo;Monaco;Consolas;Courier N"/>
                <w:color w:val="C00000"/>
                <w:sz w:val="16"/>
              </w:rPr>
              <w:t>CrtTmStmp</w:t>
            </w:r>
            <w:proofErr w:type="spellEnd"/>
          </w:p>
        </w:tc>
      </w:tr>
      <w:tr w:rsidR="002F515A" w14:paraId="33B9C5BB" w14:textId="77777777" w:rsidTr="00FF58F0">
        <w:tblPrEx>
          <w:tblW w:w="9540" w:type="dxa"/>
          <w:tblPrExChange w:id="209" w:author="Anshul Agrawal" w:date="2018-07-26T16:07:00Z">
            <w:tblPrEx>
              <w:tblW w:w="9540" w:type="dxa"/>
            </w:tblPrEx>
          </w:tblPrExChange>
        </w:tblPrEx>
        <w:trPr>
          <w:trHeight w:val="300"/>
          <w:trPrChange w:id="210" w:author="Anshul Agrawal" w:date="2018-07-26T16:07:00Z">
            <w:trPr>
              <w:trHeight w:val="300"/>
            </w:trPr>
          </w:trPrChange>
        </w:trPr>
        <w:tc>
          <w:tcPr>
            <w:tcW w:w="863" w:type="dxa"/>
            <w:tcBorders>
              <w:left w:val="single" w:sz="4" w:space="0" w:color="00000A"/>
              <w:bottom w:val="single" w:sz="4" w:space="0" w:color="00000A"/>
              <w:right w:val="single" w:sz="4" w:space="0" w:color="00000A"/>
            </w:tcBorders>
            <w:shd w:val="clear" w:color="000000" w:fill="D9D9D9"/>
            <w:vAlign w:val="bottom"/>
            <w:tcPrChange w:id="211" w:author="Anshul Agrawal" w:date="2018-07-26T16:07:00Z">
              <w:tcPr>
                <w:tcW w:w="863" w:type="dxa"/>
                <w:tcBorders>
                  <w:left w:val="single" w:sz="4" w:space="0" w:color="00000A"/>
                  <w:bottom w:val="single" w:sz="4" w:space="0" w:color="00000A"/>
                  <w:right w:val="single" w:sz="4" w:space="0" w:color="00000A"/>
                </w:tcBorders>
                <w:shd w:val="clear" w:color="000000" w:fill="D9D9D9"/>
                <w:vAlign w:val="bottom"/>
              </w:tcPr>
            </w:tcPrChange>
          </w:tcPr>
          <w:p w14:paraId="7CF6F330"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w:t>
            </w:r>
          </w:p>
        </w:tc>
        <w:tc>
          <w:tcPr>
            <w:tcW w:w="2344" w:type="dxa"/>
            <w:tcBorders>
              <w:bottom w:val="single" w:sz="4" w:space="0" w:color="00000A"/>
              <w:right w:val="single" w:sz="4" w:space="0" w:color="00000A"/>
            </w:tcBorders>
            <w:shd w:val="clear" w:color="000000" w:fill="D9D9D9"/>
            <w:vAlign w:val="bottom"/>
            <w:tcPrChange w:id="212" w:author="Anshul Agrawal" w:date="2018-07-26T16:07:00Z">
              <w:tcPr>
                <w:tcW w:w="2344" w:type="dxa"/>
                <w:tcBorders>
                  <w:bottom w:val="single" w:sz="4" w:space="0" w:color="00000A"/>
                  <w:right w:val="single" w:sz="4" w:space="0" w:color="00000A"/>
                </w:tcBorders>
                <w:shd w:val="clear" w:color="000000" w:fill="D9D9D9"/>
                <w:vAlign w:val="bottom"/>
              </w:tcPr>
            </w:tcPrChange>
          </w:tcPr>
          <w:p w14:paraId="28DC6AC8" w14:textId="77777777" w:rsidR="002F515A" w:rsidRDefault="002F515A" w:rsidP="002F515A">
            <w:pPr>
              <w:spacing w:after="0" w:line="240" w:lineRule="auto"/>
              <w:ind w:firstLine="200"/>
              <w:jc w:val="both"/>
              <w:rPr>
                <w:rFonts w:asciiTheme="majorHAnsi" w:eastAsia="Times New Roman" w:hAnsiTheme="majorHAnsi" w:cs="Times New Roman"/>
                <w:color w:val="000000"/>
                <w:sz w:val="20"/>
                <w:szCs w:val="18"/>
              </w:rPr>
            </w:pPr>
            <w:proofErr w:type="spellStart"/>
            <w:r>
              <w:rPr>
                <w:rFonts w:asciiTheme="majorHAnsi" w:eastAsia="Times New Roman" w:hAnsiTheme="majorHAnsi" w:cs="Times New Roman"/>
                <w:color w:val="000000"/>
                <w:sz w:val="20"/>
                <w:szCs w:val="18"/>
              </w:rPr>
              <w:t>FieldList</w:t>
            </w:r>
            <w:proofErr w:type="spellEnd"/>
          </w:p>
        </w:tc>
        <w:tc>
          <w:tcPr>
            <w:tcW w:w="2631" w:type="dxa"/>
            <w:tcBorders>
              <w:top w:val="single" w:sz="4" w:space="0" w:color="00000A"/>
              <w:bottom w:val="single" w:sz="4" w:space="0" w:color="00000A"/>
              <w:right w:val="single" w:sz="4" w:space="0" w:color="00000A"/>
            </w:tcBorders>
            <w:shd w:val="clear" w:color="000000" w:fill="D9D9D9"/>
            <w:vAlign w:val="bottom"/>
            <w:tcPrChange w:id="213" w:author="Anshul Agrawal" w:date="2018-07-26T16:07:00Z">
              <w:tcPr>
                <w:tcW w:w="3154" w:type="dxa"/>
                <w:gridSpan w:val="2"/>
                <w:tcBorders>
                  <w:bottom w:val="single" w:sz="4" w:space="0" w:color="00000A"/>
                  <w:right w:val="single" w:sz="4" w:space="0" w:color="00000A"/>
                </w:tcBorders>
                <w:shd w:val="clear" w:color="000000" w:fill="D9D9D9"/>
                <w:vAlign w:val="bottom"/>
              </w:tcPr>
            </w:tcPrChange>
          </w:tcPr>
          <w:p w14:paraId="2AF93554"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List of Fields to be sent as part of the Fraud Scan request</w:t>
            </w:r>
          </w:p>
        </w:tc>
        <w:tc>
          <w:tcPr>
            <w:tcW w:w="1316" w:type="dxa"/>
            <w:tcBorders>
              <w:top w:val="single" w:sz="4" w:space="0" w:color="00000A"/>
              <w:left w:val="single" w:sz="4" w:space="0" w:color="00000A"/>
              <w:bottom w:val="single" w:sz="4" w:space="0" w:color="00000A"/>
              <w:right w:val="single" w:sz="4" w:space="0" w:color="00000A"/>
            </w:tcBorders>
            <w:shd w:val="clear" w:color="000000" w:fill="D9D9D9"/>
            <w:tcPrChange w:id="214" w:author="Anshul Agrawal" w:date="2018-07-26T16:07:00Z">
              <w:tcPr>
                <w:tcW w:w="793" w:type="dxa"/>
                <w:tcBorders>
                  <w:bottom w:val="single" w:sz="4" w:space="0" w:color="00000A"/>
                </w:tcBorders>
                <w:shd w:val="clear" w:color="000000" w:fill="D9D9D9"/>
              </w:tcPr>
            </w:tcPrChange>
          </w:tcPr>
          <w:p w14:paraId="357F939C" w14:textId="77777777" w:rsidR="002F515A" w:rsidRDefault="002F515A" w:rsidP="002F515A">
            <w:pPr>
              <w:spacing w:after="0" w:line="240" w:lineRule="auto"/>
              <w:jc w:val="center"/>
              <w:rPr>
                <w:rFonts w:asciiTheme="majorHAnsi" w:eastAsia="Times New Roman" w:hAnsiTheme="majorHAnsi" w:cs="Times New Roman"/>
                <w:color w:val="000000"/>
                <w:sz w:val="18"/>
                <w:szCs w:val="18"/>
              </w:rPr>
            </w:pPr>
          </w:p>
        </w:tc>
        <w:tc>
          <w:tcPr>
            <w:tcW w:w="2386" w:type="dxa"/>
            <w:tcBorders>
              <w:top w:val="single" w:sz="4" w:space="0" w:color="00000A"/>
              <w:left w:val="single" w:sz="4" w:space="0" w:color="00000A"/>
              <w:bottom w:val="single" w:sz="4" w:space="0" w:color="00000A"/>
              <w:right w:val="single" w:sz="4" w:space="0" w:color="00000A"/>
            </w:tcBorders>
            <w:shd w:val="clear" w:color="000000" w:fill="D9D9D9"/>
            <w:tcPrChange w:id="215" w:author="Anshul Agrawal" w:date="2018-07-26T16:07:00Z">
              <w:tcPr>
                <w:tcW w:w="2386" w:type="dxa"/>
                <w:tcBorders>
                  <w:bottom w:val="single" w:sz="4" w:space="0" w:color="00000A"/>
                  <w:right w:val="single" w:sz="4" w:space="0" w:color="00000A"/>
                </w:tcBorders>
                <w:shd w:val="clear" w:color="000000" w:fill="D9D9D9"/>
              </w:tcPr>
            </w:tcPrChange>
          </w:tcPr>
          <w:p w14:paraId="7A4E9512" w14:textId="77777777" w:rsidR="002F515A" w:rsidRPr="002F515A" w:rsidRDefault="002F515A" w:rsidP="002F515A">
            <w:pPr>
              <w:pStyle w:val="PreformattedText"/>
              <w:spacing w:line="240" w:lineRule="auto"/>
              <w:jc w:val="center"/>
              <w:rPr>
                <w:rFonts w:ascii="Menlo;Monaco;Consolas;Courier N" w:hAnsi="Menlo;Monaco;Consolas;Courier N"/>
                <w:color w:val="333333"/>
                <w:sz w:val="16"/>
              </w:rPr>
            </w:pPr>
          </w:p>
        </w:tc>
      </w:tr>
      <w:tr w:rsidR="002F515A" w14:paraId="3D295966" w14:textId="77777777" w:rsidTr="00FF58F0">
        <w:tblPrEx>
          <w:tblW w:w="9540" w:type="dxa"/>
          <w:tblPrExChange w:id="216" w:author="Anshul Agrawal" w:date="2018-07-26T16:07:00Z">
            <w:tblPrEx>
              <w:tblW w:w="9540" w:type="dxa"/>
            </w:tblPrEx>
          </w:tblPrExChange>
        </w:tblPrEx>
        <w:trPr>
          <w:trHeight w:val="300"/>
          <w:trPrChange w:id="217" w:author="Anshul Agrawal" w:date="2018-07-26T16:07:00Z">
            <w:trPr>
              <w:trHeight w:val="300"/>
            </w:trPr>
          </w:trPrChange>
        </w:trPr>
        <w:tc>
          <w:tcPr>
            <w:tcW w:w="863" w:type="dxa"/>
            <w:tcBorders>
              <w:left w:val="single" w:sz="4" w:space="0" w:color="00000A"/>
              <w:bottom w:val="single" w:sz="4" w:space="0" w:color="00000A"/>
              <w:right w:val="single" w:sz="4" w:space="0" w:color="00000A"/>
            </w:tcBorders>
            <w:shd w:val="clear" w:color="auto" w:fill="auto"/>
            <w:vAlign w:val="bottom"/>
            <w:tcPrChange w:id="218" w:author="Anshul Agrawal" w:date="2018-07-26T16:07:00Z">
              <w:tcPr>
                <w:tcW w:w="863" w:type="dxa"/>
                <w:tcBorders>
                  <w:left w:val="single" w:sz="4" w:space="0" w:color="00000A"/>
                  <w:bottom w:val="single" w:sz="4" w:space="0" w:color="00000A"/>
                  <w:right w:val="single" w:sz="4" w:space="0" w:color="00000A"/>
                </w:tcBorders>
                <w:shd w:val="clear" w:color="auto" w:fill="auto"/>
                <w:vAlign w:val="bottom"/>
              </w:tcPr>
            </w:tcPrChange>
          </w:tcPr>
          <w:p w14:paraId="78E369E0"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1.4.1</w:t>
            </w:r>
          </w:p>
        </w:tc>
        <w:tc>
          <w:tcPr>
            <w:tcW w:w="2344" w:type="dxa"/>
            <w:tcBorders>
              <w:bottom w:val="single" w:sz="4" w:space="0" w:color="00000A"/>
              <w:right w:val="single" w:sz="4" w:space="0" w:color="00000A"/>
            </w:tcBorders>
            <w:shd w:val="clear" w:color="auto" w:fill="auto"/>
            <w:vAlign w:val="bottom"/>
            <w:tcPrChange w:id="219" w:author="Anshul Agrawal" w:date="2018-07-26T16:07:00Z">
              <w:tcPr>
                <w:tcW w:w="2344" w:type="dxa"/>
                <w:tcBorders>
                  <w:bottom w:val="single" w:sz="4" w:space="0" w:color="00000A"/>
                  <w:right w:val="single" w:sz="4" w:space="0" w:color="00000A"/>
                </w:tcBorders>
                <w:shd w:val="clear" w:color="auto" w:fill="auto"/>
                <w:vAlign w:val="bottom"/>
              </w:tcPr>
            </w:tcPrChange>
          </w:tcPr>
          <w:p w14:paraId="4761B980" w14:textId="77777777" w:rsidR="002F515A" w:rsidRDefault="002F515A" w:rsidP="002F515A">
            <w:pPr>
              <w:spacing w:after="0" w:line="240" w:lineRule="auto"/>
              <w:ind w:firstLine="400"/>
              <w:jc w:val="both"/>
              <w:rPr>
                <w:rFonts w:asciiTheme="majorHAnsi" w:eastAsia="Times New Roman" w:hAnsiTheme="majorHAnsi" w:cs="Times New Roman"/>
                <w:b/>
                <w:color w:val="000000"/>
                <w:sz w:val="20"/>
                <w:szCs w:val="18"/>
              </w:rPr>
            </w:pPr>
            <w:proofErr w:type="spellStart"/>
            <w:r>
              <w:rPr>
                <w:rFonts w:asciiTheme="majorHAnsi" w:eastAsia="Times New Roman" w:hAnsiTheme="majorHAnsi" w:cs="Times New Roman"/>
                <w:b/>
                <w:color w:val="000000"/>
                <w:sz w:val="20"/>
                <w:szCs w:val="18"/>
              </w:rPr>
              <w:t>EndToEndId</w:t>
            </w:r>
            <w:proofErr w:type="spellEnd"/>
          </w:p>
        </w:tc>
        <w:tc>
          <w:tcPr>
            <w:tcW w:w="2631" w:type="dxa"/>
            <w:tcBorders>
              <w:top w:val="single" w:sz="4" w:space="0" w:color="00000A"/>
              <w:bottom w:val="single" w:sz="4" w:space="0" w:color="00000A"/>
              <w:right w:val="single" w:sz="4" w:space="0" w:color="00000A"/>
            </w:tcBorders>
            <w:shd w:val="clear" w:color="auto" w:fill="auto"/>
            <w:vAlign w:val="bottom"/>
            <w:tcPrChange w:id="220" w:author="Anshul Agrawal" w:date="2018-07-26T16:07:00Z">
              <w:tcPr>
                <w:tcW w:w="3154" w:type="dxa"/>
                <w:gridSpan w:val="2"/>
                <w:tcBorders>
                  <w:bottom w:val="single" w:sz="4" w:space="0" w:color="00000A"/>
                  <w:right w:val="single" w:sz="4" w:space="0" w:color="00000A"/>
                </w:tcBorders>
                <w:shd w:val="clear" w:color="auto" w:fill="auto"/>
                <w:vAlign w:val="bottom"/>
              </w:tcPr>
            </w:tcPrChange>
          </w:tcPr>
          <w:p w14:paraId="0B16388C"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End to End Identifier</w:t>
            </w:r>
          </w:p>
        </w:tc>
        <w:tc>
          <w:tcPr>
            <w:tcW w:w="1316" w:type="dxa"/>
            <w:tcBorders>
              <w:top w:val="single" w:sz="4" w:space="0" w:color="00000A"/>
              <w:left w:val="single" w:sz="4" w:space="0" w:color="00000A"/>
              <w:bottom w:val="single" w:sz="4" w:space="0" w:color="00000A"/>
              <w:right w:val="single" w:sz="4" w:space="0" w:color="00000A"/>
            </w:tcBorders>
            <w:shd w:val="clear" w:color="auto" w:fill="auto"/>
            <w:tcPrChange w:id="221" w:author="Anshul Agrawal" w:date="2018-07-26T16:07:00Z">
              <w:tcPr>
                <w:tcW w:w="793" w:type="dxa"/>
                <w:tcBorders>
                  <w:bottom w:val="single" w:sz="4" w:space="0" w:color="00000A"/>
                </w:tcBorders>
                <w:shd w:val="clear" w:color="auto" w:fill="auto"/>
              </w:tcPr>
            </w:tcPrChange>
          </w:tcPr>
          <w:p w14:paraId="6E840C8D" w14:textId="77777777" w:rsidR="002F515A" w:rsidRDefault="002F515A" w:rsidP="002F515A">
            <w:pPr>
              <w:spacing w:after="0" w:line="240" w:lineRule="auto"/>
              <w:jc w:val="center"/>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M</w:t>
            </w:r>
          </w:p>
        </w:tc>
        <w:tc>
          <w:tcPr>
            <w:tcW w:w="2386" w:type="dxa"/>
            <w:tcBorders>
              <w:top w:val="single" w:sz="4" w:space="0" w:color="00000A"/>
              <w:left w:val="single" w:sz="4" w:space="0" w:color="00000A"/>
              <w:bottom w:val="single" w:sz="4" w:space="0" w:color="00000A"/>
              <w:right w:val="single" w:sz="4" w:space="0" w:color="00000A"/>
            </w:tcBorders>
            <w:shd w:val="clear" w:color="auto" w:fill="auto"/>
            <w:tcPrChange w:id="222" w:author="Anshul Agrawal" w:date="2018-07-26T16:07:00Z">
              <w:tcPr>
                <w:tcW w:w="2386" w:type="dxa"/>
                <w:tcBorders>
                  <w:bottom w:val="single" w:sz="4" w:space="0" w:color="00000A"/>
                  <w:right w:val="single" w:sz="4" w:space="0" w:color="00000A"/>
                </w:tcBorders>
                <w:shd w:val="clear" w:color="auto" w:fill="auto"/>
              </w:tcPr>
            </w:tcPrChange>
          </w:tcPr>
          <w:p w14:paraId="5AE2782E" w14:textId="77777777" w:rsidR="002F515A" w:rsidRPr="002F515A" w:rsidRDefault="002F515A" w:rsidP="002F515A">
            <w:pPr>
              <w:pStyle w:val="PreformattedText"/>
              <w:spacing w:line="240" w:lineRule="auto"/>
              <w:jc w:val="center"/>
              <w:rPr>
                <w:rFonts w:ascii="Menlo;Monaco;Consolas;Courier N" w:hAnsi="Menlo;Monaco;Consolas;Courier N"/>
                <w:color w:val="333333"/>
                <w:sz w:val="16"/>
              </w:rPr>
            </w:pPr>
            <w:proofErr w:type="spellStart"/>
            <w:r w:rsidRPr="00BD4E9A">
              <w:rPr>
                <w:rFonts w:ascii="Menlo;Monaco;Consolas;Courier N" w:hAnsi="Menlo;Monaco;Consolas;Courier N"/>
                <w:color w:val="C00000"/>
                <w:sz w:val="16"/>
              </w:rPr>
              <w:t>EndToEndId</w:t>
            </w:r>
            <w:proofErr w:type="spellEnd"/>
            <w:r w:rsidRPr="00BD4E9A">
              <w:rPr>
                <w:rFonts w:ascii="Menlo;Monaco;Consolas;Courier N" w:hAnsi="Menlo;Monaco;Consolas;Courier N"/>
                <w:color w:val="C00000"/>
                <w:sz w:val="16"/>
              </w:rPr>
              <w:t xml:space="preserve"> </w:t>
            </w:r>
          </w:p>
        </w:tc>
      </w:tr>
      <w:tr w:rsidR="002F515A" w14:paraId="56D0E229" w14:textId="77777777" w:rsidTr="00FF58F0">
        <w:tblPrEx>
          <w:tblW w:w="9540" w:type="dxa"/>
          <w:tblPrExChange w:id="223" w:author="Anshul Agrawal" w:date="2018-07-26T16:07:00Z">
            <w:tblPrEx>
              <w:tblW w:w="9540" w:type="dxa"/>
            </w:tblPrEx>
          </w:tblPrExChange>
        </w:tblPrEx>
        <w:trPr>
          <w:trHeight w:val="300"/>
          <w:trPrChange w:id="224" w:author="Anshul Agrawal" w:date="2018-07-26T16:07:00Z">
            <w:trPr>
              <w:trHeight w:val="300"/>
            </w:trPr>
          </w:trPrChange>
        </w:trPr>
        <w:tc>
          <w:tcPr>
            <w:tcW w:w="863" w:type="dxa"/>
            <w:tcBorders>
              <w:left w:val="single" w:sz="4" w:space="0" w:color="00000A"/>
              <w:bottom w:val="single" w:sz="4" w:space="0" w:color="00000A"/>
              <w:right w:val="single" w:sz="4" w:space="0" w:color="00000A"/>
            </w:tcBorders>
            <w:shd w:val="clear" w:color="000000" w:fill="D9D9D9"/>
            <w:vAlign w:val="bottom"/>
            <w:tcPrChange w:id="225" w:author="Anshul Agrawal" w:date="2018-07-26T16:07:00Z">
              <w:tcPr>
                <w:tcW w:w="863" w:type="dxa"/>
                <w:tcBorders>
                  <w:left w:val="single" w:sz="4" w:space="0" w:color="00000A"/>
                  <w:bottom w:val="single" w:sz="4" w:space="0" w:color="00000A"/>
                  <w:right w:val="single" w:sz="4" w:space="0" w:color="00000A"/>
                </w:tcBorders>
                <w:shd w:val="clear" w:color="000000" w:fill="D9D9D9"/>
                <w:vAlign w:val="bottom"/>
              </w:tcPr>
            </w:tcPrChange>
          </w:tcPr>
          <w:p w14:paraId="76576BFA"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1.4.2</w:t>
            </w:r>
          </w:p>
        </w:tc>
        <w:tc>
          <w:tcPr>
            <w:tcW w:w="2344" w:type="dxa"/>
            <w:tcBorders>
              <w:bottom w:val="single" w:sz="4" w:space="0" w:color="00000A"/>
              <w:right w:val="single" w:sz="4" w:space="0" w:color="00000A"/>
            </w:tcBorders>
            <w:shd w:val="clear" w:color="000000" w:fill="D9D9D9"/>
            <w:vAlign w:val="bottom"/>
            <w:tcPrChange w:id="226" w:author="Anshul Agrawal" w:date="2018-07-26T16:07:00Z">
              <w:tcPr>
                <w:tcW w:w="2344" w:type="dxa"/>
                <w:tcBorders>
                  <w:bottom w:val="single" w:sz="4" w:space="0" w:color="00000A"/>
                  <w:right w:val="single" w:sz="4" w:space="0" w:color="00000A"/>
                </w:tcBorders>
                <w:shd w:val="clear" w:color="000000" w:fill="D9D9D9"/>
                <w:vAlign w:val="bottom"/>
              </w:tcPr>
            </w:tcPrChange>
          </w:tcPr>
          <w:p w14:paraId="12D6526E" w14:textId="77777777" w:rsidR="002F515A" w:rsidRDefault="002F515A" w:rsidP="002F515A">
            <w:pPr>
              <w:spacing w:after="0" w:line="240" w:lineRule="auto"/>
              <w:ind w:firstLine="400"/>
              <w:jc w:val="both"/>
              <w:rPr>
                <w:rFonts w:asciiTheme="majorHAnsi" w:eastAsia="Times New Roman" w:hAnsiTheme="majorHAnsi" w:cs="Times New Roman"/>
                <w:color w:val="000000"/>
                <w:sz w:val="20"/>
                <w:szCs w:val="18"/>
              </w:rPr>
            </w:pPr>
            <w:r>
              <w:rPr>
                <w:rFonts w:asciiTheme="majorHAnsi" w:eastAsia="Times New Roman" w:hAnsiTheme="majorHAnsi" w:cs="Times New Roman"/>
                <w:color w:val="000000"/>
                <w:sz w:val="20"/>
                <w:szCs w:val="18"/>
              </w:rPr>
              <w:t>Debtor</w:t>
            </w:r>
          </w:p>
        </w:tc>
        <w:tc>
          <w:tcPr>
            <w:tcW w:w="2631" w:type="dxa"/>
            <w:tcBorders>
              <w:top w:val="single" w:sz="4" w:space="0" w:color="00000A"/>
              <w:bottom w:val="single" w:sz="4" w:space="0" w:color="00000A"/>
              <w:right w:val="single" w:sz="4" w:space="0" w:color="00000A"/>
            </w:tcBorders>
            <w:shd w:val="clear" w:color="000000" w:fill="D9D9D9"/>
            <w:vAlign w:val="bottom"/>
            <w:tcPrChange w:id="227" w:author="Anshul Agrawal" w:date="2018-07-26T16:07:00Z">
              <w:tcPr>
                <w:tcW w:w="3154" w:type="dxa"/>
                <w:gridSpan w:val="2"/>
                <w:tcBorders>
                  <w:bottom w:val="single" w:sz="4" w:space="0" w:color="00000A"/>
                  <w:right w:val="single" w:sz="4" w:space="0" w:color="00000A"/>
                </w:tcBorders>
                <w:shd w:val="clear" w:color="000000" w:fill="D9D9D9"/>
                <w:vAlign w:val="bottom"/>
              </w:tcPr>
            </w:tcPrChange>
          </w:tcPr>
          <w:p w14:paraId="4324FC22"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List of fields related to Debtor</w:t>
            </w:r>
          </w:p>
        </w:tc>
        <w:tc>
          <w:tcPr>
            <w:tcW w:w="1316" w:type="dxa"/>
            <w:tcBorders>
              <w:top w:val="single" w:sz="4" w:space="0" w:color="00000A"/>
              <w:left w:val="single" w:sz="4" w:space="0" w:color="00000A"/>
              <w:bottom w:val="single" w:sz="4" w:space="0" w:color="00000A"/>
              <w:right w:val="single" w:sz="4" w:space="0" w:color="00000A"/>
            </w:tcBorders>
            <w:shd w:val="clear" w:color="000000" w:fill="D9D9D9"/>
            <w:tcPrChange w:id="228" w:author="Anshul Agrawal" w:date="2018-07-26T16:07:00Z">
              <w:tcPr>
                <w:tcW w:w="793" w:type="dxa"/>
                <w:tcBorders>
                  <w:bottom w:val="single" w:sz="4" w:space="0" w:color="00000A"/>
                </w:tcBorders>
                <w:shd w:val="clear" w:color="000000" w:fill="D9D9D9"/>
              </w:tcPr>
            </w:tcPrChange>
          </w:tcPr>
          <w:p w14:paraId="7CE98AB3" w14:textId="77777777" w:rsidR="002F515A" w:rsidRDefault="002F515A" w:rsidP="002F515A">
            <w:pPr>
              <w:spacing w:after="0" w:line="240" w:lineRule="auto"/>
              <w:jc w:val="center"/>
              <w:rPr>
                <w:rFonts w:asciiTheme="majorHAnsi" w:eastAsia="Times New Roman" w:hAnsiTheme="majorHAnsi" w:cs="Times New Roman"/>
                <w:color w:val="000000"/>
                <w:sz w:val="18"/>
                <w:szCs w:val="18"/>
              </w:rPr>
            </w:pPr>
          </w:p>
        </w:tc>
        <w:tc>
          <w:tcPr>
            <w:tcW w:w="2386" w:type="dxa"/>
            <w:tcBorders>
              <w:top w:val="single" w:sz="4" w:space="0" w:color="00000A"/>
              <w:left w:val="single" w:sz="4" w:space="0" w:color="00000A"/>
              <w:bottom w:val="single" w:sz="4" w:space="0" w:color="00000A"/>
              <w:right w:val="single" w:sz="4" w:space="0" w:color="00000A"/>
            </w:tcBorders>
            <w:shd w:val="clear" w:color="000000" w:fill="D9D9D9"/>
            <w:tcPrChange w:id="229" w:author="Anshul Agrawal" w:date="2018-07-26T16:07:00Z">
              <w:tcPr>
                <w:tcW w:w="2386" w:type="dxa"/>
                <w:tcBorders>
                  <w:bottom w:val="single" w:sz="4" w:space="0" w:color="00000A"/>
                  <w:right w:val="single" w:sz="4" w:space="0" w:color="00000A"/>
                </w:tcBorders>
                <w:shd w:val="clear" w:color="000000" w:fill="D9D9D9"/>
              </w:tcPr>
            </w:tcPrChange>
          </w:tcPr>
          <w:p w14:paraId="267AF9E1" w14:textId="77777777" w:rsidR="002F515A" w:rsidRDefault="002F515A" w:rsidP="002F515A">
            <w:pPr>
              <w:spacing w:after="0" w:line="240" w:lineRule="auto"/>
              <w:jc w:val="center"/>
              <w:rPr>
                <w:rFonts w:asciiTheme="majorHAnsi" w:eastAsia="Times New Roman" w:hAnsiTheme="majorHAnsi" w:cs="Times New Roman"/>
                <w:color w:val="000000"/>
                <w:sz w:val="18"/>
                <w:szCs w:val="18"/>
              </w:rPr>
            </w:pPr>
          </w:p>
        </w:tc>
      </w:tr>
      <w:tr w:rsidR="002F515A" w14:paraId="2D170182" w14:textId="77777777" w:rsidTr="00FF58F0">
        <w:tblPrEx>
          <w:tblW w:w="9540" w:type="dxa"/>
          <w:tblPrExChange w:id="230" w:author="Anshul Agrawal" w:date="2018-07-26T16:07:00Z">
            <w:tblPrEx>
              <w:tblW w:w="9540" w:type="dxa"/>
            </w:tblPrEx>
          </w:tblPrExChange>
        </w:tblPrEx>
        <w:trPr>
          <w:trHeight w:val="300"/>
          <w:trPrChange w:id="231" w:author="Anshul Agrawal" w:date="2018-07-26T16:07:00Z">
            <w:trPr>
              <w:trHeight w:val="300"/>
            </w:trPr>
          </w:trPrChange>
        </w:trPr>
        <w:tc>
          <w:tcPr>
            <w:tcW w:w="863" w:type="dxa"/>
            <w:tcBorders>
              <w:left w:val="single" w:sz="4" w:space="0" w:color="00000A"/>
              <w:bottom w:val="single" w:sz="4" w:space="0" w:color="00000A"/>
              <w:right w:val="single" w:sz="4" w:space="0" w:color="00000A"/>
            </w:tcBorders>
            <w:shd w:val="clear" w:color="auto" w:fill="auto"/>
            <w:vAlign w:val="bottom"/>
            <w:tcPrChange w:id="232" w:author="Anshul Agrawal" w:date="2018-07-26T16:07:00Z">
              <w:tcPr>
                <w:tcW w:w="863" w:type="dxa"/>
                <w:tcBorders>
                  <w:left w:val="single" w:sz="4" w:space="0" w:color="00000A"/>
                  <w:bottom w:val="single" w:sz="4" w:space="0" w:color="00000A"/>
                  <w:right w:val="single" w:sz="4" w:space="0" w:color="00000A"/>
                </w:tcBorders>
                <w:shd w:val="clear" w:color="auto" w:fill="auto"/>
                <w:vAlign w:val="bottom"/>
              </w:tcPr>
            </w:tcPrChange>
          </w:tcPr>
          <w:p w14:paraId="26812C4B"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1.4.2.1</w:t>
            </w:r>
          </w:p>
        </w:tc>
        <w:tc>
          <w:tcPr>
            <w:tcW w:w="2344" w:type="dxa"/>
            <w:tcBorders>
              <w:bottom w:val="single" w:sz="4" w:space="0" w:color="00000A"/>
              <w:right w:val="single" w:sz="4" w:space="0" w:color="00000A"/>
            </w:tcBorders>
            <w:shd w:val="clear" w:color="auto" w:fill="auto"/>
            <w:vAlign w:val="bottom"/>
            <w:tcPrChange w:id="233" w:author="Anshul Agrawal" w:date="2018-07-26T16:07:00Z">
              <w:tcPr>
                <w:tcW w:w="2344" w:type="dxa"/>
                <w:tcBorders>
                  <w:bottom w:val="single" w:sz="4" w:space="0" w:color="00000A"/>
                  <w:right w:val="single" w:sz="4" w:space="0" w:color="00000A"/>
                </w:tcBorders>
                <w:shd w:val="clear" w:color="auto" w:fill="auto"/>
                <w:vAlign w:val="bottom"/>
              </w:tcPr>
            </w:tcPrChange>
          </w:tcPr>
          <w:p w14:paraId="448CF437" w14:textId="77777777" w:rsidR="002F515A" w:rsidRDefault="002F515A" w:rsidP="002F515A">
            <w:pPr>
              <w:spacing w:after="0" w:line="240" w:lineRule="auto"/>
              <w:ind w:firstLine="800"/>
              <w:jc w:val="both"/>
              <w:rPr>
                <w:rFonts w:asciiTheme="majorHAnsi" w:eastAsia="Times New Roman" w:hAnsiTheme="majorHAnsi" w:cs="Times New Roman"/>
                <w:b/>
                <w:color w:val="000000"/>
                <w:sz w:val="20"/>
                <w:szCs w:val="18"/>
              </w:rPr>
            </w:pPr>
            <w:r>
              <w:rPr>
                <w:rFonts w:asciiTheme="majorHAnsi" w:eastAsia="Times New Roman" w:hAnsiTheme="majorHAnsi" w:cs="Times New Roman"/>
                <w:b/>
                <w:color w:val="000000"/>
                <w:sz w:val="20"/>
                <w:szCs w:val="18"/>
              </w:rPr>
              <w:t>Name</w:t>
            </w:r>
          </w:p>
        </w:tc>
        <w:tc>
          <w:tcPr>
            <w:tcW w:w="2631" w:type="dxa"/>
            <w:tcBorders>
              <w:top w:val="single" w:sz="4" w:space="0" w:color="00000A"/>
              <w:bottom w:val="single" w:sz="4" w:space="0" w:color="00000A"/>
              <w:right w:val="single" w:sz="4" w:space="0" w:color="00000A"/>
            </w:tcBorders>
            <w:shd w:val="clear" w:color="auto" w:fill="auto"/>
            <w:vAlign w:val="bottom"/>
            <w:tcPrChange w:id="234" w:author="Anshul Agrawal" w:date="2018-07-26T16:07:00Z">
              <w:tcPr>
                <w:tcW w:w="3154" w:type="dxa"/>
                <w:gridSpan w:val="2"/>
                <w:tcBorders>
                  <w:bottom w:val="single" w:sz="4" w:space="0" w:color="00000A"/>
                  <w:right w:val="single" w:sz="4" w:space="0" w:color="00000A"/>
                </w:tcBorders>
                <w:shd w:val="clear" w:color="auto" w:fill="auto"/>
                <w:vAlign w:val="bottom"/>
              </w:tcPr>
            </w:tcPrChange>
          </w:tcPr>
          <w:p w14:paraId="6E81B9F2"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 </w:t>
            </w:r>
          </w:p>
        </w:tc>
        <w:tc>
          <w:tcPr>
            <w:tcW w:w="1316" w:type="dxa"/>
            <w:tcBorders>
              <w:top w:val="single" w:sz="4" w:space="0" w:color="00000A"/>
              <w:left w:val="single" w:sz="4" w:space="0" w:color="00000A"/>
              <w:bottom w:val="single" w:sz="4" w:space="0" w:color="00000A"/>
              <w:right w:val="single" w:sz="4" w:space="0" w:color="00000A"/>
            </w:tcBorders>
            <w:shd w:val="clear" w:color="auto" w:fill="auto"/>
            <w:tcPrChange w:id="235" w:author="Anshul Agrawal" w:date="2018-07-26T16:07:00Z">
              <w:tcPr>
                <w:tcW w:w="793" w:type="dxa"/>
                <w:tcBorders>
                  <w:bottom w:val="single" w:sz="4" w:space="0" w:color="00000A"/>
                </w:tcBorders>
                <w:shd w:val="clear" w:color="auto" w:fill="auto"/>
              </w:tcPr>
            </w:tcPrChange>
          </w:tcPr>
          <w:p w14:paraId="01C75C33" w14:textId="77777777" w:rsidR="002F515A" w:rsidRDefault="002F515A" w:rsidP="002F515A">
            <w:pPr>
              <w:spacing w:after="0" w:line="240" w:lineRule="auto"/>
              <w:jc w:val="center"/>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M</w:t>
            </w:r>
          </w:p>
        </w:tc>
        <w:tc>
          <w:tcPr>
            <w:tcW w:w="2386" w:type="dxa"/>
            <w:tcBorders>
              <w:top w:val="single" w:sz="4" w:space="0" w:color="00000A"/>
              <w:left w:val="single" w:sz="4" w:space="0" w:color="00000A"/>
              <w:bottom w:val="single" w:sz="4" w:space="0" w:color="00000A"/>
              <w:right w:val="single" w:sz="4" w:space="0" w:color="00000A"/>
            </w:tcBorders>
            <w:shd w:val="clear" w:color="auto" w:fill="auto"/>
            <w:tcPrChange w:id="236" w:author="Anshul Agrawal" w:date="2018-07-26T16:07:00Z">
              <w:tcPr>
                <w:tcW w:w="2386" w:type="dxa"/>
                <w:tcBorders>
                  <w:bottom w:val="single" w:sz="4" w:space="0" w:color="00000A"/>
                  <w:right w:val="single" w:sz="4" w:space="0" w:color="00000A"/>
                </w:tcBorders>
                <w:shd w:val="clear" w:color="auto" w:fill="auto"/>
              </w:tcPr>
            </w:tcPrChange>
          </w:tcPr>
          <w:p w14:paraId="5828B790" w14:textId="77777777" w:rsidR="002F515A" w:rsidRDefault="00BD4E9A" w:rsidP="002F515A">
            <w:pPr>
              <w:pStyle w:val="PreformattedText"/>
              <w:spacing w:line="240" w:lineRule="auto"/>
              <w:jc w:val="center"/>
            </w:pPr>
            <w:proofErr w:type="spellStart"/>
            <w:r w:rsidRPr="00BD4E9A">
              <w:rPr>
                <w:rFonts w:ascii="Menlo;Monaco;Consolas;Courier N" w:hAnsi="Menlo;Monaco;Consolas;Courier N"/>
                <w:color w:val="C00000"/>
                <w:sz w:val="16"/>
              </w:rPr>
              <w:t>Incmg</w:t>
            </w:r>
            <w:ins w:id="237" w:author="Anshul Agrawal" w:date="2018-07-26T16:14:00Z">
              <w:r w:rsidR="002F515A" w:rsidRPr="00BD4E9A">
                <w:rPr>
                  <w:rFonts w:ascii="Menlo;Monaco;Consolas;Courier N" w:hAnsi="Menlo;Monaco;Consolas;Courier N"/>
                  <w:color w:val="C00000"/>
                  <w:sz w:val="16"/>
                </w:rPr>
                <w:t>Db</w:t>
              </w:r>
            </w:ins>
            <w:r w:rsidRPr="00BD4E9A">
              <w:rPr>
                <w:rFonts w:ascii="Menlo;Monaco;Consolas;Courier N" w:hAnsi="Menlo;Monaco;Consolas;Courier N"/>
                <w:color w:val="C00000"/>
                <w:sz w:val="16"/>
              </w:rPr>
              <w:t>t</w:t>
            </w:r>
            <w:ins w:id="238" w:author="Anshul Agrawal" w:date="2018-07-26T16:14:00Z">
              <w:r w:rsidR="002F515A" w:rsidRPr="00BD4E9A">
                <w:rPr>
                  <w:rFonts w:ascii="Menlo;Monaco;Consolas;Courier N" w:hAnsi="Menlo;Monaco;Consolas;Courier N"/>
                  <w:color w:val="C00000"/>
                  <w:sz w:val="16"/>
                </w:rPr>
                <w:t>r.N</w:t>
              </w:r>
            </w:ins>
            <w:r w:rsidRPr="00BD4E9A">
              <w:rPr>
                <w:rFonts w:ascii="Menlo;Monaco;Consolas;Courier N" w:hAnsi="Menlo;Monaco;Consolas;Courier N"/>
                <w:color w:val="C00000"/>
                <w:sz w:val="16"/>
              </w:rPr>
              <w:t>m</w:t>
            </w:r>
            <w:proofErr w:type="spellEnd"/>
          </w:p>
        </w:tc>
      </w:tr>
      <w:tr w:rsidR="002F515A" w14:paraId="577769A3" w14:textId="77777777" w:rsidTr="00FF58F0">
        <w:tblPrEx>
          <w:tblW w:w="9540" w:type="dxa"/>
          <w:tblPrExChange w:id="239" w:author="Anshul Agrawal" w:date="2018-07-26T16:07:00Z">
            <w:tblPrEx>
              <w:tblW w:w="9540" w:type="dxa"/>
            </w:tblPrEx>
          </w:tblPrExChange>
        </w:tblPrEx>
        <w:trPr>
          <w:trHeight w:val="300"/>
          <w:trPrChange w:id="240" w:author="Anshul Agrawal" w:date="2018-07-26T16:07:00Z">
            <w:trPr>
              <w:trHeight w:val="300"/>
            </w:trPr>
          </w:trPrChange>
        </w:trPr>
        <w:tc>
          <w:tcPr>
            <w:tcW w:w="863" w:type="dxa"/>
            <w:tcBorders>
              <w:left w:val="single" w:sz="4" w:space="0" w:color="00000A"/>
              <w:bottom w:val="single" w:sz="4" w:space="0" w:color="00000A"/>
              <w:right w:val="single" w:sz="4" w:space="0" w:color="00000A"/>
            </w:tcBorders>
            <w:shd w:val="clear" w:color="auto" w:fill="auto"/>
            <w:vAlign w:val="bottom"/>
            <w:tcPrChange w:id="241" w:author="Anshul Agrawal" w:date="2018-07-26T16:07:00Z">
              <w:tcPr>
                <w:tcW w:w="863" w:type="dxa"/>
                <w:tcBorders>
                  <w:left w:val="single" w:sz="4" w:space="0" w:color="00000A"/>
                  <w:bottom w:val="single" w:sz="4" w:space="0" w:color="00000A"/>
                  <w:right w:val="single" w:sz="4" w:space="0" w:color="00000A"/>
                </w:tcBorders>
                <w:shd w:val="clear" w:color="auto" w:fill="auto"/>
                <w:vAlign w:val="bottom"/>
              </w:tcPr>
            </w:tcPrChange>
          </w:tcPr>
          <w:p w14:paraId="66A19BCF"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1.4.2.2</w:t>
            </w:r>
          </w:p>
        </w:tc>
        <w:tc>
          <w:tcPr>
            <w:tcW w:w="2344" w:type="dxa"/>
            <w:tcBorders>
              <w:bottom w:val="single" w:sz="4" w:space="0" w:color="00000A"/>
              <w:right w:val="single" w:sz="4" w:space="0" w:color="00000A"/>
            </w:tcBorders>
            <w:shd w:val="clear" w:color="auto" w:fill="auto"/>
            <w:vAlign w:val="bottom"/>
            <w:tcPrChange w:id="242" w:author="Anshul Agrawal" w:date="2018-07-26T16:07:00Z">
              <w:tcPr>
                <w:tcW w:w="2344" w:type="dxa"/>
                <w:tcBorders>
                  <w:bottom w:val="single" w:sz="4" w:space="0" w:color="00000A"/>
                  <w:right w:val="single" w:sz="4" w:space="0" w:color="00000A"/>
                </w:tcBorders>
                <w:shd w:val="clear" w:color="auto" w:fill="auto"/>
                <w:vAlign w:val="bottom"/>
              </w:tcPr>
            </w:tcPrChange>
          </w:tcPr>
          <w:p w14:paraId="60E34E41" w14:textId="77777777" w:rsidR="002F515A" w:rsidRDefault="002F515A" w:rsidP="002F515A">
            <w:pPr>
              <w:spacing w:after="0" w:line="240" w:lineRule="auto"/>
              <w:ind w:firstLine="800"/>
              <w:jc w:val="both"/>
              <w:rPr>
                <w:rFonts w:asciiTheme="majorHAnsi" w:eastAsia="Times New Roman" w:hAnsiTheme="majorHAnsi" w:cs="Times New Roman"/>
                <w:b/>
                <w:color w:val="000000"/>
                <w:sz w:val="20"/>
                <w:szCs w:val="18"/>
              </w:rPr>
            </w:pPr>
            <w:proofErr w:type="spellStart"/>
            <w:r>
              <w:rPr>
                <w:rFonts w:asciiTheme="majorHAnsi" w:eastAsia="Times New Roman" w:hAnsiTheme="majorHAnsi" w:cs="Times New Roman"/>
                <w:b/>
                <w:color w:val="000000"/>
                <w:sz w:val="20"/>
                <w:szCs w:val="18"/>
              </w:rPr>
              <w:t>StreetName</w:t>
            </w:r>
            <w:proofErr w:type="spellEnd"/>
          </w:p>
        </w:tc>
        <w:tc>
          <w:tcPr>
            <w:tcW w:w="2631" w:type="dxa"/>
            <w:tcBorders>
              <w:top w:val="single" w:sz="4" w:space="0" w:color="00000A"/>
              <w:bottom w:val="single" w:sz="4" w:space="0" w:color="00000A"/>
              <w:right w:val="single" w:sz="4" w:space="0" w:color="00000A"/>
            </w:tcBorders>
            <w:shd w:val="clear" w:color="auto" w:fill="auto"/>
            <w:vAlign w:val="bottom"/>
            <w:tcPrChange w:id="243" w:author="Anshul Agrawal" w:date="2018-07-26T16:07:00Z">
              <w:tcPr>
                <w:tcW w:w="3154" w:type="dxa"/>
                <w:gridSpan w:val="2"/>
                <w:tcBorders>
                  <w:bottom w:val="single" w:sz="4" w:space="0" w:color="00000A"/>
                  <w:right w:val="single" w:sz="4" w:space="0" w:color="00000A"/>
                </w:tcBorders>
                <w:shd w:val="clear" w:color="auto" w:fill="auto"/>
                <w:vAlign w:val="bottom"/>
              </w:tcPr>
            </w:tcPrChange>
          </w:tcPr>
          <w:p w14:paraId="0B3E0FB3"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 </w:t>
            </w:r>
          </w:p>
        </w:tc>
        <w:tc>
          <w:tcPr>
            <w:tcW w:w="1316" w:type="dxa"/>
            <w:tcBorders>
              <w:top w:val="single" w:sz="4" w:space="0" w:color="00000A"/>
              <w:left w:val="single" w:sz="4" w:space="0" w:color="00000A"/>
              <w:bottom w:val="single" w:sz="4" w:space="0" w:color="00000A"/>
              <w:right w:val="single" w:sz="4" w:space="0" w:color="00000A"/>
            </w:tcBorders>
            <w:shd w:val="clear" w:color="auto" w:fill="auto"/>
            <w:tcPrChange w:id="244" w:author="Anshul Agrawal" w:date="2018-07-26T16:07:00Z">
              <w:tcPr>
                <w:tcW w:w="793" w:type="dxa"/>
                <w:tcBorders>
                  <w:bottom w:val="single" w:sz="4" w:space="0" w:color="00000A"/>
                </w:tcBorders>
                <w:shd w:val="clear" w:color="auto" w:fill="auto"/>
              </w:tcPr>
            </w:tcPrChange>
          </w:tcPr>
          <w:p w14:paraId="66ECF1B5" w14:textId="77777777" w:rsidR="002F515A" w:rsidRDefault="002F515A" w:rsidP="002F515A">
            <w:pPr>
              <w:spacing w:after="0" w:line="240" w:lineRule="auto"/>
              <w:jc w:val="center"/>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C</w:t>
            </w:r>
          </w:p>
        </w:tc>
        <w:tc>
          <w:tcPr>
            <w:tcW w:w="2386" w:type="dxa"/>
            <w:tcBorders>
              <w:top w:val="single" w:sz="4" w:space="0" w:color="00000A"/>
              <w:left w:val="single" w:sz="4" w:space="0" w:color="00000A"/>
              <w:bottom w:val="single" w:sz="4" w:space="0" w:color="00000A"/>
              <w:right w:val="single" w:sz="4" w:space="0" w:color="00000A"/>
            </w:tcBorders>
            <w:shd w:val="clear" w:color="auto" w:fill="auto"/>
            <w:tcPrChange w:id="245" w:author="Anshul Agrawal" w:date="2018-07-26T16:07:00Z">
              <w:tcPr>
                <w:tcW w:w="2386" w:type="dxa"/>
                <w:tcBorders>
                  <w:bottom w:val="single" w:sz="4" w:space="0" w:color="00000A"/>
                  <w:right w:val="single" w:sz="4" w:space="0" w:color="00000A"/>
                </w:tcBorders>
                <w:shd w:val="clear" w:color="auto" w:fill="auto"/>
              </w:tcPr>
            </w:tcPrChange>
          </w:tcPr>
          <w:p w14:paraId="2B01A8FD" w14:textId="77777777" w:rsidR="002F515A" w:rsidRPr="00BD4E9A" w:rsidRDefault="00BD4E9A" w:rsidP="002F515A">
            <w:pPr>
              <w:pStyle w:val="PreformattedText"/>
              <w:spacing w:line="240" w:lineRule="auto"/>
              <w:jc w:val="center"/>
              <w:rPr>
                <w:ins w:id="246" w:author="Anshul Agrawal" w:date="2018-07-26T16:14:00Z"/>
                <w:rFonts w:ascii="Menlo;Monaco;Consolas;Courier N" w:hAnsi="Menlo;Monaco;Consolas;Courier N"/>
                <w:color w:val="C00000"/>
                <w:sz w:val="16"/>
              </w:rPr>
            </w:pPr>
            <w:proofErr w:type="spellStart"/>
            <w:r w:rsidRPr="00BD4E9A">
              <w:rPr>
                <w:rFonts w:ascii="Menlo;Monaco;Consolas;Courier N" w:hAnsi="Menlo;Monaco;Consolas;Courier N"/>
                <w:color w:val="C00000"/>
                <w:sz w:val="16"/>
              </w:rPr>
              <w:t>IncmgDbtr</w:t>
            </w:r>
            <w:ins w:id="247" w:author="Anshul Agrawal" w:date="2018-07-26T16:14:00Z">
              <w:r w:rsidR="002F515A" w:rsidRPr="00BD4E9A">
                <w:rPr>
                  <w:rFonts w:ascii="Menlo;Monaco;Consolas;Courier N" w:hAnsi="Menlo;Monaco;Consolas;Courier N"/>
                  <w:color w:val="C00000"/>
                  <w:sz w:val="16"/>
                </w:rPr>
                <w:t>.PstlAdr.StrtNm</w:t>
              </w:r>
              <w:proofErr w:type="spellEnd"/>
            </w:ins>
          </w:p>
          <w:p w14:paraId="79BCAB87" w14:textId="77777777" w:rsidR="002F515A" w:rsidRPr="00BD4E9A" w:rsidRDefault="002F515A" w:rsidP="002F515A">
            <w:pPr>
              <w:pStyle w:val="PreformattedText"/>
              <w:spacing w:line="240" w:lineRule="auto"/>
              <w:jc w:val="center"/>
              <w:rPr>
                <w:ins w:id="248" w:author="Anshul Agrawal" w:date="2018-07-26T16:14:00Z"/>
                <w:rFonts w:ascii="Menlo;Monaco;Consolas;Courier N" w:hAnsi="Menlo;Monaco;Consolas;Courier N"/>
                <w:color w:val="C00000"/>
                <w:sz w:val="16"/>
              </w:rPr>
            </w:pPr>
          </w:p>
          <w:p w14:paraId="560D4E08" w14:textId="77777777" w:rsidR="002F515A" w:rsidRPr="00BD4E9A" w:rsidRDefault="002F515A" w:rsidP="002F515A">
            <w:pPr>
              <w:pStyle w:val="PreformattedText"/>
              <w:spacing w:line="240" w:lineRule="auto"/>
              <w:jc w:val="center"/>
              <w:rPr>
                <w:rFonts w:ascii="Menlo;Monaco;Consolas;Courier N" w:hAnsi="Menlo;Monaco;Consolas;Courier N"/>
                <w:color w:val="C00000"/>
                <w:sz w:val="16"/>
              </w:rPr>
            </w:pPr>
          </w:p>
        </w:tc>
      </w:tr>
      <w:tr w:rsidR="002F515A" w14:paraId="4E565D00" w14:textId="77777777" w:rsidTr="00FF58F0">
        <w:tblPrEx>
          <w:tblW w:w="9540" w:type="dxa"/>
          <w:tblPrExChange w:id="249" w:author="Anshul Agrawal" w:date="2018-07-26T16:07:00Z">
            <w:tblPrEx>
              <w:tblW w:w="9540" w:type="dxa"/>
            </w:tblPrEx>
          </w:tblPrExChange>
        </w:tblPrEx>
        <w:trPr>
          <w:trHeight w:val="300"/>
          <w:trPrChange w:id="250" w:author="Anshul Agrawal" w:date="2018-07-26T16:07:00Z">
            <w:trPr>
              <w:trHeight w:val="300"/>
            </w:trPr>
          </w:trPrChange>
        </w:trPr>
        <w:tc>
          <w:tcPr>
            <w:tcW w:w="863" w:type="dxa"/>
            <w:tcBorders>
              <w:left w:val="single" w:sz="4" w:space="0" w:color="00000A"/>
              <w:bottom w:val="single" w:sz="4" w:space="0" w:color="00000A"/>
              <w:right w:val="single" w:sz="4" w:space="0" w:color="00000A"/>
            </w:tcBorders>
            <w:shd w:val="clear" w:color="auto" w:fill="auto"/>
            <w:vAlign w:val="bottom"/>
            <w:tcPrChange w:id="251" w:author="Anshul Agrawal" w:date="2018-07-26T16:07:00Z">
              <w:tcPr>
                <w:tcW w:w="863" w:type="dxa"/>
                <w:tcBorders>
                  <w:left w:val="single" w:sz="4" w:space="0" w:color="00000A"/>
                  <w:bottom w:val="single" w:sz="4" w:space="0" w:color="00000A"/>
                  <w:right w:val="single" w:sz="4" w:space="0" w:color="00000A"/>
                </w:tcBorders>
                <w:shd w:val="clear" w:color="auto" w:fill="auto"/>
                <w:vAlign w:val="bottom"/>
              </w:tcPr>
            </w:tcPrChange>
          </w:tcPr>
          <w:p w14:paraId="1B1C7F2A"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1.4.2.3</w:t>
            </w:r>
          </w:p>
        </w:tc>
        <w:tc>
          <w:tcPr>
            <w:tcW w:w="2344" w:type="dxa"/>
            <w:tcBorders>
              <w:bottom w:val="single" w:sz="4" w:space="0" w:color="00000A"/>
              <w:right w:val="single" w:sz="4" w:space="0" w:color="00000A"/>
            </w:tcBorders>
            <w:shd w:val="clear" w:color="auto" w:fill="auto"/>
            <w:vAlign w:val="bottom"/>
            <w:tcPrChange w:id="252" w:author="Anshul Agrawal" w:date="2018-07-26T16:07:00Z">
              <w:tcPr>
                <w:tcW w:w="2344" w:type="dxa"/>
                <w:tcBorders>
                  <w:bottom w:val="single" w:sz="4" w:space="0" w:color="00000A"/>
                  <w:right w:val="single" w:sz="4" w:space="0" w:color="00000A"/>
                </w:tcBorders>
                <w:shd w:val="clear" w:color="auto" w:fill="auto"/>
                <w:vAlign w:val="bottom"/>
              </w:tcPr>
            </w:tcPrChange>
          </w:tcPr>
          <w:p w14:paraId="2F4725C8" w14:textId="77777777" w:rsidR="002F515A" w:rsidRDefault="002F515A" w:rsidP="002F515A">
            <w:pPr>
              <w:spacing w:after="0" w:line="240" w:lineRule="auto"/>
              <w:ind w:firstLine="800"/>
              <w:jc w:val="both"/>
              <w:rPr>
                <w:rFonts w:asciiTheme="majorHAnsi" w:eastAsia="Times New Roman" w:hAnsiTheme="majorHAnsi" w:cs="Times New Roman"/>
                <w:b/>
                <w:color w:val="000000"/>
                <w:sz w:val="20"/>
                <w:szCs w:val="18"/>
              </w:rPr>
            </w:pPr>
            <w:proofErr w:type="spellStart"/>
            <w:r>
              <w:rPr>
                <w:rFonts w:asciiTheme="majorHAnsi" w:eastAsia="Times New Roman" w:hAnsiTheme="majorHAnsi" w:cs="Times New Roman"/>
                <w:b/>
                <w:color w:val="000000"/>
                <w:sz w:val="20"/>
                <w:szCs w:val="18"/>
              </w:rPr>
              <w:t>BldgNumber</w:t>
            </w:r>
            <w:proofErr w:type="spellEnd"/>
          </w:p>
        </w:tc>
        <w:tc>
          <w:tcPr>
            <w:tcW w:w="2631" w:type="dxa"/>
            <w:tcBorders>
              <w:top w:val="single" w:sz="4" w:space="0" w:color="00000A"/>
              <w:bottom w:val="single" w:sz="4" w:space="0" w:color="00000A"/>
              <w:right w:val="single" w:sz="4" w:space="0" w:color="00000A"/>
            </w:tcBorders>
            <w:shd w:val="clear" w:color="auto" w:fill="auto"/>
            <w:vAlign w:val="bottom"/>
            <w:tcPrChange w:id="253" w:author="Anshul Agrawal" w:date="2018-07-26T16:07:00Z">
              <w:tcPr>
                <w:tcW w:w="3154" w:type="dxa"/>
                <w:gridSpan w:val="2"/>
                <w:tcBorders>
                  <w:bottom w:val="single" w:sz="4" w:space="0" w:color="00000A"/>
                  <w:right w:val="single" w:sz="4" w:space="0" w:color="00000A"/>
                </w:tcBorders>
                <w:shd w:val="clear" w:color="auto" w:fill="auto"/>
                <w:vAlign w:val="bottom"/>
              </w:tcPr>
            </w:tcPrChange>
          </w:tcPr>
          <w:p w14:paraId="578133FC"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 </w:t>
            </w:r>
          </w:p>
        </w:tc>
        <w:tc>
          <w:tcPr>
            <w:tcW w:w="1316" w:type="dxa"/>
            <w:tcBorders>
              <w:top w:val="single" w:sz="4" w:space="0" w:color="00000A"/>
              <w:left w:val="single" w:sz="4" w:space="0" w:color="00000A"/>
              <w:bottom w:val="single" w:sz="4" w:space="0" w:color="00000A"/>
              <w:right w:val="single" w:sz="4" w:space="0" w:color="00000A"/>
            </w:tcBorders>
            <w:shd w:val="clear" w:color="auto" w:fill="auto"/>
            <w:tcPrChange w:id="254" w:author="Anshul Agrawal" w:date="2018-07-26T16:07:00Z">
              <w:tcPr>
                <w:tcW w:w="793" w:type="dxa"/>
                <w:tcBorders>
                  <w:bottom w:val="single" w:sz="4" w:space="0" w:color="00000A"/>
                </w:tcBorders>
                <w:shd w:val="clear" w:color="auto" w:fill="auto"/>
              </w:tcPr>
            </w:tcPrChange>
          </w:tcPr>
          <w:p w14:paraId="12B42B95" w14:textId="77777777" w:rsidR="002F515A" w:rsidRDefault="002F515A" w:rsidP="002F515A">
            <w:pPr>
              <w:spacing w:after="0" w:line="240" w:lineRule="auto"/>
              <w:jc w:val="center"/>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O</w:t>
            </w:r>
          </w:p>
        </w:tc>
        <w:tc>
          <w:tcPr>
            <w:tcW w:w="2386" w:type="dxa"/>
            <w:tcBorders>
              <w:top w:val="single" w:sz="4" w:space="0" w:color="00000A"/>
              <w:left w:val="single" w:sz="4" w:space="0" w:color="00000A"/>
              <w:bottom w:val="single" w:sz="4" w:space="0" w:color="00000A"/>
              <w:right w:val="single" w:sz="4" w:space="0" w:color="00000A"/>
            </w:tcBorders>
            <w:shd w:val="clear" w:color="auto" w:fill="auto"/>
            <w:tcPrChange w:id="255" w:author="Anshul Agrawal" w:date="2018-07-26T16:07:00Z">
              <w:tcPr>
                <w:tcW w:w="2386" w:type="dxa"/>
                <w:tcBorders>
                  <w:bottom w:val="single" w:sz="4" w:space="0" w:color="00000A"/>
                  <w:right w:val="single" w:sz="4" w:space="0" w:color="00000A"/>
                </w:tcBorders>
                <w:shd w:val="clear" w:color="auto" w:fill="auto"/>
              </w:tcPr>
            </w:tcPrChange>
          </w:tcPr>
          <w:p w14:paraId="24F8AF39" w14:textId="77777777" w:rsidR="002F515A" w:rsidRPr="00BD4E9A" w:rsidRDefault="00BD4E9A" w:rsidP="002F515A">
            <w:pPr>
              <w:pStyle w:val="PreformattedText"/>
              <w:spacing w:line="240" w:lineRule="auto"/>
              <w:jc w:val="center"/>
              <w:rPr>
                <w:ins w:id="256" w:author="Anshul Agrawal" w:date="2018-07-26T16:14:00Z"/>
                <w:rFonts w:ascii="Menlo;Monaco;Consolas;Courier N" w:hAnsi="Menlo;Monaco;Consolas;Courier N"/>
                <w:color w:val="C00000"/>
                <w:sz w:val="16"/>
              </w:rPr>
            </w:pPr>
            <w:proofErr w:type="spellStart"/>
            <w:r w:rsidRPr="00BD4E9A">
              <w:rPr>
                <w:rFonts w:ascii="Menlo;Monaco;Consolas;Courier N" w:hAnsi="Menlo;Monaco;Consolas;Courier N"/>
                <w:color w:val="C00000"/>
                <w:sz w:val="16"/>
              </w:rPr>
              <w:t>IncmgDbtr</w:t>
            </w:r>
            <w:ins w:id="257" w:author="Anshul Agrawal" w:date="2018-07-26T16:14:00Z">
              <w:r w:rsidR="002F515A" w:rsidRPr="00BD4E9A">
                <w:rPr>
                  <w:rFonts w:ascii="Menlo;Monaco;Consolas;Courier N" w:hAnsi="Menlo;Monaco;Consolas;Courier N"/>
                  <w:color w:val="C00000"/>
                  <w:sz w:val="16"/>
                </w:rPr>
                <w:t>.PstlAdr.BldgNb</w:t>
              </w:r>
              <w:proofErr w:type="spellEnd"/>
            </w:ins>
          </w:p>
          <w:p w14:paraId="7366EB1B" w14:textId="77777777" w:rsidR="002F515A" w:rsidRPr="00BD4E9A" w:rsidRDefault="002F515A" w:rsidP="002F515A">
            <w:pPr>
              <w:pStyle w:val="PreformattedText"/>
              <w:spacing w:line="240" w:lineRule="auto"/>
              <w:jc w:val="center"/>
              <w:rPr>
                <w:rFonts w:ascii="Menlo;Monaco;Consolas;Courier N" w:hAnsi="Menlo;Monaco;Consolas;Courier N"/>
                <w:color w:val="C00000"/>
                <w:sz w:val="16"/>
              </w:rPr>
            </w:pPr>
          </w:p>
        </w:tc>
      </w:tr>
      <w:tr w:rsidR="002F515A" w14:paraId="1D65E150" w14:textId="77777777" w:rsidTr="00FF58F0">
        <w:tblPrEx>
          <w:tblW w:w="9540" w:type="dxa"/>
          <w:tblPrExChange w:id="258" w:author="Anshul Agrawal" w:date="2018-07-26T16:07:00Z">
            <w:tblPrEx>
              <w:tblW w:w="9540" w:type="dxa"/>
            </w:tblPrEx>
          </w:tblPrExChange>
        </w:tblPrEx>
        <w:trPr>
          <w:trHeight w:val="300"/>
          <w:trPrChange w:id="259" w:author="Anshul Agrawal" w:date="2018-07-26T16:07:00Z">
            <w:trPr>
              <w:trHeight w:val="300"/>
            </w:trPr>
          </w:trPrChange>
        </w:trPr>
        <w:tc>
          <w:tcPr>
            <w:tcW w:w="863" w:type="dxa"/>
            <w:tcBorders>
              <w:left w:val="single" w:sz="4" w:space="0" w:color="00000A"/>
              <w:bottom w:val="single" w:sz="4" w:space="0" w:color="00000A"/>
              <w:right w:val="single" w:sz="4" w:space="0" w:color="00000A"/>
            </w:tcBorders>
            <w:shd w:val="clear" w:color="auto" w:fill="auto"/>
            <w:vAlign w:val="bottom"/>
            <w:tcPrChange w:id="260" w:author="Anshul Agrawal" w:date="2018-07-26T16:07:00Z">
              <w:tcPr>
                <w:tcW w:w="863" w:type="dxa"/>
                <w:tcBorders>
                  <w:left w:val="single" w:sz="4" w:space="0" w:color="00000A"/>
                  <w:bottom w:val="single" w:sz="4" w:space="0" w:color="00000A"/>
                  <w:right w:val="single" w:sz="4" w:space="0" w:color="00000A"/>
                </w:tcBorders>
                <w:shd w:val="clear" w:color="auto" w:fill="auto"/>
                <w:vAlign w:val="bottom"/>
              </w:tcPr>
            </w:tcPrChange>
          </w:tcPr>
          <w:p w14:paraId="623A9BF2"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1.4.2.4</w:t>
            </w:r>
          </w:p>
        </w:tc>
        <w:tc>
          <w:tcPr>
            <w:tcW w:w="2344" w:type="dxa"/>
            <w:tcBorders>
              <w:bottom w:val="single" w:sz="4" w:space="0" w:color="00000A"/>
              <w:right w:val="single" w:sz="4" w:space="0" w:color="00000A"/>
            </w:tcBorders>
            <w:shd w:val="clear" w:color="auto" w:fill="auto"/>
            <w:vAlign w:val="bottom"/>
            <w:tcPrChange w:id="261" w:author="Anshul Agrawal" w:date="2018-07-26T16:07:00Z">
              <w:tcPr>
                <w:tcW w:w="2344" w:type="dxa"/>
                <w:tcBorders>
                  <w:bottom w:val="single" w:sz="4" w:space="0" w:color="00000A"/>
                  <w:right w:val="single" w:sz="4" w:space="0" w:color="00000A"/>
                </w:tcBorders>
                <w:shd w:val="clear" w:color="auto" w:fill="auto"/>
                <w:vAlign w:val="bottom"/>
              </w:tcPr>
            </w:tcPrChange>
          </w:tcPr>
          <w:p w14:paraId="7D7D6FAC" w14:textId="77777777" w:rsidR="002F515A" w:rsidRDefault="002F515A" w:rsidP="002F515A">
            <w:pPr>
              <w:spacing w:after="0" w:line="240" w:lineRule="auto"/>
              <w:ind w:firstLine="800"/>
              <w:jc w:val="both"/>
              <w:rPr>
                <w:rFonts w:asciiTheme="majorHAnsi" w:eastAsia="Times New Roman" w:hAnsiTheme="majorHAnsi" w:cs="Times New Roman"/>
                <w:b/>
                <w:color w:val="000000"/>
                <w:sz w:val="20"/>
                <w:szCs w:val="18"/>
              </w:rPr>
            </w:pPr>
            <w:proofErr w:type="spellStart"/>
            <w:r>
              <w:rPr>
                <w:rFonts w:asciiTheme="majorHAnsi" w:eastAsia="Times New Roman" w:hAnsiTheme="majorHAnsi" w:cs="Times New Roman"/>
                <w:b/>
                <w:color w:val="000000"/>
                <w:sz w:val="20"/>
                <w:szCs w:val="18"/>
              </w:rPr>
              <w:t>PostCode</w:t>
            </w:r>
            <w:proofErr w:type="spellEnd"/>
          </w:p>
        </w:tc>
        <w:tc>
          <w:tcPr>
            <w:tcW w:w="2631" w:type="dxa"/>
            <w:tcBorders>
              <w:top w:val="single" w:sz="4" w:space="0" w:color="00000A"/>
              <w:bottom w:val="single" w:sz="4" w:space="0" w:color="00000A"/>
              <w:right w:val="single" w:sz="4" w:space="0" w:color="00000A"/>
            </w:tcBorders>
            <w:shd w:val="clear" w:color="auto" w:fill="auto"/>
            <w:vAlign w:val="bottom"/>
            <w:tcPrChange w:id="262" w:author="Anshul Agrawal" w:date="2018-07-26T16:07:00Z">
              <w:tcPr>
                <w:tcW w:w="3154" w:type="dxa"/>
                <w:gridSpan w:val="2"/>
                <w:tcBorders>
                  <w:bottom w:val="single" w:sz="4" w:space="0" w:color="00000A"/>
                  <w:right w:val="single" w:sz="4" w:space="0" w:color="00000A"/>
                </w:tcBorders>
                <w:shd w:val="clear" w:color="auto" w:fill="auto"/>
                <w:vAlign w:val="bottom"/>
              </w:tcPr>
            </w:tcPrChange>
          </w:tcPr>
          <w:p w14:paraId="503214BE"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 </w:t>
            </w:r>
          </w:p>
        </w:tc>
        <w:tc>
          <w:tcPr>
            <w:tcW w:w="1316" w:type="dxa"/>
            <w:tcBorders>
              <w:top w:val="single" w:sz="4" w:space="0" w:color="00000A"/>
              <w:left w:val="single" w:sz="4" w:space="0" w:color="00000A"/>
              <w:bottom w:val="single" w:sz="4" w:space="0" w:color="00000A"/>
              <w:right w:val="single" w:sz="4" w:space="0" w:color="00000A"/>
            </w:tcBorders>
            <w:shd w:val="clear" w:color="auto" w:fill="auto"/>
            <w:tcPrChange w:id="263" w:author="Anshul Agrawal" w:date="2018-07-26T16:07:00Z">
              <w:tcPr>
                <w:tcW w:w="793" w:type="dxa"/>
                <w:tcBorders>
                  <w:bottom w:val="single" w:sz="4" w:space="0" w:color="00000A"/>
                </w:tcBorders>
                <w:shd w:val="clear" w:color="auto" w:fill="auto"/>
              </w:tcPr>
            </w:tcPrChange>
          </w:tcPr>
          <w:p w14:paraId="2C528F39" w14:textId="77777777" w:rsidR="002F515A" w:rsidRDefault="002F515A" w:rsidP="002F515A">
            <w:pPr>
              <w:spacing w:after="0" w:line="240" w:lineRule="auto"/>
              <w:jc w:val="center"/>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C</w:t>
            </w:r>
          </w:p>
        </w:tc>
        <w:tc>
          <w:tcPr>
            <w:tcW w:w="2386" w:type="dxa"/>
            <w:tcBorders>
              <w:top w:val="single" w:sz="4" w:space="0" w:color="00000A"/>
              <w:left w:val="single" w:sz="4" w:space="0" w:color="00000A"/>
              <w:bottom w:val="single" w:sz="4" w:space="0" w:color="00000A"/>
              <w:right w:val="single" w:sz="4" w:space="0" w:color="00000A"/>
            </w:tcBorders>
            <w:shd w:val="clear" w:color="auto" w:fill="auto"/>
            <w:tcPrChange w:id="264" w:author="Anshul Agrawal" w:date="2018-07-26T16:07:00Z">
              <w:tcPr>
                <w:tcW w:w="2386" w:type="dxa"/>
                <w:tcBorders>
                  <w:bottom w:val="single" w:sz="4" w:space="0" w:color="00000A"/>
                  <w:right w:val="single" w:sz="4" w:space="0" w:color="00000A"/>
                </w:tcBorders>
                <w:shd w:val="clear" w:color="auto" w:fill="auto"/>
              </w:tcPr>
            </w:tcPrChange>
          </w:tcPr>
          <w:p w14:paraId="764D3B25" w14:textId="77777777" w:rsidR="002F515A" w:rsidRPr="00BD4E9A" w:rsidRDefault="00BD4E9A" w:rsidP="002F515A">
            <w:pPr>
              <w:pStyle w:val="PreformattedText"/>
              <w:spacing w:line="240" w:lineRule="auto"/>
              <w:jc w:val="center"/>
              <w:rPr>
                <w:ins w:id="265" w:author="Anshul Agrawal" w:date="2018-07-26T16:14:00Z"/>
                <w:rFonts w:ascii="Menlo;Monaco;Consolas;Courier N" w:hAnsi="Menlo;Monaco;Consolas;Courier N"/>
                <w:color w:val="C00000"/>
                <w:sz w:val="16"/>
              </w:rPr>
            </w:pPr>
            <w:proofErr w:type="spellStart"/>
            <w:r w:rsidRPr="00BD4E9A">
              <w:rPr>
                <w:rFonts w:ascii="Menlo;Monaco;Consolas;Courier N" w:hAnsi="Menlo;Monaco;Consolas;Courier N"/>
                <w:color w:val="C00000"/>
                <w:sz w:val="16"/>
              </w:rPr>
              <w:t>IncmgDbtr</w:t>
            </w:r>
            <w:ins w:id="266" w:author="Anshul Agrawal" w:date="2018-07-26T16:14:00Z">
              <w:r w:rsidR="002F515A" w:rsidRPr="00BD4E9A">
                <w:rPr>
                  <w:rFonts w:ascii="Menlo;Monaco;Consolas;Courier N" w:hAnsi="Menlo;Monaco;Consolas;Courier N"/>
                  <w:color w:val="C00000"/>
                  <w:sz w:val="16"/>
                </w:rPr>
                <w:t>.PstlAdr.PstCd</w:t>
              </w:r>
              <w:proofErr w:type="spellEnd"/>
            </w:ins>
          </w:p>
          <w:p w14:paraId="0BE2F88D" w14:textId="77777777" w:rsidR="002F515A" w:rsidRPr="00BD4E9A" w:rsidRDefault="002F515A" w:rsidP="002F515A">
            <w:pPr>
              <w:pStyle w:val="PreformattedText"/>
              <w:spacing w:line="240" w:lineRule="auto"/>
              <w:jc w:val="center"/>
              <w:rPr>
                <w:rFonts w:ascii="Menlo;Monaco;Consolas;Courier N" w:hAnsi="Menlo;Monaco;Consolas;Courier N"/>
                <w:color w:val="C00000"/>
                <w:sz w:val="16"/>
              </w:rPr>
            </w:pPr>
          </w:p>
        </w:tc>
      </w:tr>
      <w:tr w:rsidR="002F515A" w14:paraId="2A8EE885" w14:textId="77777777" w:rsidTr="00FF58F0">
        <w:tblPrEx>
          <w:tblW w:w="9540" w:type="dxa"/>
          <w:tblPrExChange w:id="267" w:author="Anshul Agrawal" w:date="2018-07-26T16:07:00Z">
            <w:tblPrEx>
              <w:tblW w:w="9540" w:type="dxa"/>
            </w:tblPrEx>
          </w:tblPrExChange>
        </w:tblPrEx>
        <w:trPr>
          <w:trHeight w:val="300"/>
          <w:trPrChange w:id="268" w:author="Anshul Agrawal" w:date="2018-07-26T16:07:00Z">
            <w:trPr>
              <w:trHeight w:val="300"/>
            </w:trPr>
          </w:trPrChange>
        </w:trPr>
        <w:tc>
          <w:tcPr>
            <w:tcW w:w="863" w:type="dxa"/>
            <w:tcBorders>
              <w:left w:val="single" w:sz="4" w:space="0" w:color="00000A"/>
              <w:bottom w:val="single" w:sz="4" w:space="0" w:color="00000A"/>
              <w:right w:val="single" w:sz="4" w:space="0" w:color="00000A"/>
            </w:tcBorders>
            <w:shd w:val="clear" w:color="auto" w:fill="auto"/>
            <w:vAlign w:val="bottom"/>
            <w:tcPrChange w:id="269" w:author="Anshul Agrawal" w:date="2018-07-26T16:07:00Z">
              <w:tcPr>
                <w:tcW w:w="863" w:type="dxa"/>
                <w:tcBorders>
                  <w:left w:val="single" w:sz="4" w:space="0" w:color="00000A"/>
                  <w:bottom w:val="single" w:sz="4" w:space="0" w:color="00000A"/>
                  <w:right w:val="single" w:sz="4" w:space="0" w:color="00000A"/>
                </w:tcBorders>
                <w:shd w:val="clear" w:color="auto" w:fill="auto"/>
                <w:vAlign w:val="bottom"/>
              </w:tcPr>
            </w:tcPrChange>
          </w:tcPr>
          <w:p w14:paraId="6881745B"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1.4.2.5</w:t>
            </w:r>
          </w:p>
        </w:tc>
        <w:tc>
          <w:tcPr>
            <w:tcW w:w="2344" w:type="dxa"/>
            <w:tcBorders>
              <w:bottom w:val="single" w:sz="4" w:space="0" w:color="00000A"/>
              <w:right w:val="single" w:sz="4" w:space="0" w:color="00000A"/>
            </w:tcBorders>
            <w:shd w:val="clear" w:color="auto" w:fill="auto"/>
            <w:vAlign w:val="bottom"/>
            <w:tcPrChange w:id="270" w:author="Anshul Agrawal" w:date="2018-07-26T16:07:00Z">
              <w:tcPr>
                <w:tcW w:w="2344" w:type="dxa"/>
                <w:tcBorders>
                  <w:bottom w:val="single" w:sz="4" w:space="0" w:color="00000A"/>
                  <w:right w:val="single" w:sz="4" w:space="0" w:color="00000A"/>
                </w:tcBorders>
                <w:shd w:val="clear" w:color="auto" w:fill="auto"/>
                <w:vAlign w:val="bottom"/>
              </w:tcPr>
            </w:tcPrChange>
          </w:tcPr>
          <w:p w14:paraId="4959AD09" w14:textId="77777777" w:rsidR="002F515A" w:rsidRDefault="002F515A" w:rsidP="002F515A">
            <w:pPr>
              <w:spacing w:after="0" w:line="240" w:lineRule="auto"/>
              <w:ind w:firstLine="800"/>
              <w:jc w:val="both"/>
              <w:rPr>
                <w:rFonts w:asciiTheme="majorHAnsi" w:eastAsia="Times New Roman" w:hAnsiTheme="majorHAnsi" w:cs="Times New Roman"/>
                <w:b/>
                <w:color w:val="000000"/>
                <w:sz w:val="20"/>
                <w:szCs w:val="18"/>
              </w:rPr>
            </w:pPr>
            <w:proofErr w:type="spellStart"/>
            <w:r>
              <w:rPr>
                <w:rFonts w:asciiTheme="majorHAnsi" w:eastAsia="Times New Roman" w:hAnsiTheme="majorHAnsi" w:cs="Times New Roman"/>
                <w:b/>
                <w:color w:val="000000"/>
                <w:sz w:val="20"/>
                <w:szCs w:val="18"/>
              </w:rPr>
              <w:t>TownName</w:t>
            </w:r>
            <w:proofErr w:type="spellEnd"/>
          </w:p>
        </w:tc>
        <w:tc>
          <w:tcPr>
            <w:tcW w:w="2631" w:type="dxa"/>
            <w:tcBorders>
              <w:top w:val="single" w:sz="4" w:space="0" w:color="00000A"/>
              <w:bottom w:val="single" w:sz="4" w:space="0" w:color="00000A"/>
              <w:right w:val="single" w:sz="4" w:space="0" w:color="00000A"/>
            </w:tcBorders>
            <w:shd w:val="clear" w:color="auto" w:fill="auto"/>
            <w:vAlign w:val="bottom"/>
            <w:tcPrChange w:id="271" w:author="Anshul Agrawal" w:date="2018-07-26T16:07:00Z">
              <w:tcPr>
                <w:tcW w:w="3154" w:type="dxa"/>
                <w:gridSpan w:val="2"/>
                <w:tcBorders>
                  <w:bottom w:val="single" w:sz="4" w:space="0" w:color="00000A"/>
                  <w:right w:val="single" w:sz="4" w:space="0" w:color="00000A"/>
                </w:tcBorders>
                <w:shd w:val="clear" w:color="auto" w:fill="auto"/>
                <w:vAlign w:val="bottom"/>
              </w:tcPr>
            </w:tcPrChange>
          </w:tcPr>
          <w:p w14:paraId="10501447"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 </w:t>
            </w:r>
          </w:p>
        </w:tc>
        <w:tc>
          <w:tcPr>
            <w:tcW w:w="1316" w:type="dxa"/>
            <w:tcBorders>
              <w:top w:val="single" w:sz="4" w:space="0" w:color="00000A"/>
              <w:left w:val="single" w:sz="4" w:space="0" w:color="00000A"/>
              <w:bottom w:val="single" w:sz="4" w:space="0" w:color="00000A"/>
              <w:right w:val="single" w:sz="4" w:space="0" w:color="00000A"/>
            </w:tcBorders>
            <w:shd w:val="clear" w:color="auto" w:fill="auto"/>
            <w:tcPrChange w:id="272" w:author="Anshul Agrawal" w:date="2018-07-26T16:07:00Z">
              <w:tcPr>
                <w:tcW w:w="793" w:type="dxa"/>
                <w:tcBorders>
                  <w:bottom w:val="single" w:sz="4" w:space="0" w:color="00000A"/>
                </w:tcBorders>
                <w:shd w:val="clear" w:color="auto" w:fill="auto"/>
              </w:tcPr>
            </w:tcPrChange>
          </w:tcPr>
          <w:p w14:paraId="6B26B1BF" w14:textId="77777777" w:rsidR="002F515A" w:rsidRDefault="002F515A" w:rsidP="002F515A">
            <w:pPr>
              <w:spacing w:after="0" w:line="240" w:lineRule="auto"/>
              <w:jc w:val="center"/>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C</w:t>
            </w:r>
          </w:p>
        </w:tc>
        <w:tc>
          <w:tcPr>
            <w:tcW w:w="2386" w:type="dxa"/>
            <w:tcBorders>
              <w:top w:val="single" w:sz="4" w:space="0" w:color="00000A"/>
              <w:left w:val="single" w:sz="4" w:space="0" w:color="00000A"/>
              <w:bottom w:val="single" w:sz="4" w:space="0" w:color="00000A"/>
              <w:right w:val="single" w:sz="4" w:space="0" w:color="00000A"/>
            </w:tcBorders>
            <w:shd w:val="clear" w:color="auto" w:fill="auto"/>
            <w:tcPrChange w:id="273" w:author="Anshul Agrawal" w:date="2018-07-26T16:07:00Z">
              <w:tcPr>
                <w:tcW w:w="2386" w:type="dxa"/>
                <w:tcBorders>
                  <w:bottom w:val="single" w:sz="4" w:space="0" w:color="00000A"/>
                  <w:right w:val="single" w:sz="4" w:space="0" w:color="00000A"/>
                </w:tcBorders>
                <w:shd w:val="clear" w:color="auto" w:fill="auto"/>
              </w:tcPr>
            </w:tcPrChange>
          </w:tcPr>
          <w:p w14:paraId="467DD0F1" w14:textId="77777777" w:rsidR="002F515A" w:rsidRPr="00BD4E9A" w:rsidRDefault="00BD4E9A" w:rsidP="002F515A">
            <w:pPr>
              <w:pStyle w:val="PreformattedText"/>
              <w:spacing w:line="240" w:lineRule="auto"/>
              <w:jc w:val="center"/>
              <w:rPr>
                <w:ins w:id="274" w:author="Anshul Agrawal" w:date="2018-07-26T16:14:00Z"/>
                <w:rFonts w:ascii="Menlo;Monaco;Consolas;Courier N" w:hAnsi="Menlo;Monaco;Consolas;Courier N"/>
                <w:color w:val="C00000"/>
                <w:sz w:val="16"/>
              </w:rPr>
            </w:pPr>
            <w:proofErr w:type="spellStart"/>
            <w:r w:rsidRPr="00BD4E9A">
              <w:rPr>
                <w:rFonts w:ascii="Menlo;Monaco;Consolas;Courier N" w:hAnsi="Menlo;Monaco;Consolas;Courier N"/>
                <w:color w:val="C00000"/>
                <w:sz w:val="16"/>
              </w:rPr>
              <w:t>IncmgDbtr</w:t>
            </w:r>
            <w:ins w:id="275" w:author="Anshul Agrawal" w:date="2018-07-26T16:14:00Z">
              <w:r w:rsidR="002F515A" w:rsidRPr="00BD4E9A">
                <w:rPr>
                  <w:rFonts w:ascii="Menlo;Monaco;Consolas;Courier N" w:hAnsi="Menlo;Monaco;Consolas;Courier N"/>
                  <w:color w:val="C00000"/>
                  <w:sz w:val="16"/>
                </w:rPr>
                <w:t>.PstlAdr.TwnNm</w:t>
              </w:r>
              <w:proofErr w:type="spellEnd"/>
            </w:ins>
          </w:p>
          <w:p w14:paraId="63C57E66" w14:textId="77777777" w:rsidR="002F515A" w:rsidRPr="00BD4E9A" w:rsidRDefault="002F515A" w:rsidP="002F515A">
            <w:pPr>
              <w:pStyle w:val="PreformattedText"/>
              <w:spacing w:line="240" w:lineRule="auto"/>
              <w:jc w:val="center"/>
              <w:rPr>
                <w:rFonts w:ascii="Menlo;Monaco;Consolas;Courier N" w:hAnsi="Menlo;Monaco;Consolas;Courier N"/>
                <w:color w:val="C00000"/>
                <w:sz w:val="16"/>
              </w:rPr>
            </w:pPr>
          </w:p>
        </w:tc>
      </w:tr>
      <w:tr w:rsidR="002F515A" w14:paraId="7646665B" w14:textId="77777777" w:rsidTr="00FF58F0">
        <w:tblPrEx>
          <w:tblW w:w="9540" w:type="dxa"/>
          <w:tblPrExChange w:id="276" w:author="Anshul Agrawal" w:date="2018-07-26T16:07:00Z">
            <w:tblPrEx>
              <w:tblW w:w="9540" w:type="dxa"/>
            </w:tblPrEx>
          </w:tblPrExChange>
        </w:tblPrEx>
        <w:trPr>
          <w:trHeight w:val="300"/>
          <w:trPrChange w:id="277" w:author="Anshul Agrawal" w:date="2018-07-26T16:07:00Z">
            <w:trPr>
              <w:trHeight w:val="300"/>
            </w:trPr>
          </w:trPrChange>
        </w:trPr>
        <w:tc>
          <w:tcPr>
            <w:tcW w:w="863" w:type="dxa"/>
            <w:tcBorders>
              <w:left w:val="single" w:sz="4" w:space="0" w:color="00000A"/>
              <w:bottom w:val="single" w:sz="4" w:space="0" w:color="00000A"/>
              <w:right w:val="single" w:sz="4" w:space="0" w:color="00000A"/>
            </w:tcBorders>
            <w:shd w:val="clear" w:color="auto" w:fill="auto"/>
            <w:vAlign w:val="bottom"/>
            <w:tcPrChange w:id="278" w:author="Anshul Agrawal" w:date="2018-07-26T16:07:00Z">
              <w:tcPr>
                <w:tcW w:w="863" w:type="dxa"/>
                <w:tcBorders>
                  <w:left w:val="single" w:sz="4" w:space="0" w:color="00000A"/>
                  <w:bottom w:val="single" w:sz="4" w:space="0" w:color="00000A"/>
                  <w:right w:val="single" w:sz="4" w:space="0" w:color="00000A"/>
                </w:tcBorders>
                <w:shd w:val="clear" w:color="auto" w:fill="auto"/>
                <w:vAlign w:val="bottom"/>
              </w:tcPr>
            </w:tcPrChange>
          </w:tcPr>
          <w:p w14:paraId="477B0B82"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1.4.2.6</w:t>
            </w:r>
          </w:p>
        </w:tc>
        <w:tc>
          <w:tcPr>
            <w:tcW w:w="2344" w:type="dxa"/>
            <w:tcBorders>
              <w:bottom w:val="single" w:sz="4" w:space="0" w:color="00000A"/>
              <w:right w:val="single" w:sz="4" w:space="0" w:color="00000A"/>
            </w:tcBorders>
            <w:shd w:val="clear" w:color="auto" w:fill="auto"/>
            <w:vAlign w:val="bottom"/>
            <w:tcPrChange w:id="279" w:author="Anshul Agrawal" w:date="2018-07-26T16:07:00Z">
              <w:tcPr>
                <w:tcW w:w="2344" w:type="dxa"/>
                <w:tcBorders>
                  <w:bottom w:val="single" w:sz="4" w:space="0" w:color="00000A"/>
                  <w:right w:val="single" w:sz="4" w:space="0" w:color="00000A"/>
                </w:tcBorders>
                <w:shd w:val="clear" w:color="auto" w:fill="auto"/>
                <w:vAlign w:val="bottom"/>
              </w:tcPr>
            </w:tcPrChange>
          </w:tcPr>
          <w:p w14:paraId="56756838" w14:textId="77777777" w:rsidR="002F515A" w:rsidRDefault="002F515A" w:rsidP="002F515A">
            <w:pPr>
              <w:spacing w:after="0" w:line="240" w:lineRule="auto"/>
              <w:ind w:firstLine="800"/>
              <w:jc w:val="both"/>
              <w:rPr>
                <w:rFonts w:asciiTheme="majorHAnsi" w:eastAsia="Times New Roman" w:hAnsiTheme="majorHAnsi" w:cs="Times New Roman"/>
                <w:b/>
                <w:color w:val="000000"/>
                <w:sz w:val="20"/>
                <w:szCs w:val="18"/>
              </w:rPr>
            </w:pPr>
            <w:r>
              <w:rPr>
                <w:rFonts w:asciiTheme="majorHAnsi" w:eastAsia="Times New Roman" w:hAnsiTheme="majorHAnsi" w:cs="Times New Roman"/>
                <w:b/>
                <w:color w:val="000000"/>
                <w:sz w:val="20"/>
                <w:szCs w:val="18"/>
              </w:rPr>
              <w:t>Country</w:t>
            </w:r>
          </w:p>
        </w:tc>
        <w:tc>
          <w:tcPr>
            <w:tcW w:w="2631" w:type="dxa"/>
            <w:tcBorders>
              <w:top w:val="single" w:sz="4" w:space="0" w:color="00000A"/>
              <w:bottom w:val="single" w:sz="4" w:space="0" w:color="00000A"/>
              <w:right w:val="single" w:sz="4" w:space="0" w:color="00000A"/>
            </w:tcBorders>
            <w:shd w:val="clear" w:color="auto" w:fill="auto"/>
            <w:vAlign w:val="bottom"/>
            <w:tcPrChange w:id="280" w:author="Anshul Agrawal" w:date="2018-07-26T16:07:00Z">
              <w:tcPr>
                <w:tcW w:w="3154" w:type="dxa"/>
                <w:gridSpan w:val="2"/>
                <w:tcBorders>
                  <w:bottom w:val="single" w:sz="4" w:space="0" w:color="00000A"/>
                  <w:right w:val="single" w:sz="4" w:space="0" w:color="00000A"/>
                </w:tcBorders>
                <w:shd w:val="clear" w:color="auto" w:fill="auto"/>
                <w:vAlign w:val="bottom"/>
              </w:tcPr>
            </w:tcPrChange>
          </w:tcPr>
          <w:p w14:paraId="712C1F0E"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 </w:t>
            </w:r>
          </w:p>
        </w:tc>
        <w:tc>
          <w:tcPr>
            <w:tcW w:w="1316" w:type="dxa"/>
            <w:tcBorders>
              <w:top w:val="single" w:sz="4" w:space="0" w:color="00000A"/>
              <w:left w:val="single" w:sz="4" w:space="0" w:color="00000A"/>
              <w:bottom w:val="single" w:sz="4" w:space="0" w:color="00000A"/>
              <w:right w:val="single" w:sz="4" w:space="0" w:color="00000A"/>
            </w:tcBorders>
            <w:shd w:val="clear" w:color="auto" w:fill="auto"/>
            <w:tcPrChange w:id="281" w:author="Anshul Agrawal" w:date="2018-07-26T16:07:00Z">
              <w:tcPr>
                <w:tcW w:w="793" w:type="dxa"/>
                <w:tcBorders>
                  <w:bottom w:val="single" w:sz="4" w:space="0" w:color="00000A"/>
                </w:tcBorders>
                <w:shd w:val="clear" w:color="auto" w:fill="auto"/>
              </w:tcPr>
            </w:tcPrChange>
          </w:tcPr>
          <w:p w14:paraId="44B05FCF" w14:textId="77777777" w:rsidR="002F515A" w:rsidRDefault="002F515A" w:rsidP="002F515A">
            <w:pPr>
              <w:spacing w:after="0" w:line="240" w:lineRule="auto"/>
              <w:jc w:val="center"/>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C</w:t>
            </w:r>
          </w:p>
        </w:tc>
        <w:tc>
          <w:tcPr>
            <w:tcW w:w="2386" w:type="dxa"/>
            <w:tcBorders>
              <w:top w:val="single" w:sz="4" w:space="0" w:color="00000A"/>
              <w:left w:val="single" w:sz="4" w:space="0" w:color="00000A"/>
              <w:bottom w:val="single" w:sz="4" w:space="0" w:color="00000A"/>
              <w:right w:val="single" w:sz="4" w:space="0" w:color="00000A"/>
            </w:tcBorders>
            <w:shd w:val="clear" w:color="auto" w:fill="auto"/>
            <w:tcPrChange w:id="282" w:author="Anshul Agrawal" w:date="2018-07-26T16:07:00Z">
              <w:tcPr>
                <w:tcW w:w="2386" w:type="dxa"/>
                <w:tcBorders>
                  <w:bottom w:val="single" w:sz="4" w:space="0" w:color="00000A"/>
                  <w:right w:val="single" w:sz="4" w:space="0" w:color="00000A"/>
                </w:tcBorders>
                <w:shd w:val="clear" w:color="auto" w:fill="auto"/>
              </w:tcPr>
            </w:tcPrChange>
          </w:tcPr>
          <w:p w14:paraId="3D586EA0" w14:textId="77777777" w:rsidR="002F515A" w:rsidRPr="00BD4E9A" w:rsidRDefault="00BD4E9A" w:rsidP="002F515A">
            <w:pPr>
              <w:pStyle w:val="PreformattedText"/>
              <w:spacing w:line="240" w:lineRule="auto"/>
              <w:jc w:val="center"/>
              <w:rPr>
                <w:ins w:id="283" w:author="Anshul Agrawal" w:date="2018-07-26T16:14:00Z"/>
                <w:rFonts w:ascii="Menlo;Monaco;Consolas;Courier N" w:hAnsi="Menlo;Monaco;Consolas;Courier N"/>
                <w:color w:val="C00000"/>
                <w:sz w:val="16"/>
              </w:rPr>
            </w:pPr>
            <w:proofErr w:type="spellStart"/>
            <w:r w:rsidRPr="00BD4E9A">
              <w:rPr>
                <w:rFonts w:ascii="Menlo;Monaco;Consolas;Courier N" w:hAnsi="Menlo;Monaco;Consolas;Courier N"/>
                <w:color w:val="C00000"/>
                <w:sz w:val="16"/>
              </w:rPr>
              <w:t>IncmgDbtr</w:t>
            </w:r>
            <w:ins w:id="284" w:author="Anshul Agrawal" w:date="2018-07-26T16:14:00Z">
              <w:r w:rsidR="002F515A" w:rsidRPr="00BD4E9A">
                <w:rPr>
                  <w:rFonts w:ascii="Menlo;Monaco;Consolas;Courier N" w:hAnsi="Menlo;Monaco;Consolas;Courier N"/>
                  <w:color w:val="C00000"/>
                  <w:sz w:val="16"/>
                </w:rPr>
                <w:t>.PstlAdr.Ctry</w:t>
              </w:r>
              <w:proofErr w:type="spellEnd"/>
            </w:ins>
          </w:p>
          <w:p w14:paraId="0498D595" w14:textId="77777777" w:rsidR="002F515A" w:rsidRPr="00BD4E9A" w:rsidRDefault="002F515A" w:rsidP="002F515A">
            <w:pPr>
              <w:pStyle w:val="PreformattedText"/>
              <w:spacing w:line="240" w:lineRule="auto"/>
              <w:jc w:val="center"/>
              <w:rPr>
                <w:rFonts w:ascii="Menlo;Monaco;Consolas;Courier N" w:hAnsi="Menlo;Monaco;Consolas;Courier N"/>
                <w:color w:val="C00000"/>
                <w:sz w:val="16"/>
              </w:rPr>
            </w:pPr>
          </w:p>
        </w:tc>
      </w:tr>
      <w:tr w:rsidR="002F515A" w14:paraId="5DC9AABF" w14:textId="77777777" w:rsidTr="00FF58F0">
        <w:tblPrEx>
          <w:tblW w:w="9540" w:type="dxa"/>
          <w:tblPrExChange w:id="285" w:author="Anshul Agrawal" w:date="2018-07-26T16:07:00Z">
            <w:tblPrEx>
              <w:tblW w:w="9540" w:type="dxa"/>
            </w:tblPrEx>
          </w:tblPrExChange>
        </w:tblPrEx>
        <w:trPr>
          <w:trHeight w:val="300"/>
          <w:trPrChange w:id="286" w:author="Anshul Agrawal" w:date="2018-07-26T16:07:00Z">
            <w:trPr>
              <w:trHeight w:val="300"/>
            </w:trPr>
          </w:trPrChange>
        </w:trPr>
        <w:tc>
          <w:tcPr>
            <w:tcW w:w="863" w:type="dxa"/>
            <w:tcBorders>
              <w:left w:val="single" w:sz="4" w:space="0" w:color="00000A"/>
              <w:bottom w:val="single" w:sz="4" w:space="0" w:color="00000A"/>
              <w:right w:val="single" w:sz="4" w:space="0" w:color="00000A"/>
            </w:tcBorders>
            <w:shd w:val="clear" w:color="000000" w:fill="D9D9D9"/>
            <w:vAlign w:val="bottom"/>
            <w:tcPrChange w:id="287" w:author="Anshul Agrawal" w:date="2018-07-26T16:07:00Z">
              <w:tcPr>
                <w:tcW w:w="863" w:type="dxa"/>
                <w:tcBorders>
                  <w:left w:val="single" w:sz="4" w:space="0" w:color="00000A"/>
                  <w:bottom w:val="single" w:sz="4" w:space="0" w:color="00000A"/>
                  <w:right w:val="single" w:sz="4" w:space="0" w:color="00000A"/>
                </w:tcBorders>
                <w:shd w:val="clear" w:color="000000" w:fill="D9D9D9"/>
                <w:vAlign w:val="bottom"/>
              </w:tcPr>
            </w:tcPrChange>
          </w:tcPr>
          <w:p w14:paraId="05D197DD"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1.4.2.7</w:t>
            </w:r>
          </w:p>
        </w:tc>
        <w:tc>
          <w:tcPr>
            <w:tcW w:w="2344" w:type="dxa"/>
            <w:tcBorders>
              <w:bottom w:val="single" w:sz="4" w:space="0" w:color="00000A"/>
              <w:right w:val="single" w:sz="4" w:space="0" w:color="00000A"/>
            </w:tcBorders>
            <w:shd w:val="clear" w:color="000000" w:fill="D9D9D9"/>
            <w:vAlign w:val="bottom"/>
            <w:tcPrChange w:id="288" w:author="Anshul Agrawal" w:date="2018-07-26T16:07:00Z">
              <w:tcPr>
                <w:tcW w:w="2344" w:type="dxa"/>
                <w:tcBorders>
                  <w:bottom w:val="single" w:sz="4" w:space="0" w:color="00000A"/>
                  <w:right w:val="single" w:sz="4" w:space="0" w:color="00000A"/>
                </w:tcBorders>
                <w:shd w:val="clear" w:color="000000" w:fill="D9D9D9"/>
                <w:vAlign w:val="bottom"/>
              </w:tcPr>
            </w:tcPrChange>
          </w:tcPr>
          <w:p w14:paraId="54BBB4DA" w14:textId="77777777" w:rsidR="002F515A" w:rsidRDefault="002F515A" w:rsidP="002F515A">
            <w:pPr>
              <w:spacing w:after="0" w:line="240" w:lineRule="auto"/>
              <w:ind w:firstLine="800"/>
              <w:jc w:val="both"/>
              <w:rPr>
                <w:rFonts w:asciiTheme="majorHAnsi" w:eastAsia="Times New Roman" w:hAnsiTheme="majorHAnsi" w:cs="Times New Roman"/>
                <w:color w:val="000000"/>
                <w:sz w:val="20"/>
                <w:szCs w:val="18"/>
              </w:rPr>
            </w:pPr>
            <w:proofErr w:type="spellStart"/>
            <w:r>
              <w:rPr>
                <w:rFonts w:asciiTheme="majorHAnsi" w:eastAsia="Times New Roman" w:hAnsiTheme="majorHAnsi" w:cs="Times New Roman"/>
                <w:color w:val="000000"/>
                <w:sz w:val="20"/>
                <w:szCs w:val="18"/>
              </w:rPr>
              <w:t>DebtorAcct</w:t>
            </w:r>
            <w:proofErr w:type="spellEnd"/>
          </w:p>
        </w:tc>
        <w:tc>
          <w:tcPr>
            <w:tcW w:w="2631" w:type="dxa"/>
            <w:tcBorders>
              <w:top w:val="single" w:sz="4" w:space="0" w:color="00000A"/>
              <w:bottom w:val="single" w:sz="4" w:space="0" w:color="00000A"/>
              <w:right w:val="single" w:sz="4" w:space="0" w:color="00000A"/>
            </w:tcBorders>
            <w:shd w:val="clear" w:color="000000" w:fill="D9D9D9"/>
            <w:vAlign w:val="bottom"/>
            <w:tcPrChange w:id="289" w:author="Anshul Agrawal" w:date="2018-07-26T16:07:00Z">
              <w:tcPr>
                <w:tcW w:w="3154" w:type="dxa"/>
                <w:gridSpan w:val="2"/>
                <w:tcBorders>
                  <w:bottom w:val="single" w:sz="4" w:space="0" w:color="00000A"/>
                  <w:right w:val="single" w:sz="4" w:space="0" w:color="00000A"/>
                </w:tcBorders>
                <w:shd w:val="clear" w:color="000000" w:fill="D9D9D9"/>
                <w:vAlign w:val="bottom"/>
              </w:tcPr>
            </w:tcPrChange>
          </w:tcPr>
          <w:p w14:paraId="4015F88B"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Account Identifier for the Debtor</w:t>
            </w:r>
          </w:p>
        </w:tc>
        <w:tc>
          <w:tcPr>
            <w:tcW w:w="1316" w:type="dxa"/>
            <w:tcBorders>
              <w:top w:val="single" w:sz="4" w:space="0" w:color="00000A"/>
              <w:left w:val="single" w:sz="4" w:space="0" w:color="00000A"/>
              <w:bottom w:val="single" w:sz="4" w:space="0" w:color="00000A"/>
              <w:right w:val="single" w:sz="4" w:space="0" w:color="00000A"/>
            </w:tcBorders>
            <w:shd w:val="clear" w:color="000000" w:fill="D9D9D9"/>
            <w:tcPrChange w:id="290" w:author="Anshul Agrawal" w:date="2018-07-26T16:07:00Z">
              <w:tcPr>
                <w:tcW w:w="793" w:type="dxa"/>
                <w:tcBorders>
                  <w:bottom w:val="single" w:sz="4" w:space="0" w:color="00000A"/>
                </w:tcBorders>
                <w:shd w:val="clear" w:color="000000" w:fill="D9D9D9"/>
              </w:tcPr>
            </w:tcPrChange>
          </w:tcPr>
          <w:p w14:paraId="25ECD52C" w14:textId="77777777" w:rsidR="002F515A" w:rsidRDefault="002F515A" w:rsidP="002F515A">
            <w:pPr>
              <w:spacing w:after="0" w:line="240" w:lineRule="auto"/>
              <w:jc w:val="center"/>
              <w:rPr>
                <w:rFonts w:asciiTheme="majorHAnsi" w:eastAsia="Times New Roman" w:hAnsiTheme="majorHAnsi" w:cs="Times New Roman"/>
                <w:color w:val="000000"/>
                <w:sz w:val="18"/>
                <w:szCs w:val="18"/>
              </w:rPr>
            </w:pPr>
          </w:p>
        </w:tc>
        <w:tc>
          <w:tcPr>
            <w:tcW w:w="2386" w:type="dxa"/>
            <w:tcBorders>
              <w:top w:val="single" w:sz="4" w:space="0" w:color="00000A"/>
              <w:left w:val="single" w:sz="4" w:space="0" w:color="00000A"/>
              <w:bottom w:val="single" w:sz="4" w:space="0" w:color="00000A"/>
              <w:right w:val="single" w:sz="4" w:space="0" w:color="00000A"/>
            </w:tcBorders>
            <w:shd w:val="clear" w:color="000000" w:fill="D9D9D9"/>
            <w:tcPrChange w:id="291" w:author="Anshul Agrawal" w:date="2018-07-26T16:07:00Z">
              <w:tcPr>
                <w:tcW w:w="2386" w:type="dxa"/>
                <w:tcBorders>
                  <w:bottom w:val="single" w:sz="4" w:space="0" w:color="00000A"/>
                  <w:right w:val="single" w:sz="4" w:space="0" w:color="00000A"/>
                </w:tcBorders>
                <w:shd w:val="clear" w:color="000000" w:fill="D9D9D9"/>
              </w:tcPr>
            </w:tcPrChange>
          </w:tcPr>
          <w:p w14:paraId="09BAC950" w14:textId="77777777" w:rsidR="002F515A" w:rsidRDefault="002F515A" w:rsidP="002F515A">
            <w:pPr>
              <w:spacing w:after="0" w:line="240" w:lineRule="auto"/>
              <w:jc w:val="center"/>
              <w:rPr>
                <w:rFonts w:asciiTheme="majorHAnsi" w:eastAsia="Times New Roman" w:hAnsiTheme="majorHAnsi" w:cs="Times New Roman"/>
                <w:color w:val="000000"/>
                <w:sz w:val="18"/>
                <w:szCs w:val="18"/>
              </w:rPr>
            </w:pPr>
          </w:p>
        </w:tc>
      </w:tr>
      <w:tr w:rsidR="002F515A" w14:paraId="35527FDA" w14:textId="77777777" w:rsidTr="00FF58F0">
        <w:tblPrEx>
          <w:tblW w:w="9540" w:type="dxa"/>
          <w:tblPrExChange w:id="292" w:author="Anshul Agrawal" w:date="2018-07-26T16:07:00Z">
            <w:tblPrEx>
              <w:tblW w:w="9540" w:type="dxa"/>
            </w:tblPrEx>
          </w:tblPrExChange>
        </w:tblPrEx>
        <w:trPr>
          <w:trHeight w:val="300"/>
          <w:trPrChange w:id="293" w:author="Anshul Agrawal" w:date="2018-07-26T16:07:00Z">
            <w:trPr>
              <w:trHeight w:val="300"/>
            </w:trPr>
          </w:trPrChange>
        </w:trPr>
        <w:tc>
          <w:tcPr>
            <w:tcW w:w="863" w:type="dxa"/>
            <w:tcBorders>
              <w:left w:val="single" w:sz="4" w:space="0" w:color="00000A"/>
              <w:bottom w:val="single" w:sz="4" w:space="0" w:color="00000A"/>
              <w:right w:val="single" w:sz="4" w:space="0" w:color="00000A"/>
            </w:tcBorders>
            <w:shd w:val="clear" w:color="auto" w:fill="auto"/>
            <w:vAlign w:val="bottom"/>
            <w:tcPrChange w:id="294" w:author="Anshul Agrawal" w:date="2018-07-26T16:07:00Z">
              <w:tcPr>
                <w:tcW w:w="863" w:type="dxa"/>
                <w:tcBorders>
                  <w:left w:val="single" w:sz="4" w:space="0" w:color="00000A"/>
                  <w:bottom w:val="single" w:sz="4" w:space="0" w:color="00000A"/>
                  <w:right w:val="single" w:sz="4" w:space="0" w:color="00000A"/>
                </w:tcBorders>
                <w:shd w:val="clear" w:color="auto" w:fill="auto"/>
                <w:vAlign w:val="bottom"/>
              </w:tcPr>
            </w:tcPrChange>
          </w:tcPr>
          <w:p w14:paraId="1CA8536E"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1.4.2.7.1</w:t>
            </w:r>
          </w:p>
        </w:tc>
        <w:tc>
          <w:tcPr>
            <w:tcW w:w="2344" w:type="dxa"/>
            <w:tcBorders>
              <w:bottom w:val="single" w:sz="4" w:space="0" w:color="00000A"/>
              <w:right w:val="single" w:sz="4" w:space="0" w:color="00000A"/>
            </w:tcBorders>
            <w:shd w:val="clear" w:color="auto" w:fill="auto"/>
            <w:vAlign w:val="bottom"/>
            <w:tcPrChange w:id="295" w:author="Anshul Agrawal" w:date="2018-07-26T16:07:00Z">
              <w:tcPr>
                <w:tcW w:w="2344" w:type="dxa"/>
                <w:tcBorders>
                  <w:bottom w:val="single" w:sz="4" w:space="0" w:color="00000A"/>
                  <w:right w:val="single" w:sz="4" w:space="0" w:color="00000A"/>
                </w:tcBorders>
                <w:shd w:val="clear" w:color="auto" w:fill="auto"/>
                <w:vAlign w:val="bottom"/>
              </w:tcPr>
            </w:tcPrChange>
          </w:tcPr>
          <w:p w14:paraId="009567F9" w14:textId="77777777" w:rsidR="002F515A" w:rsidRDefault="002F515A" w:rsidP="002F515A">
            <w:pPr>
              <w:spacing w:after="0" w:line="240" w:lineRule="auto"/>
              <w:ind w:firstLine="1200"/>
              <w:jc w:val="both"/>
              <w:rPr>
                <w:rFonts w:asciiTheme="majorHAnsi" w:eastAsia="Times New Roman" w:hAnsiTheme="majorHAnsi" w:cs="Times New Roman"/>
                <w:b/>
                <w:color w:val="000000"/>
                <w:sz w:val="20"/>
                <w:szCs w:val="18"/>
              </w:rPr>
            </w:pPr>
            <w:r>
              <w:rPr>
                <w:rFonts w:asciiTheme="majorHAnsi" w:eastAsia="Times New Roman" w:hAnsiTheme="majorHAnsi" w:cs="Times New Roman"/>
                <w:b/>
                <w:color w:val="000000"/>
                <w:sz w:val="20"/>
                <w:szCs w:val="18"/>
              </w:rPr>
              <w:t>Id</w:t>
            </w:r>
          </w:p>
        </w:tc>
        <w:tc>
          <w:tcPr>
            <w:tcW w:w="2631" w:type="dxa"/>
            <w:tcBorders>
              <w:top w:val="single" w:sz="4" w:space="0" w:color="00000A"/>
              <w:bottom w:val="single" w:sz="4" w:space="0" w:color="00000A"/>
              <w:right w:val="single" w:sz="4" w:space="0" w:color="00000A"/>
            </w:tcBorders>
            <w:shd w:val="clear" w:color="auto" w:fill="auto"/>
            <w:vAlign w:val="bottom"/>
            <w:tcPrChange w:id="296" w:author="Anshul Agrawal" w:date="2018-07-26T16:07:00Z">
              <w:tcPr>
                <w:tcW w:w="3154" w:type="dxa"/>
                <w:gridSpan w:val="2"/>
                <w:tcBorders>
                  <w:bottom w:val="single" w:sz="4" w:space="0" w:color="00000A"/>
                  <w:right w:val="single" w:sz="4" w:space="0" w:color="00000A"/>
                </w:tcBorders>
                <w:shd w:val="clear" w:color="auto" w:fill="auto"/>
                <w:vAlign w:val="bottom"/>
              </w:tcPr>
            </w:tcPrChange>
          </w:tcPr>
          <w:p w14:paraId="7EC27A18"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 </w:t>
            </w:r>
          </w:p>
        </w:tc>
        <w:tc>
          <w:tcPr>
            <w:tcW w:w="1316" w:type="dxa"/>
            <w:tcBorders>
              <w:top w:val="single" w:sz="4" w:space="0" w:color="00000A"/>
              <w:left w:val="single" w:sz="4" w:space="0" w:color="00000A"/>
              <w:bottom w:val="single" w:sz="4" w:space="0" w:color="00000A"/>
              <w:right w:val="single" w:sz="4" w:space="0" w:color="00000A"/>
            </w:tcBorders>
            <w:shd w:val="clear" w:color="auto" w:fill="auto"/>
            <w:tcPrChange w:id="297" w:author="Anshul Agrawal" w:date="2018-07-26T16:07:00Z">
              <w:tcPr>
                <w:tcW w:w="793" w:type="dxa"/>
                <w:tcBorders>
                  <w:bottom w:val="single" w:sz="4" w:space="0" w:color="00000A"/>
                </w:tcBorders>
                <w:shd w:val="clear" w:color="auto" w:fill="auto"/>
              </w:tcPr>
            </w:tcPrChange>
          </w:tcPr>
          <w:p w14:paraId="05D2E53B" w14:textId="77777777" w:rsidR="002F515A" w:rsidRDefault="002F515A" w:rsidP="002F515A">
            <w:pPr>
              <w:spacing w:after="0" w:line="240" w:lineRule="auto"/>
              <w:jc w:val="center"/>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M</w:t>
            </w:r>
          </w:p>
        </w:tc>
        <w:tc>
          <w:tcPr>
            <w:tcW w:w="2386" w:type="dxa"/>
            <w:tcBorders>
              <w:top w:val="single" w:sz="4" w:space="0" w:color="00000A"/>
              <w:left w:val="single" w:sz="4" w:space="0" w:color="00000A"/>
              <w:bottom w:val="single" w:sz="4" w:space="0" w:color="00000A"/>
              <w:right w:val="single" w:sz="4" w:space="0" w:color="00000A"/>
            </w:tcBorders>
            <w:shd w:val="clear" w:color="auto" w:fill="auto"/>
            <w:tcPrChange w:id="298" w:author="Anshul Agrawal" w:date="2018-07-26T16:07:00Z">
              <w:tcPr>
                <w:tcW w:w="2386" w:type="dxa"/>
                <w:tcBorders>
                  <w:bottom w:val="single" w:sz="4" w:space="0" w:color="00000A"/>
                  <w:right w:val="single" w:sz="4" w:space="0" w:color="00000A"/>
                </w:tcBorders>
                <w:shd w:val="clear" w:color="auto" w:fill="auto"/>
              </w:tcPr>
            </w:tcPrChange>
          </w:tcPr>
          <w:p w14:paraId="06B0C6DA" w14:textId="77777777" w:rsidR="002F515A" w:rsidRPr="00BD4E9A" w:rsidRDefault="00BD4E9A" w:rsidP="002F515A">
            <w:pPr>
              <w:pStyle w:val="PreformattedText"/>
              <w:spacing w:line="240" w:lineRule="auto"/>
              <w:jc w:val="center"/>
              <w:rPr>
                <w:ins w:id="299" w:author="Anshul Agrawal" w:date="2018-07-26T16:14:00Z"/>
                <w:rFonts w:ascii="Menlo;Monaco;Consolas;Courier N" w:hAnsi="Menlo;Monaco;Consolas;Courier N"/>
                <w:color w:val="C00000"/>
                <w:sz w:val="16"/>
              </w:rPr>
            </w:pPr>
            <w:proofErr w:type="spellStart"/>
            <w:r w:rsidRPr="00BD4E9A">
              <w:rPr>
                <w:rFonts w:ascii="Menlo;Monaco;Consolas;Courier N" w:hAnsi="Menlo;Monaco;Consolas;Courier N"/>
                <w:color w:val="C00000"/>
                <w:sz w:val="16"/>
              </w:rPr>
              <w:t>IncmgDbtr</w:t>
            </w:r>
            <w:ins w:id="300" w:author="Anshul Agrawal" w:date="2018-07-26T16:14:00Z">
              <w:r w:rsidR="002F515A" w:rsidRPr="00BD4E9A">
                <w:rPr>
                  <w:rFonts w:ascii="Menlo;Monaco;Consolas;Courier N" w:hAnsi="Menlo;Monaco;Consolas;Courier N"/>
                  <w:color w:val="C00000"/>
                  <w:sz w:val="16"/>
                </w:rPr>
                <w:t>.Acc</w:t>
              </w:r>
            </w:ins>
            <w:r w:rsidR="00F574AA">
              <w:rPr>
                <w:rFonts w:ascii="Menlo;Monaco;Consolas;Courier N" w:hAnsi="Menlo;Monaco;Consolas;Courier N"/>
                <w:color w:val="C00000"/>
                <w:sz w:val="16"/>
              </w:rPr>
              <w:t>t</w:t>
            </w:r>
            <w:proofErr w:type="spellEnd"/>
          </w:p>
          <w:p w14:paraId="46C9586F" w14:textId="77777777" w:rsidR="002F515A" w:rsidRDefault="002F515A" w:rsidP="002F515A">
            <w:pPr>
              <w:pStyle w:val="PreformattedText"/>
              <w:spacing w:line="240" w:lineRule="auto"/>
              <w:jc w:val="center"/>
              <w:rPr>
                <w:rFonts w:ascii="Menlo;Monaco;Consolas;Courier N" w:hAnsi="Menlo;Monaco;Consolas;Courier N"/>
                <w:color w:val="333333"/>
                <w:sz w:val="16"/>
              </w:rPr>
            </w:pPr>
          </w:p>
        </w:tc>
      </w:tr>
      <w:tr w:rsidR="002F515A" w14:paraId="31B99872" w14:textId="77777777" w:rsidTr="00FF58F0">
        <w:tblPrEx>
          <w:tblW w:w="9540" w:type="dxa"/>
          <w:tblPrExChange w:id="301" w:author="Anshul Agrawal" w:date="2018-07-26T16:07:00Z">
            <w:tblPrEx>
              <w:tblW w:w="9540" w:type="dxa"/>
            </w:tblPrEx>
          </w:tblPrExChange>
        </w:tblPrEx>
        <w:trPr>
          <w:trHeight w:val="300"/>
          <w:trPrChange w:id="302" w:author="Anshul Agrawal" w:date="2018-07-26T16:07:00Z">
            <w:trPr>
              <w:trHeight w:val="300"/>
            </w:trPr>
          </w:trPrChange>
        </w:trPr>
        <w:tc>
          <w:tcPr>
            <w:tcW w:w="863" w:type="dxa"/>
            <w:tcBorders>
              <w:left w:val="single" w:sz="4" w:space="0" w:color="00000A"/>
              <w:bottom w:val="single" w:sz="4" w:space="0" w:color="00000A"/>
              <w:right w:val="single" w:sz="4" w:space="0" w:color="00000A"/>
            </w:tcBorders>
            <w:shd w:val="clear" w:color="000000" w:fill="D9D9D9"/>
            <w:vAlign w:val="bottom"/>
            <w:tcPrChange w:id="303" w:author="Anshul Agrawal" w:date="2018-07-26T16:07:00Z">
              <w:tcPr>
                <w:tcW w:w="863" w:type="dxa"/>
                <w:tcBorders>
                  <w:left w:val="single" w:sz="4" w:space="0" w:color="00000A"/>
                  <w:bottom w:val="single" w:sz="4" w:space="0" w:color="00000A"/>
                  <w:right w:val="single" w:sz="4" w:space="0" w:color="00000A"/>
                </w:tcBorders>
                <w:shd w:val="clear" w:color="000000" w:fill="D9D9D9"/>
                <w:vAlign w:val="bottom"/>
              </w:tcPr>
            </w:tcPrChange>
          </w:tcPr>
          <w:p w14:paraId="38FFACC1"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1.4.3</w:t>
            </w:r>
          </w:p>
        </w:tc>
        <w:tc>
          <w:tcPr>
            <w:tcW w:w="2344" w:type="dxa"/>
            <w:tcBorders>
              <w:bottom w:val="single" w:sz="4" w:space="0" w:color="00000A"/>
              <w:right w:val="single" w:sz="4" w:space="0" w:color="00000A"/>
            </w:tcBorders>
            <w:shd w:val="clear" w:color="000000" w:fill="D9D9D9"/>
            <w:vAlign w:val="bottom"/>
            <w:tcPrChange w:id="304" w:author="Anshul Agrawal" w:date="2018-07-26T16:07:00Z">
              <w:tcPr>
                <w:tcW w:w="2344" w:type="dxa"/>
                <w:tcBorders>
                  <w:bottom w:val="single" w:sz="4" w:space="0" w:color="00000A"/>
                  <w:right w:val="single" w:sz="4" w:space="0" w:color="00000A"/>
                </w:tcBorders>
                <w:shd w:val="clear" w:color="000000" w:fill="D9D9D9"/>
                <w:vAlign w:val="bottom"/>
              </w:tcPr>
            </w:tcPrChange>
          </w:tcPr>
          <w:p w14:paraId="43934ACB" w14:textId="77777777" w:rsidR="002F515A" w:rsidRDefault="002F515A" w:rsidP="002F515A">
            <w:pPr>
              <w:spacing w:after="0" w:line="240" w:lineRule="auto"/>
              <w:ind w:firstLine="400"/>
              <w:jc w:val="both"/>
              <w:rPr>
                <w:rFonts w:asciiTheme="majorHAnsi" w:eastAsia="Times New Roman" w:hAnsiTheme="majorHAnsi" w:cs="Times New Roman"/>
                <w:color w:val="000000"/>
                <w:sz w:val="20"/>
                <w:szCs w:val="18"/>
              </w:rPr>
            </w:pPr>
            <w:r>
              <w:rPr>
                <w:rFonts w:asciiTheme="majorHAnsi" w:eastAsia="Times New Roman" w:hAnsiTheme="majorHAnsi" w:cs="Times New Roman"/>
                <w:color w:val="000000"/>
                <w:sz w:val="20"/>
                <w:szCs w:val="18"/>
              </w:rPr>
              <w:t>Creditor</w:t>
            </w:r>
          </w:p>
        </w:tc>
        <w:tc>
          <w:tcPr>
            <w:tcW w:w="2631" w:type="dxa"/>
            <w:tcBorders>
              <w:top w:val="single" w:sz="4" w:space="0" w:color="00000A"/>
              <w:bottom w:val="single" w:sz="4" w:space="0" w:color="00000A"/>
              <w:right w:val="single" w:sz="4" w:space="0" w:color="00000A"/>
            </w:tcBorders>
            <w:shd w:val="clear" w:color="000000" w:fill="D9D9D9"/>
            <w:vAlign w:val="bottom"/>
            <w:tcPrChange w:id="305" w:author="Anshul Agrawal" w:date="2018-07-26T16:07:00Z">
              <w:tcPr>
                <w:tcW w:w="3154" w:type="dxa"/>
                <w:gridSpan w:val="2"/>
                <w:tcBorders>
                  <w:bottom w:val="single" w:sz="4" w:space="0" w:color="00000A"/>
                  <w:right w:val="single" w:sz="4" w:space="0" w:color="00000A"/>
                </w:tcBorders>
                <w:shd w:val="clear" w:color="000000" w:fill="D9D9D9"/>
                <w:vAlign w:val="bottom"/>
              </w:tcPr>
            </w:tcPrChange>
          </w:tcPr>
          <w:p w14:paraId="04A9300E"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List of fields related to Creditor</w:t>
            </w:r>
          </w:p>
        </w:tc>
        <w:tc>
          <w:tcPr>
            <w:tcW w:w="1316" w:type="dxa"/>
            <w:tcBorders>
              <w:top w:val="single" w:sz="4" w:space="0" w:color="00000A"/>
              <w:left w:val="single" w:sz="4" w:space="0" w:color="00000A"/>
              <w:bottom w:val="single" w:sz="4" w:space="0" w:color="00000A"/>
              <w:right w:val="single" w:sz="4" w:space="0" w:color="00000A"/>
            </w:tcBorders>
            <w:shd w:val="clear" w:color="000000" w:fill="D9D9D9"/>
            <w:tcPrChange w:id="306" w:author="Anshul Agrawal" w:date="2018-07-26T16:07:00Z">
              <w:tcPr>
                <w:tcW w:w="793" w:type="dxa"/>
                <w:tcBorders>
                  <w:bottom w:val="single" w:sz="4" w:space="0" w:color="00000A"/>
                </w:tcBorders>
                <w:shd w:val="clear" w:color="000000" w:fill="D9D9D9"/>
              </w:tcPr>
            </w:tcPrChange>
          </w:tcPr>
          <w:p w14:paraId="69A5488C" w14:textId="77777777" w:rsidR="002F515A" w:rsidRDefault="002F515A" w:rsidP="002F515A">
            <w:pPr>
              <w:spacing w:after="0" w:line="240" w:lineRule="auto"/>
              <w:jc w:val="center"/>
              <w:rPr>
                <w:rFonts w:asciiTheme="majorHAnsi" w:eastAsia="Times New Roman" w:hAnsiTheme="majorHAnsi" w:cs="Times New Roman"/>
                <w:color w:val="000000"/>
                <w:sz w:val="18"/>
                <w:szCs w:val="18"/>
              </w:rPr>
            </w:pPr>
          </w:p>
        </w:tc>
        <w:tc>
          <w:tcPr>
            <w:tcW w:w="2386" w:type="dxa"/>
            <w:tcBorders>
              <w:top w:val="single" w:sz="4" w:space="0" w:color="00000A"/>
              <w:left w:val="single" w:sz="4" w:space="0" w:color="00000A"/>
              <w:bottom w:val="single" w:sz="4" w:space="0" w:color="00000A"/>
              <w:right w:val="single" w:sz="4" w:space="0" w:color="00000A"/>
            </w:tcBorders>
            <w:shd w:val="clear" w:color="000000" w:fill="D9D9D9"/>
            <w:tcPrChange w:id="307" w:author="Anshul Agrawal" w:date="2018-07-26T16:07:00Z">
              <w:tcPr>
                <w:tcW w:w="2386" w:type="dxa"/>
                <w:tcBorders>
                  <w:bottom w:val="single" w:sz="4" w:space="0" w:color="00000A"/>
                  <w:right w:val="single" w:sz="4" w:space="0" w:color="00000A"/>
                </w:tcBorders>
                <w:shd w:val="clear" w:color="000000" w:fill="D9D9D9"/>
              </w:tcPr>
            </w:tcPrChange>
          </w:tcPr>
          <w:p w14:paraId="04DD1D4C" w14:textId="77777777" w:rsidR="002F515A" w:rsidRDefault="002F515A" w:rsidP="002F515A">
            <w:pPr>
              <w:spacing w:after="0" w:line="240" w:lineRule="auto"/>
              <w:jc w:val="center"/>
              <w:rPr>
                <w:rFonts w:asciiTheme="majorHAnsi" w:eastAsia="Times New Roman" w:hAnsiTheme="majorHAnsi" w:cs="Times New Roman"/>
                <w:color w:val="000000"/>
                <w:sz w:val="18"/>
                <w:szCs w:val="18"/>
              </w:rPr>
            </w:pPr>
          </w:p>
        </w:tc>
      </w:tr>
      <w:tr w:rsidR="00F574AA" w14:paraId="0231DA84" w14:textId="77777777" w:rsidTr="00FF58F0">
        <w:tblPrEx>
          <w:tblW w:w="9540" w:type="dxa"/>
          <w:tblPrExChange w:id="308" w:author="Anshul Agrawal" w:date="2018-07-26T16:07:00Z">
            <w:tblPrEx>
              <w:tblW w:w="9540" w:type="dxa"/>
            </w:tblPrEx>
          </w:tblPrExChange>
        </w:tblPrEx>
        <w:trPr>
          <w:trHeight w:val="300"/>
          <w:trPrChange w:id="309" w:author="Anshul Agrawal" w:date="2018-07-26T16:07:00Z">
            <w:trPr>
              <w:trHeight w:val="300"/>
            </w:trPr>
          </w:trPrChange>
        </w:trPr>
        <w:tc>
          <w:tcPr>
            <w:tcW w:w="863" w:type="dxa"/>
            <w:tcBorders>
              <w:left w:val="single" w:sz="4" w:space="0" w:color="00000A"/>
              <w:bottom w:val="single" w:sz="4" w:space="0" w:color="00000A"/>
              <w:right w:val="single" w:sz="4" w:space="0" w:color="00000A"/>
            </w:tcBorders>
            <w:shd w:val="clear" w:color="auto" w:fill="auto"/>
            <w:vAlign w:val="bottom"/>
            <w:tcPrChange w:id="310" w:author="Anshul Agrawal" w:date="2018-07-26T16:07:00Z">
              <w:tcPr>
                <w:tcW w:w="863" w:type="dxa"/>
                <w:tcBorders>
                  <w:left w:val="single" w:sz="4" w:space="0" w:color="00000A"/>
                  <w:bottom w:val="single" w:sz="4" w:space="0" w:color="00000A"/>
                  <w:right w:val="single" w:sz="4" w:space="0" w:color="00000A"/>
                </w:tcBorders>
                <w:shd w:val="clear" w:color="auto" w:fill="auto"/>
                <w:vAlign w:val="bottom"/>
              </w:tcPr>
            </w:tcPrChange>
          </w:tcPr>
          <w:p w14:paraId="381A0ADB" w14:textId="77777777" w:rsidR="00F574AA" w:rsidRDefault="00F574AA" w:rsidP="00F574A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1.4.3.1</w:t>
            </w:r>
          </w:p>
        </w:tc>
        <w:tc>
          <w:tcPr>
            <w:tcW w:w="2344" w:type="dxa"/>
            <w:tcBorders>
              <w:bottom w:val="single" w:sz="4" w:space="0" w:color="00000A"/>
              <w:right w:val="single" w:sz="4" w:space="0" w:color="00000A"/>
            </w:tcBorders>
            <w:shd w:val="clear" w:color="auto" w:fill="auto"/>
            <w:vAlign w:val="bottom"/>
            <w:tcPrChange w:id="311" w:author="Anshul Agrawal" w:date="2018-07-26T16:07:00Z">
              <w:tcPr>
                <w:tcW w:w="2344" w:type="dxa"/>
                <w:tcBorders>
                  <w:bottom w:val="single" w:sz="4" w:space="0" w:color="00000A"/>
                  <w:right w:val="single" w:sz="4" w:space="0" w:color="00000A"/>
                </w:tcBorders>
                <w:shd w:val="clear" w:color="auto" w:fill="auto"/>
                <w:vAlign w:val="bottom"/>
              </w:tcPr>
            </w:tcPrChange>
          </w:tcPr>
          <w:p w14:paraId="5A1F4B4C" w14:textId="77777777" w:rsidR="00F574AA" w:rsidRDefault="00F574AA" w:rsidP="00F574AA">
            <w:pPr>
              <w:spacing w:after="0" w:line="240" w:lineRule="auto"/>
              <w:ind w:firstLine="800"/>
              <w:jc w:val="both"/>
              <w:rPr>
                <w:rFonts w:asciiTheme="majorHAnsi" w:eastAsia="Times New Roman" w:hAnsiTheme="majorHAnsi" w:cs="Times New Roman"/>
                <w:b/>
                <w:color w:val="000000"/>
                <w:sz w:val="20"/>
                <w:szCs w:val="18"/>
              </w:rPr>
            </w:pPr>
            <w:r>
              <w:rPr>
                <w:rFonts w:asciiTheme="majorHAnsi" w:eastAsia="Times New Roman" w:hAnsiTheme="majorHAnsi" w:cs="Times New Roman"/>
                <w:b/>
                <w:color w:val="000000"/>
                <w:sz w:val="20"/>
                <w:szCs w:val="18"/>
              </w:rPr>
              <w:t>Name</w:t>
            </w:r>
          </w:p>
        </w:tc>
        <w:tc>
          <w:tcPr>
            <w:tcW w:w="2631" w:type="dxa"/>
            <w:tcBorders>
              <w:top w:val="single" w:sz="4" w:space="0" w:color="00000A"/>
              <w:bottom w:val="single" w:sz="4" w:space="0" w:color="00000A"/>
              <w:right w:val="single" w:sz="4" w:space="0" w:color="00000A"/>
            </w:tcBorders>
            <w:shd w:val="clear" w:color="auto" w:fill="auto"/>
            <w:vAlign w:val="bottom"/>
            <w:tcPrChange w:id="312" w:author="Anshul Agrawal" w:date="2018-07-26T16:07:00Z">
              <w:tcPr>
                <w:tcW w:w="3154" w:type="dxa"/>
                <w:gridSpan w:val="2"/>
                <w:tcBorders>
                  <w:bottom w:val="single" w:sz="4" w:space="0" w:color="00000A"/>
                  <w:right w:val="single" w:sz="4" w:space="0" w:color="00000A"/>
                </w:tcBorders>
                <w:shd w:val="clear" w:color="auto" w:fill="auto"/>
                <w:vAlign w:val="bottom"/>
              </w:tcPr>
            </w:tcPrChange>
          </w:tcPr>
          <w:p w14:paraId="7D989758" w14:textId="77777777" w:rsidR="00F574AA" w:rsidRDefault="00F574AA" w:rsidP="00F574A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 </w:t>
            </w:r>
          </w:p>
        </w:tc>
        <w:tc>
          <w:tcPr>
            <w:tcW w:w="1316" w:type="dxa"/>
            <w:tcBorders>
              <w:top w:val="single" w:sz="4" w:space="0" w:color="00000A"/>
              <w:left w:val="single" w:sz="4" w:space="0" w:color="00000A"/>
              <w:bottom w:val="single" w:sz="4" w:space="0" w:color="00000A"/>
              <w:right w:val="single" w:sz="4" w:space="0" w:color="00000A"/>
            </w:tcBorders>
            <w:shd w:val="clear" w:color="auto" w:fill="auto"/>
            <w:tcPrChange w:id="313" w:author="Anshul Agrawal" w:date="2018-07-26T16:07:00Z">
              <w:tcPr>
                <w:tcW w:w="793" w:type="dxa"/>
                <w:tcBorders>
                  <w:bottom w:val="single" w:sz="4" w:space="0" w:color="00000A"/>
                </w:tcBorders>
                <w:shd w:val="clear" w:color="auto" w:fill="auto"/>
              </w:tcPr>
            </w:tcPrChange>
          </w:tcPr>
          <w:p w14:paraId="61F30B05" w14:textId="77777777" w:rsidR="00F574AA" w:rsidRDefault="00F574AA" w:rsidP="00F574AA">
            <w:pPr>
              <w:spacing w:after="0" w:line="240" w:lineRule="auto"/>
              <w:jc w:val="center"/>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M</w:t>
            </w:r>
          </w:p>
        </w:tc>
        <w:tc>
          <w:tcPr>
            <w:tcW w:w="2386" w:type="dxa"/>
            <w:tcBorders>
              <w:top w:val="single" w:sz="4" w:space="0" w:color="00000A"/>
              <w:left w:val="single" w:sz="4" w:space="0" w:color="00000A"/>
              <w:bottom w:val="single" w:sz="4" w:space="0" w:color="00000A"/>
              <w:right w:val="single" w:sz="4" w:space="0" w:color="00000A"/>
            </w:tcBorders>
            <w:shd w:val="clear" w:color="auto" w:fill="auto"/>
            <w:tcPrChange w:id="314" w:author="Anshul Agrawal" w:date="2018-07-26T16:07:00Z">
              <w:tcPr>
                <w:tcW w:w="2386" w:type="dxa"/>
                <w:tcBorders>
                  <w:bottom w:val="single" w:sz="4" w:space="0" w:color="00000A"/>
                  <w:right w:val="single" w:sz="4" w:space="0" w:color="00000A"/>
                </w:tcBorders>
                <w:shd w:val="clear" w:color="auto" w:fill="auto"/>
              </w:tcPr>
            </w:tcPrChange>
          </w:tcPr>
          <w:p w14:paraId="43FAA8FD" w14:textId="77777777" w:rsidR="00F574AA" w:rsidRPr="00F574AA" w:rsidRDefault="00F574AA" w:rsidP="00F574AA">
            <w:pPr>
              <w:pStyle w:val="PreformattedText"/>
              <w:spacing w:line="240" w:lineRule="auto"/>
              <w:jc w:val="center"/>
              <w:rPr>
                <w:rFonts w:ascii="Menlo;Monaco;Consolas;Courier N" w:hAnsi="Menlo;Monaco;Consolas;Courier N"/>
                <w:color w:val="C00000"/>
                <w:sz w:val="16"/>
              </w:rPr>
            </w:pPr>
            <w:proofErr w:type="spellStart"/>
            <w:r w:rsidRPr="00BD4E9A">
              <w:rPr>
                <w:rFonts w:ascii="Menlo;Monaco;Consolas;Courier N" w:hAnsi="Menlo;Monaco;Consolas;Courier N"/>
                <w:color w:val="C00000"/>
                <w:sz w:val="16"/>
              </w:rPr>
              <w:t>Incmg</w:t>
            </w:r>
            <w:r>
              <w:rPr>
                <w:rFonts w:ascii="Menlo;Monaco;Consolas;Courier N" w:hAnsi="Menlo;Monaco;Consolas;Courier N"/>
                <w:color w:val="C00000"/>
                <w:sz w:val="16"/>
              </w:rPr>
              <w:t>Cdtr</w:t>
            </w:r>
            <w:ins w:id="315" w:author="Anshul Agrawal" w:date="2018-07-26T16:14:00Z">
              <w:r w:rsidRPr="00BD4E9A">
                <w:rPr>
                  <w:rFonts w:ascii="Menlo;Monaco;Consolas;Courier N" w:hAnsi="Menlo;Monaco;Consolas;Courier N"/>
                  <w:color w:val="C00000"/>
                  <w:sz w:val="16"/>
                </w:rPr>
                <w:t>.N</w:t>
              </w:r>
            </w:ins>
            <w:r w:rsidRPr="00BD4E9A">
              <w:rPr>
                <w:rFonts w:ascii="Menlo;Monaco;Consolas;Courier N" w:hAnsi="Menlo;Monaco;Consolas;Courier N"/>
                <w:color w:val="C00000"/>
                <w:sz w:val="16"/>
              </w:rPr>
              <w:t>m</w:t>
            </w:r>
            <w:proofErr w:type="spellEnd"/>
          </w:p>
        </w:tc>
      </w:tr>
      <w:tr w:rsidR="00F574AA" w14:paraId="7B24FA9F" w14:textId="77777777" w:rsidTr="00FF58F0">
        <w:tblPrEx>
          <w:tblW w:w="9540" w:type="dxa"/>
          <w:tblPrExChange w:id="316" w:author="Anshul Agrawal" w:date="2018-07-26T16:07:00Z">
            <w:tblPrEx>
              <w:tblW w:w="9540" w:type="dxa"/>
            </w:tblPrEx>
          </w:tblPrExChange>
        </w:tblPrEx>
        <w:trPr>
          <w:trHeight w:val="300"/>
          <w:trPrChange w:id="317" w:author="Anshul Agrawal" w:date="2018-07-26T16:07:00Z">
            <w:trPr>
              <w:trHeight w:val="300"/>
            </w:trPr>
          </w:trPrChange>
        </w:trPr>
        <w:tc>
          <w:tcPr>
            <w:tcW w:w="863" w:type="dxa"/>
            <w:tcBorders>
              <w:left w:val="single" w:sz="4" w:space="0" w:color="00000A"/>
              <w:bottom w:val="single" w:sz="4" w:space="0" w:color="00000A"/>
              <w:right w:val="single" w:sz="4" w:space="0" w:color="00000A"/>
            </w:tcBorders>
            <w:shd w:val="clear" w:color="auto" w:fill="auto"/>
            <w:vAlign w:val="bottom"/>
            <w:tcPrChange w:id="318" w:author="Anshul Agrawal" w:date="2018-07-26T16:07:00Z">
              <w:tcPr>
                <w:tcW w:w="863" w:type="dxa"/>
                <w:tcBorders>
                  <w:left w:val="single" w:sz="4" w:space="0" w:color="00000A"/>
                  <w:bottom w:val="single" w:sz="4" w:space="0" w:color="00000A"/>
                  <w:right w:val="single" w:sz="4" w:space="0" w:color="00000A"/>
                </w:tcBorders>
                <w:shd w:val="clear" w:color="auto" w:fill="auto"/>
                <w:vAlign w:val="bottom"/>
              </w:tcPr>
            </w:tcPrChange>
          </w:tcPr>
          <w:p w14:paraId="4D989CF2" w14:textId="77777777" w:rsidR="00F574AA" w:rsidRDefault="00F574AA" w:rsidP="00F574A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1.4.3.2</w:t>
            </w:r>
          </w:p>
        </w:tc>
        <w:tc>
          <w:tcPr>
            <w:tcW w:w="2344" w:type="dxa"/>
            <w:tcBorders>
              <w:bottom w:val="single" w:sz="4" w:space="0" w:color="00000A"/>
              <w:right w:val="single" w:sz="4" w:space="0" w:color="00000A"/>
            </w:tcBorders>
            <w:shd w:val="clear" w:color="auto" w:fill="auto"/>
            <w:vAlign w:val="bottom"/>
            <w:tcPrChange w:id="319" w:author="Anshul Agrawal" w:date="2018-07-26T16:07:00Z">
              <w:tcPr>
                <w:tcW w:w="2344" w:type="dxa"/>
                <w:tcBorders>
                  <w:bottom w:val="single" w:sz="4" w:space="0" w:color="00000A"/>
                  <w:right w:val="single" w:sz="4" w:space="0" w:color="00000A"/>
                </w:tcBorders>
                <w:shd w:val="clear" w:color="auto" w:fill="auto"/>
                <w:vAlign w:val="bottom"/>
              </w:tcPr>
            </w:tcPrChange>
          </w:tcPr>
          <w:p w14:paraId="72C9C316" w14:textId="77777777" w:rsidR="00F574AA" w:rsidRDefault="00F574AA" w:rsidP="00F574AA">
            <w:pPr>
              <w:spacing w:after="0" w:line="240" w:lineRule="auto"/>
              <w:ind w:firstLine="800"/>
              <w:jc w:val="both"/>
              <w:rPr>
                <w:rFonts w:asciiTheme="majorHAnsi" w:eastAsia="Times New Roman" w:hAnsiTheme="majorHAnsi" w:cs="Times New Roman"/>
                <w:b/>
                <w:color w:val="000000"/>
                <w:sz w:val="20"/>
                <w:szCs w:val="18"/>
              </w:rPr>
            </w:pPr>
            <w:proofErr w:type="spellStart"/>
            <w:r>
              <w:rPr>
                <w:rFonts w:asciiTheme="majorHAnsi" w:eastAsia="Times New Roman" w:hAnsiTheme="majorHAnsi" w:cs="Times New Roman"/>
                <w:b/>
                <w:color w:val="000000"/>
                <w:sz w:val="20"/>
                <w:szCs w:val="18"/>
              </w:rPr>
              <w:t>StreetName</w:t>
            </w:r>
            <w:proofErr w:type="spellEnd"/>
          </w:p>
        </w:tc>
        <w:tc>
          <w:tcPr>
            <w:tcW w:w="2631" w:type="dxa"/>
            <w:tcBorders>
              <w:top w:val="single" w:sz="4" w:space="0" w:color="00000A"/>
              <w:bottom w:val="single" w:sz="4" w:space="0" w:color="00000A"/>
              <w:right w:val="single" w:sz="4" w:space="0" w:color="00000A"/>
            </w:tcBorders>
            <w:shd w:val="clear" w:color="auto" w:fill="auto"/>
            <w:vAlign w:val="bottom"/>
            <w:tcPrChange w:id="320" w:author="Anshul Agrawal" w:date="2018-07-26T16:07:00Z">
              <w:tcPr>
                <w:tcW w:w="3154" w:type="dxa"/>
                <w:gridSpan w:val="2"/>
                <w:tcBorders>
                  <w:bottom w:val="single" w:sz="4" w:space="0" w:color="00000A"/>
                  <w:right w:val="single" w:sz="4" w:space="0" w:color="00000A"/>
                </w:tcBorders>
                <w:shd w:val="clear" w:color="auto" w:fill="auto"/>
                <w:vAlign w:val="bottom"/>
              </w:tcPr>
            </w:tcPrChange>
          </w:tcPr>
          <w:p w14:paraId="414E054C" w14:textId="77777777" w:rsidR="00F574AA" w:rsidRDefault="00F574AA" w:rsidP="00F574A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 </w:t>
            </w:r>
          </w:p>
        </w:tc>
        <w:tc>
          <w:tcPr>
            <w:tcW w:w="1316" w:type="dxa"/>
            <w:tcBorders>
              <w:top w:val="single" w:sz="4" w:space="0" w:color="00000A"/>
              <w:left w:val="single" w:sz="4" w:space="0" w:color="00000A"/>
              <w:bottom w:val="single" w:sz="4" w:space="0" w:color="00000A"/>
              <w:right w:val="single" w:sz="4" w:space="0" w:color="00000A"/>
            </w:tcBorders>
            <w:shd w:val="clear" w:color="auto" w:fill="auto"/>
            <w:tcPrChange w:id="321" w:author="Anshul Agrawal" w:date="2018-07-26T16:07:00Z">
              <w:tcPr>
                <w:tcW w:w="793" w:type="dxa"/>
                <w:tcBorders>
                  <w:bottom w:val="single" w:sz="4" w:space="0" w:color="00000A"/>
                </w:tcBorders>
                <w:shd w:val="clear" w:color="auto" w:fill="auto"/>
              </w:tcPr>
            </w:tcPrChange>
          </w:tcPr>
          <w:p w14:paraId="692E1A6F" w14:textId="77777777" w:rsidR="00F574AA" w:rsidRDefault="00F574AA" w:rsidP="00F574AA">
            <w:pPr>
              <w:spacing w:after="0" w:line="240" w:lineRule="auto"/>
              <w:jc w:val="center"/>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C</w:t>
            </w:r>
          </w:p>
        </w:tc>
        <w:tc>
          <w:tcPr>
            <w:tcW w:w="2386" w:type="dxa"/>
            <w:tcBorders>
              <w:top w:val="single" w:sz="4" w:space="0" w:color="00000A"/>
              <w:left w:val="single" w:sz="4" w:space="0" w:color="00000A"/>
              <w:bottom w:val="single" w:sz="4" w:space="0" w:color="00000A"/>
              <w:right w:val="single" w:sz="4" w:space="0" w:color="00000A"/>
            </w:tcBorders>
            <w:shd w:val="clear" w:color="auto" w:fill="auto"/>
            <w:tcPrChange w:id="322" w:author="Anshul Agrawal" w:date="2018-07-26T16:07:00Z">
              <w:tcPr>
                <w:tcW w:w="2386" w:type="dxa"/>
                <w:tcBorders>
                  <w:bottom w:val="single" w:sz="4" w:space="0" w:color="00000A"/>
                  <w:right w:val="single" w:sz="4" w:space="0" w:color="00000A"/>
                </w:tcBorders>
                <w:shd w:val="clear" w:color="auto" w:fill="auto"/>
              </w:tcPr>
            </w:tcPrChange>
          </w:tcPr>
          <w:p w14:paraId="28B90EC2" w14:textId="77777777" w:rsidR="00F574AA" w:rsidRPr="00BD4E9A" w:rsidRDefault="00F574AA" w:rsidP="00F574AA">
            <w:pPr>
              <w:pStyle w:val="PreformattedText"/>
              <w:spacing w:line="240" w:lineRule="auto"/>
              <w:jc w:val="center"/>
              <w:rPr>
                <w:ins w:id="323" w:author="Anshul Agrawal" w:date="2018-07-26T16:14:00Z"/>
                <w:rFonts w:ascii="Menlo;Monaco;Consolas;Courier N" w:hAnsi="Menlo;Monaco;Consolas;Courier N"/>
                <w:color w:val="C00000"/>
                <w:sz w:val="16"/>
              </w:rPr>
            </w:pPr>
            <w:proofErr w:type="spellStart"/>
            <w:r w:rsidRPr="00BD4E9A">
              <w:rPr>
                <w:rFonts w:ascii="Menlo;Monaco;Consolas;Courier N" w:hAnsi="Menlo;Monaco;Consolas;Courier N"/>
                <w:color w:val="C00000"/>
                <w:sz w:val="16"/>
              </w:rPr>
              <w:t>Incmg</w:t>
            </w:r>
            <w:r>
              <w:rPr>
                <w:rFonts w:ascii="Menlo;Monaco;Consolas;Courier N" w:hAnsi="Menlo;Monaco;Consolas;Courier N"/>
                <w:color w:val="C00000"/>
                <w:sz w:val="16"/>
              </w:rPr>
              <w:t>Cdtr</w:t>
            </w:r>
            <w:ins w:id="324" w:author="Anshul Agrawal" w:date="2018-07-26T16:14:00Z">
              <w:r w:rsidRPr="00BD4E9A">
                <w:rPr>
                  <w:rFonts w:ascii="Menlo;Monaco;Consolas;Courier N" w:hAnsi="Menlo;Monaco;Consolas;Courier N"/>
                  <w:color w:val="C00000"/>
                  <w:sz w:val="16"/>
                </w:rPr>
                <w:t>.PstlAdr.StrtNm</w:t>
              </w:r>
              <w:proofErr w:type="spellEnd"/>
            </w:ins>
          </w:p>
          <w:p w14:paraId="5E77FAAC" w14:textId="77777777" w:rsidR="00F574AA" w:rsidRPr="00BD4E9A" w:rsidRDefault="00F574AA" w:rsidP="00F574AA">
            <w:pPr>
              <w:pStyle w:val="PreformattedText"/>
              <w:spacing w:line="240" w:lineRule="auto"/>
              <w:jc w:val="center"/>
              <w:rPr>
                <w:ins w:id="325" w:author="Anshul Agrawal" w:date="2018-07-26T16:14:00Z"/>
                <w:rFonts w:ascii="Menlo;Monaco;Consolas;Courier N" w:hAnsi="Menlo;Monaco;Consolas;Courier N"/>
                <w:color w:val="C00000"/>
                <w:sz w:val="16"/>
              </w:rPr>
            </w:pPr>
          </w:p>
          <w:p w14:paraId="3BD87C4A" w14:textId="77777777" w:rsidR="00F574AA" w:rsidRPr="00BD4E9A" w:rsidRDefault="00F574AA" w:rsidP="00F574AA">
            <w:pPr>
              <w:pStyle w:val="PreformattedText"/>
              <w:spacing w:line="240" w:lineRule="auto"/>
              <w:jc w:val="center"/>
              <w:rPr>
                <w:rFonts w:ascii="Menlo;Monaco;Consolas;Courier N" w:hAnsi="Menlo;Monaco;Consolas;Courier N"/>
                <w:color w:val="C00000"/>
                <w:sz w:val="16"/>
              </w:rPr>
            </w:pPr>
          </w:p>
        </w:tc>
      </w:tr>
      <w:tr w:rsidR="00F574AA" w14:paraId="3D29FBB2" w14:textId="77777777" w:rsidTr="00FF58F0">
        <w:tblPrEx>
          <w:tblW w:w="9540" w:type="dxa"/>
          <w:tblPrExChange w:id="326" w:author="Anshul Agrawal" w:date="2018-07-26T16:07:00Z">
            <w:tblPrEx>
              <w:tblW w:w="9540" w:type="dxa"/>
            </w:tblPrEx>
          </w:tblPrExChange>
        </w:tblPrEx>
        <w:trPr>
          <w:trHeight w:val="300"/>
          <w:trPrChange w:id="327" w:author="Anshul Agrawal" w:date="2018-07-26T16:07:00Z">
            <w:trPr>
              <w:trHeight w:val="300"/>
            </w:trPr>
          </w:trPrChange>
        </w:trPr>
        <w:tc>
          <w:tcPr>
            <w:tcW w:w="863" w:type="dxa"/>
            <w:tcBorders>
              <w:left w:val="single" w:sz="4" w:space="0" w:color="00000A"/>
              <w:bottom w:val="single" w:sz="4" w:space="0" w:color="00000A"/>
              <w:right w:val="single" w:sz="4" w:space="0" w:color="00000A"/>
            </w:tcBorders>
            <w:shd w:val="clear" w:color="auto" w:fill="auto"/>
            <w:vAlign w:val="bottom"/>
            <w:tcPrChange w:id="328" w:author="Anshul Agrawal" w:date="2018-07-26T16:07:00Z">
              <w:tcPr>
                <w:tcW w:w="863" w:type="dxa"/>
                <w:tcBorders>
                  <w:left w:val="single" w:sz="4" w:space="0" w:color="00000A"/>
                  <w:bottom w:val="single" w:sz="4" w:space="0" w:color="00000A"/>
                  <w:right w:val="single" w:sz="4" w:space="0" w:color="00000A"/>
                </w:tcBorders>
                <w:shd w:val="clear" w:color="auto" w:fill="auto"/>
                <w:vAlign w:val="bottom"/>
              </w:tcPr>
            </w:tcPrChange>
          </w:tcPr>
          <w:p w14:paraId="54AF9A80" w14:textId="77777777" w:rsidR="00F574AA" w:rsidRDefault="00F574AA" w:rsidP="00F574A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lastRenderedPageBreak/>
              <w:t>1.4.3.3</w:t>
            </w:r>
          </w:p>
        </w:tc>
        <w:tc>
          <w:tcPr>
            <w:tcW w:w="2344" w:type="dxa"/>
            <w:tcBorders>
              <w:bottom w:val="single" w:sz="4" w:space="0" w:color="00000A"/>
              <w:right w:val="single" w:sz="4" w:space="0" w:color="00000A"/>
            </w:tcBorders>
            <w:shd w:val="clear" w:color="auto" w:fill="auto"/>
            <w:vAlign w:val="bottom"/>
            <w:tcPrChange w:id="329" w:author="Anshul Agrawal" w:date="2018-07-26T16:07:00Z">
              <w:tcPr>
                <w:tcW w:w="2344" w:type="dxa"/>
                <w:tcBorders>
                  <w:bottom w:val="single" w:sz="4" w:space="0" w:color="00000A"/>
                  <w:right w:val="single" w:sz="4" w:space="0" w:color="00000A"/>
                </w:tcBorders>
                <w:shd w:val="clear" w:color="auto" w:fill="auto"/>
                <w:vAlign w:val="bottom"/>
              </w:tcPr>
            </w:tcPrChange>
          </w:tcPr>
          <w:p w14:paraId="6FC6FA56" w14:textId="77777777" w:rsidR="00F574AA" w:rsidRDefault="00F574AA" w:rsidP="00F574AA">
            <w:pPr>
              <w:spacing w:after="0" w:line="240" w:lineRule="auto"/>
              <w:ind w:firstLine="800"/>
              <w:jc w:val="both"/>
              <w:rPr>
                <w:rFonts w:asciiTheme="majorHAnsi" w:eastAsia="Times New Roman" w:hAnsiTheme="majorHAnsi" w:cs="Times New Roman"/>
                <w:b/>
                <w:color w:val="000000"/>
                <w:sz w:val="20"/>
                <w:szCs w:val="18"/>
              </w:rPr>
            </w:pPr>
            <w:proofErr w:type="spellStart"/>
            <w:r>
              <w:rPr>
                <w:rFonts w:asciiTheme="majorHAnsi" w:eastAsia="Times New Roman" w:hAnsiTheme="majorHAnsi" w:cs="Times New Roman"/>
                <w:b/>
                <w:color w:val="000000"/>
                <w:sz w:val="20"/>
                <w:szCs w:val="18"/>
              </w:rPr>
              <w:t>BldgNumber</w:t>
            </w:r>
            <w:proofErr w:type="spellEnd"/>
          </w:p>
        </w:tc>
        <w:tc>
          <w:tcPr>
            <w:tcW w:w="2631" w:type="dxa"/>
            <w:tcBorders>
              <w:top w:val="single" w:sz="4" w:space="0" w:color="00000A"/>
              <w:bottom w:val="single" w:sz="4" w:space="0" w:color="00000A"/>
              <w:right w:val="single" w:sz="4" w:space="0" w:color="00000A"/>
            </w:tcBorders>
            <w:shd w:val="clear" w:color="auto" w:fill="auto"/>
            <w:vAlign w:val="bottom"/>
            <w:tcPrChange w:id="330" w:author="Anshul Agrawal" w:date="2018-07-26T16:07:00Z">
              <w:tcPr>
                <w:tcW w:w="3154" w:type="dxa"/>
                <w:gridSpan w:val="2"/>
                <w:tcBorders>
                  <w:bottom w:val="single" w:sz="4" w:space="0" w:color="00000A"/>
                  <w:right w:val="single" w:sz="4" w:space="0" w:color="00000A"/>
                </w:tcBorders>
                <w:shd w:val="clear" w:color="auto" w:fill="auto"/>
                <w:vAlign w:val="bottom"/>
              </w:tcPr>
            </w:tcPrChange>
          </w:tcPr>
          <w:p w14:paraId="3F7EAD47" w14:textId="77777777" w:rsidR="00F574AA" w:rsidRDefault="00F574AA" w:rsidP="00F574A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 </w:t>
            </w:r>
          </w:p>
        </w:tc>
        <w:tc>
          <w:tcPr>
            <w:tcW w:w="1316" w:type="dxa"/>
            <w:tcBorders>
              <w:top w:val="single" w:sz="4" w:space="0" w:color="00000A"/>
              <w:left w:val="single" w:sz="4" w:space="0" w:color="00000A"/>
              <w:bottom w:val="single" w:sz="4" w:space="0" w:color="00000A"/>
              <w:right w:val="single" w:sz="4" w:space="0" w:color="00000A"/>
            </w:tcBorders>
            <w:shd w:val="clear" w:color="auto" w:fill="auto"/>
            <w:tcPrChange w:id="331" w:author="Anshul Agrawal" w:date="2018-07-26T16:07:00Z">
              <w:tcPr>
                <w:tcW w:w="793" w:type="dxa"/>
                <w:tcBorders>
                  <w:bottom w:val="single" w:sz="4" w:space="0" w:color="00000A"/>
                </w:tcBorders>
                <w:shd w:val="clear" w:color="auto" w:fill="auto"/>
              </w:tcPr>
            </w:tcPrChange>
          </w:tcPr>
          <w:p w14:paraId="79CA5654" w14:textId="77777777" w:rsidR="00F574AA" w:rsidRDefault="00F574AA" w:rsidP="00F574AA">
            <w:pPr>
              <w:spacing w:after="0" w:line="240" w:lineRule="auto"/>
              <w:jc w:val="center"/>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O</w:t>
            </w:r>
          </w:p>
        </w:tc>
        <w:tc>
          <w:tcPr>
            <w:tcW w:w="2386" w:type="dxa"/>
            <w:tcBorders>
              <w:top w:val="single" w:sz="4" w:space="0" w:color="00000A"/>
              <w:left w:val="single" w:sz="4" w:space="0" w:color="00000A"/>
              <w:bottom w:val="single" w:sz="4" w:space="0" w:color="00000A"/>
              <w:right w:val="single" w:sz="4" w:space="0" w:color="00000A"/>
            </w:tcBorders>
            <w:shd w:val="clear" w:color="auto" w:fill="auto"/>
            <w:tcPrChange w:id="332" w:author="Anshul Agrawal" w:date="2018-07-26T16:07:00Z">
              <w:tcPr>
                <w:tcW w:w="2386" w:type="dxa"/>
                <w:tcBorders>
                  <w:bottom w:val="single" w:sz="4" w:space="0" w:color="00000A"/>
                  <w:right w:val="single" w:sz="4" w:space="0" w:color="00000A"/>
                </w:tcBorders>
                <w:shd w:val="clear" w:color="auto" w:fill="auto"/>
              </w:tcPr>
            </w:tcPrChange>
          </w:tcPr>
          <w:p w14:paraId="625ED70A" w14:textId="77777777" w:rsidR="00F574AA" w:rsidRPr="00BD4E9A" w:rsidRDefault="00F574AA" w:rsidP="00F574AA">
            <w:pPr>
              <w:pStyle w:val="PreformattedText"/>
              <w:spacing w:line="240" w:lineRule="auto"/>
              <w:jc w:val="center"/>
              <w:rPr>
                <w:ins w:id="333" w:author="Anshul Agrawal" w:date="2018-07-26T16:14:00Z"/>
                <w:rFonts w:ascii="Menlo;Monaco;Consolas;Courier N" w:hAnsi="Menlo;Monaco;Consolas;Courier N"/>
                <w:color w:val="C00000"/>
                <w:sz w:val="16"/>
              </w:rPr>
            </w:pPr>
            <w:proofErr w:type="spellStart"/>
            <w:r w:rsidRPr="00BD4E9A">
              <w:rPr>
                <w:rFonts w:ascii="Menlo;Monaco;Consolas;Courier N" w:hAnsi="Menlo;Monaco;Consolas;Courier N"/>
                <w:color w:val="C00000"/>
                <w:sz w:val="16"/>
              </w:rPr>
              <w:t>Incmg</w:t>
            </w:r>
            <w:r>
              <w:rPr>
                <w:rFonts w:ascii="Menlo;Monaco;Consolas;Courier N" w:hAnsi="Menlo;Monaco;Consolas;Courier N"/>
                <w:color w:val="C00000"/>
                <w:sz w:val="16"/>
              </w:rPr>
              <w:t>Cdtr</w:t>
            </w:r>
            <w:ins w:id="334" w:author="Anshul Agrawal" w:date="2018-07-26T16:14:00Z">
              <w:r w:rsidRPr="00BD4E9A">
                <w:rPr>
                  <w:rFonts w:ascii="Menlo;Monaco;Consolas;Courier N" w:hAnsi="Menlo;Monaco;Consolas;Courier N"/>
                  <w:color w:val="C00000"/>
                  <w:sz w:val="16"/>
                </w:rPr>
                <w:t>.PstlAdr.BldgNb</w:t>
              </w:r>
              <w:proofErr w:type="spellEnd"/>
            </w:ins>
          </w:p>
          <w:p w14:paraId="6B6C84A7" w14:textId="77777777" w:rsidR="00F574AA" w:rsidRPr="00BD4E9A" w:rsidRDefault="00F574AA" w:rsidP="00F574AA">
            <w:pPr>
              <w:pStyle w:val="PreformattedText"/>
              <w:spacing w:line="240" w:lineRule="auto"/>
              <w:jc w:val="center"/>
              <w:rPr>
                <w:rFonts w:ascii="Menlo;Monaco;Consolas;Courier N" w:hAnsi="Menlo;Monaco;Consolas;Courier N"/>
                <w:color w:val="C00000"/>
                <w:sz w:val="16"/>
              </w:rPr>
            </w:pPr>
          </w:p>
        </w:tc>
      </w:tr>
      <w:tr w:rsidR="00F574AA" w14:paraId="29256109" w14:textId="77777777" w:rsidTr="00FF58F0">
        <w:tblPrEx>
          <w:tblW w:w="9540" w:type="dxa"/>
          <w:tblPrExChange w:id="335" w:author="Anshul Agrawal" w:date="2018-07-26T16:07:00Z">
            <w:tblPrEx>
              <w:tblW w:w="9540" w:type="dxa"/>
            </w:tblPrEx>
          </w:tblPrExChange>
        </w:tblPrEx>
        <w:trPr>
          <w:trHeight w:val="300"/>
          <w:trPrChange w:id="336" w:author="Anshul Agrawal" w:date="2018-07-26T16:07:00Z">
            <w:trPr>
              <w:trHeight w:val="300"/>
            </w:trPr>
          </w:trPrChange>
        </w:trPr>
        <w:tc>
          <w:tcPr>
            <w:tcW w:w="863" w:type="dxa"/>
            <w:tcBorders>
              <w:left w:val="single" w:sz="4" w:space="0" w:color="00000A"/>
              <w:bottom w:val="single" w:sz="4" w:space="0" w:color="00000A"/>
              <w:right w:val="single" w:sz="4" w:space="0" w:color="00000A"/>
            </w:tcBorders>
            <w:shd w:val="clear" w:color="auto" w:fill="auto"/>
            <w:vAlign w:val="bottom"/>
            <w:tcPrChange w:id="337" w:author="Anshul Agrawal" w:date="2018-07-26T16:07:00Z">
              <w:tcPr>
                <w:tcW w:w="863" w:type="dxa"/>
                <w:tcBorders>
                  <w:left w:val="single" w:sz="4" w:space="0" w:color="00000A"/>
                  <w:bottom w:val="single" w:sz="4" w:space="0" w:color="00000A"/>
                  <w:right w:val="single" w:sz="4" w:space="0" w:color="00000A"/>
                </w:tcBorders>
                <w:shd w:val="clear" w:color="auto" w:fill="auto"/>
                <w:vAlign w:val="bottom"/>
              </w:tcPr>
            </w:tcPrChange>
          </w:tcPr>
          <w:p w14:paraId="0EA9AD6A" w14:textId="77777777" w:rsidR="00F574AA" w:rsidRDefault="00F574AA" w:rsidP="00F574A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1.4.3.4</w:t>
            </w:r>
          </w:p>
        </w:tc>
        <w:tc>
          <w:tcPr>
            <w:tcW w:w="2344" w:type="dxa"/>
            <w:tcBorders>
              <w:bottom w:val="single" w:sz="4" w:space="0" w:color="00000A"/>
              <w:right w:val="single" w:sz="4" w:space="0" w:color="00000A"/>
            </w:tcBorders>
            <w:shd w:val="clear" w:color="auto" w:fill="auto"/>
            <w:vAlign w:val="bottom"/>
            <w:tcPrChange w:id="338" w:author="Anshul Agrawal" w:date="2018-07-26T16:07:00Z">
              <w:tcPr>
                <w:tcW w:w="2344" w:type="dxa"/>
                <w:tcBorders>
                  <w:bottom w:val="single" w:sz="4" w:space="0" w:color="00000A"/>
                  <w:right w:val="single" w:sz="4" w:space="0" w:color="00000A"/>
                </w:tcBorders>
                <w:shd w:val="clear" w:color="auto" w:fill="auto"/>
                <w:vAlign w:val="bottom"/>
              </w:tcPr>
            </w:tcPrChange>
          </w:tcPr>
          <w:p w14:paraId="1E6E7581" w14:textId="77777777" w:rsidR="00F574AA" w:rsidRDefault="00F574AA" w:rsidP="00F574AA">
            <w:pPr>
              <w:spacing w:after="0" w:line="240" w:lineRule="auto"/>
              <w:ind w:firstLine="800"/>
              <w:jc w:val="both"/>
              <w:rPr>
                <w:rFonts w:asciiTheme="majorHAnsi" w:eastAsia="Times New Roman" w:hAnsiTheme="majorHAnsi" w:cs="Times New Roman"/>
                <w:b/>
                <w:color w:val="000000"/>
                <w:sz w:val="20"/>
                <w:szCs w:val="18"/>
              </w:rPr>
            </w:pPr>
            <w:proofErr w:type="spellStart"/>
            <w:r>
              <w:rPr>
                <w:rFonts w:asciiTheme="majorHAnsi" w:eastAsia="Times New Roman" w:hAnsiTheme="majorHAnsi" w:cs="Times New Roman"/>
                <w:b/>
                <w:color w:val="000000"/>
                <w:sz w:val="20"/>
                <w:szCs w:val="18"/>
              </w:rPr>
              <w:t>PostCode</w:t>
            </w:r>
            <w:proofErr w:type="spellEnd"/>
          </w:p>
        </w:tc>
        <w:tc>
          <w:tcPr>
            <w:tcW w:w="2631" w:type="dxa"/>
            <w:tcBorders>
              <w:top w:val="single" w:sz="4" w:space="0" w:color="00000A"/>
              <w:bottom w:val="single" w:sz="4" w:space="0" w:color="00000A"/>
              <w:right w:val="single" w:sz="4" w:space="0" w:color="00000A"/>
            </w:tcBorders>
            <w:shd w:val="clear" w:color="auto" w:fill="auto"/>
            <w:vAlign w:val="bottom"/>
            <w:tcPrChange w:id="339" w:author="Anshul Agrawal" w:date="2018-07-26T16:07:00Z">
              <w:tcPr>
                <w:tcW w:w="3154" w:type="dxa"/>
                <w:gridSpan w:val="2"/>
                <w:tcBorders>
                  <w:bottom w:val="single" w:sz="4" w:space="0" w:color="00000A"/>
                  <w:right w:val="single" w:sz="4" w:space="0" w:color="00000A"/>
                </w:tcBorders>
                <w:shd w:val="clear" w:color="auto" w:fill="auto"/>
                <w:vAlign w:val="bottom"/>
              </w:tcPr>
            </w:tcPrChange>
          </w:tcPr>
          <w:p w14:paraId="0E9E9FF9" w14:textId="77777777" w:rsidR="00F574AA" w:rsidRDefault="00F574AA" w:rsidP="00F574A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 </w:t>
            </w:r>
          </w:p>
        </w:tc>
        <w:tc>
          <w:tcPr>
            <w:tcW w:w="1316" w:type="dxa"/>
            <w:tcBorders>
              <w:top w:val="single" w:sz="4" w:space="0" w:color="00000A"/>
              <w:left w:val="single" w:sz="4" w:space="0" w:color="00000A"/>
              <w:bottom w:val="single" w:sz="4" w:space="0" w:color="00000A"/>
              <w:right w:val="single" w:sz="4" w:space="0" w:color="00000A"/>
            </w:tcBorders>
            <w:shd w:val="clear" w:color="auto" w:fill="auto"/>
            <w:tcPrChange w:id="340" w:author="Anshul Agrawal" w:date="2018-07-26T16:07:00Z">
              <w:tcPr>
                <w:tcW w:w="793" w:type="dxa"/>
                <w:tcBorders>
                  <w:bottom w:val="single" w:sz="4" w:space="0" w:color="00000A"/>
                </w:tcBorders>
                <w:shd w:val="clear" w:color="auto" w:fill="auto"/>
              </w:tcPr>
            </w:tcPrChange>
          </w:tcPr>
          <w:p w14:paraId="766BB938" w14:textId="77777777" w:rsidR="00F574AA" w:rsidRDefault="00F574AA" w:rsidP="00F574AA">
            <w:pPr>
              <w:spacing w:after="0" w:line="240" w:lineRule="auto"/>
              <w:jc w:val="center"/>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C</w:t>
            </w:r>
          </w:p>
        </w:tc>
        <w:tc>
          <w:tcPr>
            <w:tcW w:w="2386" w:type="dxa"/>
            <w:tcBorders>
              <w:top w:val="single" w:sz="4" w:space="0" w:color="00000A"/>
              <w:left w:val="single" w:sz="4" w:space="0" w:color="00000A"/>
              <w:bottom w:val="single" w:sz="4" w:space="0" w:color="00000A"/>
              <w:right w:val="single" w:sz="4" w:space="0" w:color="00000A"/>
            </w:tcBorders>
            <w:shd w:val="clear" w:color="auto" w:fill="auto"/>
            <w:tcPrChange w:id="341" w:author="Anshul Agrawal" w:date="2018-07-26T16:07:00Z">
              <w:tcPr>
                <w:tcW w:w="2386" w:type="dxa"/>
                <w:tcBorders>
                  <w:bottom w:val="single" w:sz="4" w:space="0" w:color="00000A"/>
                  <w:right w:val="single" w:sz="4" w:space="0" w:color="00000A"/>
                </w:tcBorders>
                <w:shd w:val="clear" w:color="auto" w:fill="auto"/>
              </w:tcPr>
            </w:tcPrChange>
          </w:tcPr>
          <w:p w14:paraId="1DAD882A" w14:textId="77777777" w:rsidR="00F574AA" w:rsidRPr="00BD4E9A" w:rsidRDefault="00F574AA" w:rsidP="00F574AA">
            <w:pPr>
              <w:pStyle w:val="PreformattedText"/>
              <w:spacing w:line="240" w:lineRule="auto"/>
              <w:jc w:val="center"/>
              <w:rPr>
                <w:ins w:id="342" w:author="Anshul Agrawal" w:date="2018-07-26T16:14:00Z"/>
                <w:rFonts w:ascii="Menlo;Monaco;Consolas;Courier N" w:hAnsi="Menlo;Monaco;Consolas;Courier N"/>
                <w:color w:val="C00000"/>
                <w:sz w:val="16"/>
              </w:rPr>
            </w:pPr>
            <w:proofErr w:type="spellStart"/>
            <w:r w:rsidRPr="00BD4E9A">
              <w:rPr>
                <w:rFonts w:ascii="Menlo;Monaco;Consolas;Courier N" w:hAnsi="Menlo;Monaco;Consolas;Courier N"/>
                <w:color w:val="C00000"/>
                <w:sz w:val="16"/>
              </w:rPr>
              <w:t>Incmg</w:t>
            </w:r>
            <w:r>
              <w:rPr>
                <w:rFonts w:ascii="Menlo;Monaco;Consolas;Courier N" w:hAnsi="Menlo;Monaco;Consolas;Courier N"/>
                <w:color w:val="C00000"/>
                <w:sz w:val="16"/>
              </w:rPr>
              <w:t>Cdtr</w:t>
            </w:r>
            <w:ins w:id="343" w:author="Anshul Agrawal" w:date="2018-07-26T16:14:00Z">
              <w:r w:rsidRPr="00BD4E9A">
                <w:rPr>
                  <w:rFonts w:ascii="Menlo;Monaco;Consolas;Courier N" w:hAnsi="Menlo;Monaco;Consolas;Courier N"/>
                  <w:color w:val="C00000"/>
                  <w:sz w:val="16"/>
                </w:rPr>
                <w:t>.PstlAdr.PstCd</w:t>
              </w:r>
              <w:proofErr w:type="spellEnd"/>
            </w:ins>
          </w:p>
          <w:p w14:paraId="254D7F9D" w14:textId="77777777" w:rsidR="00F574AA" w:rsidRPr="00BD4E9A" w:rsidRDefault="00F574AA" w:rsidP="00F574AA">
            <w:pPr>
              <w:pStyle w:val="PreformattedText"/>
              <w:spacing w:line="240" w:lineRule="auto"/>
              <w:jc w:val="center"/>
              <w:rPr>
                <w:rFonts w:ascii="Menlo;Monaco;Consolas;Courier N" w:hAnsi="Menlo;Monaco;Consolas;Courier N"/>
                <w:color w:val="C00000"/>
                <w:sz w:val="16"/>
              </w:rPr>
            </w:pPr>
          </w:p>
        </w:tc>
      </w:tr>
      <w:tr w:rsidR="00F574AA" w14:paraId="463D058A" w14:textId="77777777" w:rsidTr="00FF58F0">
        <w:tblPrEx>
          <w:tblW w:w="9540" w:type="dxa"/>
          <w:tblPrExChange w:id="344" w:author="Anshul Agrawal" w:date="2018-07-26T16:07:00Z">
            <w:tblPrEx>
              <w:tblW w:w="9540" w:type="dxa"/>
            </w:tblPrEx>
          </w:tblPrExChange>
        </w:tblPrEx>
        <w:trPr>
          <w:trHeight w:val="300"/>
          <w:trPrChange w:id="345" w:author="Anshul Agrawal" w:date="2018-07-26T16:07:00Z">
            <w:trPr>
              <w:trHeight w:val="300"/>
            </w:trPr>
          </w:trPrChange>
        </w:trPr>
        <w:tc>
          <w:tcPr>
            <w:tcW w:w="863" w:type="dxa"/>
            <w:tcBorders>
              <w:left w:val="single" w:sz="4" w:space="0" w:color="00000A"/>
              <w:bottom w:val="single" w:sz="4" w:space="0" w:color="00000A"/>
              <w:right w:val="single" w:sz="4" w:space="0" w:color="00000A"/>
            </w:tcBorders>
            <w:shd w:val="clear" w:color="auto" w:fill="auto"/>
            <w:vAlign w:val="bottom"/>
            <w:tcPrChange w:id="346" w:author="Anshul Agrawal" w:date="2018-07-26T16:07:00Z">
              <w:tcPr>
                <w:tcW w:w="863" w:type="dxa"/>
                <w:tcBorders>
                  <w:left w:val="single" w:sz="4" w:space="0" w:color="00000A"/>
                  <w:bottom w:val="single" w:sz="4" w:space="0" w:color="00000A"/>
                  <w:right w:val="single" w:sz="4" w:space="0" w:color="00000A"/>
                </w:tcBorders>
                <w:shd w:val="clear" w:color="auto" w:fill="auto"/>
                <w:vAlign w:val="bottom"/>
              </w:tcPr>
            </w:tcPrChange>
          </w:tcPr>
          <w:p w14:paraId="1A085630" w14:textId="77777777" w:rsidR="00F574AA" w:rsidRDefault="00F574AA" w:rsidP="00F574A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1.4.3.5</w:t>
            </w:r>
          </w:p>
        </w:tc>
        <w:tc>
          <w:tcPr>
            <w:tcW w:w="2344" w:type="dxa"/>
            <w:tcBorders>
              <w:bottom w:val="single" w:sz="4" w:space="0" w:color="00000A"/>
              <w:right w:val="single" w:sz="4" w:space="0" w:color="00000A"/>
            </w:tcBorders>
            <w:shd w:val="clear" w:color="auto" w:fill="auto"/>
            <w:vAlign w:val="bottom"/>
            <w:tcPrChange w:id="347" w:author="Anshul Agrawal" w:date="2018-07-26T16:07:00Z">
              <w:tcPr>
                <w:tcW w:w="2344" w:type="dxa"/>
                <w:tcBorders>
                  <w:bottom w:val="single" w:sz="4" w:space="0" w:color="00000A"/>
                  <w:right w:val="single" w:sz="4" w:space="0" w:color="00000A"/>
                </w:tcBorders>
                <w:shd w:val="clear" w:color="auto" w:fill="auto"/>
                <w:vAlign w:val="bottom"/>
              </w:tcPr>
            </w:tcPrChange>
          </w:tcPr>
          <w:p w14:paraId="4CDF2097" w14:textId="77777777" w:rsidR="00F574AA" w:rsidRDefault="00F574AA" w:rsidP="00F574AA">
            <w:pPr>
              <w:spacing w:after="0" w:line="240" w:lineRule="auto"/>
              <w:ind w:firstLine="800"/>
              <w:jc w:val="both"/>
              <w:rPr>
                <w:rFonts w:asciiTheme="majorHAnsi" w:eastAsia="Times New Roman" w:hAnsiTheme="majorHAnsi" w:cs="Times New Roman"/>
                <w:b/>
                <w:color w:val="000000"/>
                <w:sz w:val="20"/>
                <w:szCs w:val="18"/>
              </w:rPr>
            </w:pPr>
            <w:proofErr w:type="spellStart"/>
            <w:r>
              <w:rPr>
                <w:rFonts w:asciiTheme="majorHAnsi" w:eastAsia="Times New Roman" w:hAnsiTheme="majorHAnsi" w:cs="Times New Roman"/>
                <w:b/>
                <w:color w:val="000000"/>
                <w:sz w:val="20"/>
                <w:szCs w:val="18"/>
              </w:rPr>
              <w:t>TownName</w:t>
            </w:r>
            <w:proofErr w:type="spellEnd"/>
          </w:p>
        </w:tc>
        <w:tc>
          <w:tcPr>
            <w:tcW w:w="2631" w:type="dxa"/>
            <w:tcBorders>
              <w:top w:val="single" w:sz="4" w:space="0" w:color="00000A"/>
              <w:bottom w:val="single" w:sz="4" w:space="0" w:color="00000A"/>
              <w:right w:val="single" w:sz="4" w:space="0" w:color="00000A"/>
            </w:tcBorders>
            <w:shd w:val="clear" w:color="auto" w:fill="auto"/>
            <w:vAlign w:val="bottom"/>
            <w:tcPrChange w:id="348" w:author="Anshul Agrawal" w:date="2018-07-26T16:07:00Z">
              <w:tcPr>
                <w:tcW w:w="3154" w:type="dxa"/>
                <w:gridSpan w:val="2"/>
                <w:tcBorders>
                  <w:bottom w:val="single" w:sz="4" w:space="0" w:color="00000A"/>
                  <w:right w:val="single" w:sz="4" w:space="0" w:color="00000A"/>
                </w:tcBorders>
                <w:shd w:val="clear" w:color="auto" w:fill="auto"/>
                <w:vAlign w:val="bottom"/>
              </w:tcPr>
            </w:tcPrChange>
          </w:tcPr>
          <w:p w14:paraId="26F220B1" w14:textId="77777777" w:rsidR="00F574AA" w:rsidRDefault="00F574AA" w:rsidP="00F574A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 </w:t>
            </w:r>
          </w:p>
        </w:tc>
        <w:tc>
          <w:tcPr>
            <w:tcW w:w="1316" w:type="dxa"/>
            <w:tcBorders>
              <w:top w:val="single" w:sz="4" w:space="0" w:color="00000A"/>
              <w:left w:val="single" w:sz="4" w:space="0" w:color="00000A"/>
              <w:bottom w:val="single" w:sz="4" w:space="0" w:color="00000A"/>
              <w:right w:val="single" w:sz="4" w:space="0" w:color="00000A"/>
            </w:tcBorders>
            <w:shd w:val="clear" w:color="auto" w:fill="auto"/>
            <w:tcPrChange w:id="349" w:author="Anshul Agrawal" w:date="2018-07-26T16:07:00Z">
              <w:tcPr>
                <w:tcW w:w="793" w:type="dxa"/>
                <w:tcBorders>
                  <w:bottom w:val="single" w:sz="4" w:space="0" w:color="00000A"/>
                </w:tcBorders>
                <w:shd w:val="clear" w:color="auto" w:fill="auto"/>
              </w:tcPr>
            </w:tcPrChange>
          </w:tcPr>
          <w:p w14:paraId="31DCE5FE" w14:textId="77777777" w:rsidR="00F574AA" w:rsidRDefault="00F574AA" w:rsidP="00F574AA">
            <w:pPr>
              <w:spacing w:after="0" w:line="240" w:lineRule="auto"/>
              <w:jc w:val="center"/>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C</w:t>
            </w:r>
          </w:p>
        </w:tc>
        <w:tc>
          <w:tcPr>
            <w:tcW w:w="2386" w:type="dxa"/>
            <w:tcBorders>
              <w:top w:val="single" w:sz="4" w:space="0" w:color="00000A"/>
              <w:left w:val="single" w:sz="4" w:space="0" w:color="00000A"/>
              <w:bottom w:val="single" w:sz="4" w:space="0" w:color="00000A"/>
              <w:right w:val="single" w:sz="4" w:space="0" w:color="00000A"/>
            </w:tcBorders>
            <w:shd w:val="clear" w:color="auto" w:fill="auto"/>
            <w:tcPrChange w:id="350" w:author="Anshul Agrawal" w:date="2018-07-26T16:07:00Z">
              <w:tcPr>
                <w:tcW w:w="2386" w:type="dxa"/>
                <w:tcBorders>
                  <w:bottom w:val="single" w:sz="4" w:space="0" w:color="00000A"/>
                  <w:right w:val="single" w:sz="4" w:space="0" w:color="00000A"/>
                </w:tcBorders>
                <w:shd w:val="clear" w:color="auto" w:fill="auto"/>
              </w:tcPr>
            </w:tcPrChange>
          </w:tcPr>
          <w:p w14:paraId="027003E4" w14:textId="77777777" w:rsidR="00F574AA" w:rsidRPr="00BD4E9A" w:rsidRDefault="00F574AA" w:rsidP="00F574AA">
            <w:pPr>
              <w:pStyle w:val="PreformattedText"/>
              <w:spacing w:line="240" w:lineRule="auto"/>
              <w:jc w:val="center"/>
              <w:rPr>
                <w:ins w:id="351" w:author="Anshul Agrawal" w:date="2018-07-26T16:14:00Z"/>
                <w:rFonts w:ascii="Menlo;Monaco;Consolas;Courier N" w:hAnsi="Menlo;Monaco;Consolas;Courier N"/>
                <w:color w:val="C00000"/>
                <w:sz w:val="16"/>
              </w:rPr>
            </w:pPr>
            <w:proofErr w:type="spellStart"/>
            <w:r w:rsidRPr="00BD4E9A">
              <w:rPr>
                <w:rFonts w:ascii="Menlo;Monaco;Consolas;Courier N" w:hAnsi="Menlo;Monaco;Consolas;Courier N"/>
                <w:color w:val="C00000"/>
                <w:sz w:val="16"/>
              </w:rPr>
              <w:t>Incmg</w:t>
            </w:r>
            <w:r>
              <w:rPr>
                <w:rFonts w:ascii="Menlo;Monaco;Consolas;Courier N" w:hAnsi="Menlo;Monaco;Consolas;Courier N"/>
                <w:color w:val="C00000"/>
                <w:sz w:val="16"/>
              </w:rPr>
              <w:t>Cdtr</w:t>
            </w:r>
            <w:ins w:id="352" w:author="Anshul Agrawal" w:date="2018-07-26T16:14:00Z">
              <w:r w:rsidRPr="00BD4E9A">
                <w:rPr>
                  <w:rFonts w:ascii="Menlo;Monaco;Consolas;Courier N" w:hAnsi="Menlo;Monaco;Consolas;Courier N"/>
                  <w:color w:val="C00000"/>
                  <w:sz w:val="16"/>
                </w:rPr>
                <w:t>.PstlAdr.TwnNm</w:t>
              </w:r>
              <w:proofErr w:type="spellEnd"/>
            </w:ins>
          </w:p>
          <w:p w14:paraId="1E51E14D" w14:textId="77777777" w:rsidR="00F574AA" w:rsidRPr="00BD4E9A" w:rsidRDefault="00F574AA" w:rsidP="00F574AA">
            <w:pPr>
              <w:pStyle w:val="PreformattedText"/>
              <w:spacing w:line="240" w:lineRule="auto"/>
              <w:jc w:val="center"/>
              <w:rPr>
                <w:rFonts w:ascii="Menlo;Monaco;Consolas;Courier N" w:hAnsi="Menlo;Monaco;Consolas;Courier N"/>
                <w:color w:val="C00000"/>
                <w:sz w:val="16"/>
              </w:rPr>
            </w:pPr>
          </w:p>
        </w:tc>
      </w:tr>
      <w:tr w:rsidR="00F574AA" w14:paraId="11AC9DE1" w14:textId="77777777" w:rsidTr="00FF58F0">
        <w:tblPrEx>
          <w:tblW w:w="9540" w:type="dxa"/>
          <w:tblPrExChange w:id="353" w:author="Anshul Agrawal" w:date="2018-07-26T16:07:00Z">
            <w:tblPrEx>
              <w:tblW w:w="9540" w:type="dxa"/>
            </w:tblPrEx>
          </w:tblPrExChange>
        </w:tblPrEx>
        <w:trPr>
          <w:trHeight w:val="300"/>
          <w:trPrChange w:id="354" w:author="Anshul Agrawal" w:date="2018-07-26T16:07:00Z">
            <w:trPr>
              <w:trHeight w:val="300"/>
            </w:trPr>
          </w:trPrChange>
        </w:trPr>
        <w:tc>
          <w:tcPr>
            <w:tcW w:w="863" w:type="dxa"/>
            <w:tcBorders>
              <w:left w:val="single" w:sz="4" w:space="0" w:color="00000A"/>
              <w:bottom w:val="single" w:sz="4" w:space="0" w:color="00000A"/>
              <w:right w:val="single" w:sz="4" w:space="0" w:color="00000A"/>
            </w:tcBorders>
            <w:shd w:val="clear" w:color="auto" w:fill="auto"/>
            <w:vAlign w:val="bottom"/>
            <w:tcPrChange w:id="355" w:author="Anshul Agrawal" w:date="2018-07-26T16:07:00Z">
              <w:tcPr>
                <w:tcW w:w="863" w:type="dxa"/>
                <w:tcBorders>
                  <w:left w:val="single" w:sz="4" w:space="0" w:color="00000A"/>
                  <w:bottom w:val="single" w:sz="4" w:space="0" w:color="00000A"/>
                  <w:right w:val="single" w:sz="4" w:space="0" w:color="00000A"/>
                </w:tcBorders>
                <w:shd w:val="clear" w:color="auto" w:fill="auto"/>
                <w:vAlign w:val="bottom"/>
              </w:tcPr>
            </w:tcPrChange>
          </w:tcPr>
          <w:p w14:paraId="2E0A6350" w14:textId="77777777" w:rsidR="00F574AA" w:rsidRDefault="00F574AA" w:rsidP="00F574A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1.4.3.6</w:t>
            </w:r>
          </w:p>
        </w:tc>
        <w:tc>
          <w:tcPr>
            <w:tcW w:w="2344" w:type="dxa"/>
            <w:tcBorders>
              <w:bottom w:val="single" w:sz="4" w:space="0" w:color="00000A"/>
              <w:right w:val="single" w:sz="4" w:space="0" w:color="00000A"/>
            </w:tcBorders>
            <w:shd w:val="clear" w:color="auto" w:fill="auto"/>
            <w:vAlign w:val="bottom"/>
            <w:tcPrChange w:id="356" w:author="Anshul Agrawal" w:date="2018-07-26T16:07:00Z">
              <w:tcPr>
                <w:tcW w:w="2344" w:type="dxa"/>
                <w:tcBorders>
                  <w:bottom w:val="single" w:sz="4" w:space="0" w:color="00000A"/>
                  <w:right w:val="single" w:sz="4" w:space="0" w:color="00000A"/>
                </w:tcBorders>
                <w:shd w:val="clear" w:color="auto" w:fill="auto"/>
                <w:vAlign w:val="bottom"/>
              </w:tcPr>
            </w:tcPrChange>
          </w:tcPr>
          <w:p w14:paraId="5F90C848" w14:textId="77777777" w:rsidR="00F574AA" w:rsidRDefault="00F574AA" w:rsidP="00F574AA">
            <w:pPr>
              <w:spacing w:after="0" w:line="240" w:lineRule="auto"/>
              <w:ind w:firstLine="800"/>
              <w:jc w:val="both"/>
              <w:rPr>
                <w:rFonts w:asciiTheme="majorHAnsi" w:eastAsia="Times New Roman" w:hAnsiTheme="majorHAnsi" w:cs="Times New Roman"/>
                <w:b/>
                <w:color w:val="000000"/>
                <w:sz w:val="20"/>
                <w:szCs w:val="18"/>
              </w:rPr>
            </w:pPr>
            <w:r>
              <w:rPr>
                <w:rFonts w:asciiTheme="majorHAnsi" w:eastAsia="Times New Roman" w:hAnsiTheme="majorHAnsi" w:cs="Times New Roman"/>
                <w:b/>
                <w:color w:val="000000"/>
                <w:sz w:val="20"/>
                <w:szCs w:val="18"/>
              </w:rPr>
              <w:t>Country</w:t>
            </w:r>
          </w:p>
        </w:tc>
        <w:tc>
          <w:tcPr>
            <w:tcW w:w="2631" w:type="dxa"/>
            <w:tcBorders>
              <w:top w:val="single" w:sz="4" w:space="0" w:color="00000A"/>
              <w:bottom w:val="single" w:sz="4" w:space="0" w:color="00000A"/>
              <w:right w:val="single" w:sz="4" w:space="0" w:color="00000A"/>
            </w:tcBorders>
            <w:shd w:val="clear" w:color="auto" w:fill="auto"/>
            <w:vAlign w:val="bottom"/>
            <w:tcPrChange w:id="357" w:author="Anshul Agrawal" w:date="2018-07-26T16:07:00Z">
              <w:tcPr>
                <w:tcW w:w="3154" w:type="dxa"/>
                <w:gridSpan w:val="2"/>
                <w:tcBorders>
                  <w:bottom w:val="single" w:sz="4" w:space="0" w:color="00000A"/>
                  <w:right w:val="single" w:sz="4" w:space="0" w:color="00000A"/>
                </w:tcBorders>
                <w:shd w:val="clear" w:color="auto" w:fill="auto"/>
                <w:vAlign w:val="bottom"/>
              </w:tcPr>
            </w:tcPrChange>
          </w:tcPr>
          <w:p w14:paraId="5060524A" w14:textId="77777777" w:rsidR="00F574AA" w:rsidRDefault="00F574AA" w:rsidP="00F574A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 </w:t>
            </w:r>
          </w:p>
        </w:tc>
        <w:tc>
          <w:tcPr>
            <w:tcW w:w="1316" w:type="dxa"/>
            <w:tcBorders>
              <w:top w:val="single" w:sz="4" w:space="0" w:color="00000A"/>
              <w:left w:val="single" w:sz="4" w:space="0" w:color="00000A"/>
              <w:bottom w:val="single" w:sz="4" w:space="0" w:color="00000A"/>
              <w:right w:val="single" w:sz="4" w:space="0" w:color="00000A"/>
            </w:tcBorders>
            <w:shd w:val="clear" w:color="auto" w:fill="auto"/>
            <w:tcPrChange w:id="358" w:author="Anshul Agrawal" w:date="2018-07-26T16:07:00Z">
              <w:tcPr>
                <w:tcW w:w="793" w:type="dxa"/>
                <w:tcBorders>
                  <w:bottom w:val="single" w:sz="4" w:space="0" w:color="00000A"/>
                </w:tcBorders>
                <w:shd w:val="clear" w:color="auto" w:fill="auto"/>
              </w:tcPr>
            </w:tcPrChange>
          </w:tcPr>
          <w:p w14:paraId="1A41BC73" w14:textId="77777777" w:rsidR="00F574AA" w:rsidRDefault="00F574AA" w:rsidP="00F574AA">
            <w:pPr>
              <w:spacing w:after="0" w:line="240" w:lineRule="auto"/>
              <w:jc w:val="center"/>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C</w:t>
            </w:r>
          </w:p>
        </w:tc>
        <w:tc>
          <w:tcPr>
            <w:tcW w:w="2386" w:type="dxa"/>
            <w:tcBorders>
              <w:top w:val="single" w:sz="4" w:space="0" w:color="00000A"/>
              <w:left w:val="single" w:sz="4" w:space="0" w:color="00000A"/>
              <w:bottom w:val="single" w:sz="4" w:space="0" w:color="00000A"/>
              <w:right w:val="single" w:sz="4" w:space="0" w:color="00000A"/>
            </w:tcBorders>
            <w:shd w:val="clear" w:color="auto" w:fill="auto"/>
            <w:tcPrChange w:id="359" w:author="Anshul Agrawal" w:date="2018-07-26T16:07:00Z">
              <w:tcPr>
                <w:tcW w:w="2386" w:type="dxa"/>
                <w:tcBorders>
                  <w:bottom w:val="single" w:sz="4" w:space="0" w:color="00000A"/>
                  <w:right w:val="single" w:sz="4" w:space="0" w:color="00000A"/>
                </w:tcBorders>
                <w:shd w:val="clear" w:color="auto" w:fill="auto"/>
              </w:tcPr>
            </w:tcPrChange>
          </w:tcPr>
          <w:p w14:paraId="66E739E7" w14:textId="77777777" w:rsidR="00F574AA" w:rsidRPr="00BD4E9A" w:rsidRDefault="00F574AA" w:rsidP="00F574AA">
            <w:pPr>
              <w:pStyle w:val="PreformattedText"/>
              <w:spacing w:line="240" w:lineRule="auto"/>
              <w:jc w:val="center"/>
              <w:rPr>
                <w:ins w:id="360" w:author="Anshul Agrawal" w:date="2018-07-26T16:14:00Z"/>
                <w:rFonts w:ascii="Menlo;Monaco;Consolas;Courier N" w:hAnsi="Menlo;Monaco;Consolas;Courier N"/>
                <w:color w:val="C00000"/>
                <w:sz w:val="16"/>
              </w:rPr>
            </w:pPr>
            <w:proofErr w:type="spellStart"/>
            <w:r w:rsidRPr="00BD4E9A">
              <w:rPr>
                <w:rFonts w:ascii="Menlo;Monaco;Consolas;Courier N" w:hAnsi="Menlo;Monaco;Consolas;Courier N"/>
                <w:color w:val="C00000"/>
                <w:sz w:val="16"/>
              </w:rPr>
              <w:t>Incmg</w:t>
            </w:r>
            <w:r>
              <w:rPr>
                <w:rFonts w:ascii="Menlo;Monaco;Consolas;Courier N" w:hAnsi="Menlo;Monaco;Consolas;Courier N"/>
                <w:color w:val="C00000"/>
                <w:sz w:val="16"/>
              </w:rPr>
              <w:t>Cdtr</w:t>
            </w:r>
            <w:ins w:id="361" w:author="Anshul Agrawal" w:date="2018-07-26T16:14:00Z">
              <w:r w:rsidRPr="00BD4E9A">
                <w:rPr>
                  <w:rFonts w:ascii="Menlo;Monaco;Consolas;Courier N" w:hAnsi="Menlo;Monaco;Consolas;Courier N"/>
                  <w:color w:val="C00000"/>
                  <w:sz w:val="16"/>
                </w:rPr>
                <w:t>.PstlAdr.Ctry</w:t>
              </w:r>
              <w:proofErr w:type="spellEnd"/>
            </w:ins>
          </w:p>
          <w:p w14:paraId="4FA5409D" w14:textId="77777777" w:rsidR="00F574AA" w:rsidRPr="00BD4E9A" w:rsidRDefault="00F574AA" w:rsidP="00F574AA">
            <w:pPr>
              <w:pStyle w:val="PreformattedText"/>
              <w:spacing w:line="240" w:lineRule="auto"/>
              <w:jc w:val="center"/>
              <w:rPr>
                <w:rFonts w:ascii="Menlo;Monaco;Consolas;Courier N" w:hAnsi="Menlo;Monaco;Consolas;Courier N"/>
                <w:color w:val="C00000"/>
                <w:sz w:val="16"/>
              </w:rPr>
            </w:pPr>
          </w:p>
        </w:tc>
      </w:tr>
      <w:tr w:rsidR="00F574AA" w14:paraId="0186B7F2" w14:textId="77777777" w:rsidTr="00FF58F0">
        <w:tblPrEx>
          <w:tblW w:w="9540" w:type="dxa"/>
          <w:tblPrExChange w:id="362" w:author="Anshul Agrawal" w:date="2018-07-26T16:07:00Z">
            <w:tblPrEx>
              <w:tblW w:w="9540" w:type="dxa"/>
            </w:tblPrEx>
          </w:tblPrExChange>
        </w:tblPrEx>
        <w:trPr>
          <w:trHeight w:val="300"/>
          <w:trPrChange w:id="363" w:author="Anshul Agrawal" w:date="2018-07-26T16:07:00Z">
            <w:trPr>
              <w:trHeight w:val="300"/>
            </w:trPr>
          </w:trPrChange>
        </w:trPr>
        <w:tc>
          <w:tcPr>
            <w:tcW w:w="863" w:type="dxa"/>
            <w:tcBorders>
              <w:left w:val="single" w:sz="4" w:space="0" w:color="00000A"/>
              <w:bottom w:val="single" w:sz="4" w:space="0" w:color="00000A"/>
              <w:right w:val="single" w:sz="4" w:space="0" w:color="00000A"/>
            </w:tcBorders>
            <w:shd w:val="clear" w:color="000000" w:fill="D9D9D9"/>
            <w:vAlign w:val="bottom"/>
            <w:tcPrChange w:id="364" w:author="Anshul Agrawal" w:date="2018-07-26T16:07:00Z">
              <w:tcPr>
                <w:tcW w:w="863" w:type="dxa"/>
                <w:tcBorders>
                  <w:left w:val="single" w:sz="4" w:space="0" w:color="00000A"/>
                  <w:bottom w:val="single" w:sz="4" w:space="0" w:color="00000A"/>
                  <w:right w:val="single" w:sz="4" w:space="0" w:color="00000A"/>
                </w:tcBorders>
                <w:shd w:val="clear" w:color="000000" w:fill="D9D9D9"/>
                <w:vAlign w:val="bottom"/>
              </w:tcPr>
            </w:tcPrChange>
          </w:tcPr>
          <w:p w14:paraId="26318839" w14:textId="77777777" w:rsidR="00F574AA" w:rsidRDefault="00F574AA" w:rsidP="00F574A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1.4.3.7</w:t>
            </w:r>
          </w:p>
        </w:tc>
        <w:tc>
          <w:tcPr>
            <w:tcW w:w="2344" w:type="dxa"/>
            <w:tcBorders>
              <w:bottom w:val="single" w:sz="4" w:space="0" w:color="00000A"/>
              <w:right w:val="single" w:sz="4" w:space="0" w:color="00000A"/>
            </w:tcBorders>
            <w:shd w:val="clear" w:color="000000" w:fill="D9D9D9"/>
            <w:vAlign w:val="bottom"/>
            <w:tcPrChange w:id="365" w:author="Anshul Agrawal" w:date="2018-07-26T16:07:00Z">
              <w:tcPr>
                <w:tcW w:w="2344" w:type="dxa"/>
                <w:tcBorders>
                  <w:bottom w:val="single" w:sz="4" w:space="0" w:color="00000A"/>
                  <w:right w:val="single" w:sz="4" w:space="0" w:color="00000A"/>
                </w:tcBorders>
                <w:shd w:val="clear" w:color="000000" w:fill="D9D9D9"/>
                <w:vAlign w:val="bottom"/>
              </w:tcPr>
            </w:tcPrChange>
          </w:tcPr>
          <w:p w14:paraId="5543B11F" w14:textId="77777777" w:rsidR="00F574AA" w:rsidRDefault="00F574AA" w:rsidP="00F574AA">
            <w:pPr>
              <w:spacing w:after="0" w:line="240" w:lineRule="auto"/>
              <w:ind w:firstLine="800"/>
              <w:jc w:val="both"/>
              <w:rPr>
                <w:rFonts w:asciiTheme="majorHAnsi" w:eastAsia="Times New Roman" w:hAnsiTheme="majorHAnsi" w:cs="Times New Roman"/>
                <w:color w:val="000000"/>
                <w:sz w:val="20"/>
                <w:szCs w:val="18"/>
              </w:rPr>
            </w:pPr>
            <w:proofErr w:type="spellStart"/>
            <w:r>
              <w:rPr>
                <w:rFonts w:asciiTheme="majorHAnsi" w:eastAsia="Times New Roman" w:hAnsiTheme="majorHAnsi" w:cs="Times New Roman"/>
                <w:color w:val="000000"/>
                <w:sz w:val="20"/>
                <w:szCs w:val="18"/>
              </w:rPr>
              <w:t>CreditorAcct</w:t>
            </w:r>
            <w:proofErr w:type="spellEnd"/>
          </w:p>
        </w:tc>
        <w:tc>
          <w:tcPr>
            <w:tcW w:w="2631" w:type="dxa"/>
            <w:tcBorders>
              <w:top w:val="single" w:sz="4" w:space="0" w:color="00000A"/>
              <w:bottom w:val="single" w:sz="4" w:space="0" w:color="00000A"/>
              <w:right w:val="single" w:sz="4" w:space="0" w:color="00000A"/>
            </w:tcBorders>
            <w:shd w:val="clear" w:color="000000" w:fill="D9D9D9"/>
            <w:vAlign w:val="bottom"/>
            <w:tcPrChange w:id="366" w:author="Anshul Agrawal" w:date="2018-07-26T16:07:00Z">
              <w:tcPr>
                <w:tcW w:w="3154" w:type="dxa"/>
                <w:gridSpan w:val="2"/>
                <w:tcBorders>
                  <w:bottom w:val="single" w:sz="4" w:space="0" w:color="00000A"/>
                  <w:right w:val="single" w:sz="4" w:space="0" w:color="00000A"/>
                </w:tcBorders>
                <w:shd w:val="clear" w:color="000000" w:fill="D9D9D9"/>
                <w:vAlign w:val="bottom"/>
              </w:tcPr>
            </w:tcPrChange>
          </w:tcPr>
          <w:p w14:paraId="20EED7DE" w14:textId="77777777" w:rsidR="00F574AA" w:rsidRDefault="00F574AA" w:rsidP="00F574A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Account Identifier for the Creditor</w:t>
            </w:r>
          </w:p>
        </w:tc>
        <w:tc>
          <w:tcPr>
            <w:tcW w:w="1316" w:type="dxa"/>
            <w:tcBorders>
              <w:top w:val="single" w:sz="4" w:space="0" w:color="00000A"/>
              <w:left w:val="single" w:sz="4" w:space="0" w:color="00000A"/>
              <w:bottom w:val="single" w:sz="4" w:space="0" w:color="00000A"/>
              <w:right w:val="single" w:sz="4" w:space="0" w:color="00000A"/>
            </w:tcBorders>
            <w:shd w:val="clear" w:color="000000" w:fill="D9D9D9"/>
            <w:tcPrChange w:id="367" w:author="Anshul Agrawal" w:date="2018-07-26T16:07:00Z">
              <w:tcPr>
                <w:tcW w:w="793" w:type="dxa"/>
                <w:tcBorders>
                  <w:bottom w:val="single" w:sz="4" w:space="0" w:color="00000A"/>
                </w:tcBorders>
                <w:shd w:val="clear" w:color="000000" w:fill="D9D9D9"/>
              </w:tcPr>
            </w:tcPrChange>
          </w:tcPr>
          <w:p w14:paraId="05DC1ED1" w14:textId="77777777" w:rsidR="00F574AA" w:rsidRDefault="00F574AA" w:rsidP="00F574AA">
            <w:pPr>
              <w:spacing w:after="0" w:line="240" w:lineRule="auto"/>
              <w:jc w:val="center"/>
              <w:rPr>
                <w:rFonts w:asciiTheme="majorHAnsi" w:eastAsia="Times New Roman" w:hAnsiTheme="majorHAnsi" w:cs="Times New Roman"/>
                <w:color w:val="000000"/>
                <w:sz w:val="18"/>
                <w:szCs w:val="18"/>
              </w:rPr>
            </w:pPr>
          </w:p>
        </w:tc>
        <w:tc>
          <w:tcPr>
            <w:tcW w:w="2386" w:type="dxa"/>
            <w:tcBorders>
              <w:top w:val="single" w:sz="4" w:space="0" w:color="00000A"/>
              <w:left w:val="single" w:sz="4" w:space="0" w:color="00000A"/>
              <w:bottom w:val="single" w:sz="4" w:space="0" w:color="00000A"/>
              <w:right w:val="single" w:sz="4" w:space="0" w:color="00000A"/>
            </w:tcBorders>
            <w:shd w:val="clear" w:color="000000" w:fill="D9D9D9"/>
            <w:tcPrChange w:id="368" w:author="Anshul Agrawal" w:date="2018-07-26T16:07:00Z">
              <w:tcPr>
                <w:tcW w:w="2386" w:type="dxa"/>
                <w:tcBorders>
                  <w:bottom w:val="single" w:sz="4" w:space="0" w:color="00000A"/>
                  <w:right w:val="single" w:sz="4" w:space="0" w:color="00000A"/>
                </w:tcBorders>
                <w:shd w:val="clear" w:color="000000" w:fill="D9D9D9"/>
              </w:tcPr>
            </w:tcPrChange>
          </w:tcPr>
          <w:p w14:paraId="6896F01F" w14:textId="77777777" w:rsidR="00F574AA" w:rsidRDefault="00F574AA" w:rsidP="00F574AA">
            <w:pPr>
              <w:spacing w:after="0" w:line="240" w:lineRule="auto"/>
              <w:jc w:val="center"/>
              <w:rPr>
                <w:rFonts w:asciiTheme="majorHAnsi" w:eastAsia="Times New Roman" w:hAnsiTheme="majorHAnsi" w:cs="Times New Roman"/>
                <w:color w:val="000000"/>
                <w:sz w:val="18"/>
                <w:szCs w:val="18"/>
              </w:rPr>
            </w:pPr>
          </w:p>
        </w:tc>
      </w:tr>
      <w:tr w:rsidR="00F574AA" w14:paraId="155690B6" w14:textId="77777777" w:rsidTr="00FF58F0">
        <w:tblPrEx>
          <w:tblW w:w="9540" w:type="dxa"/>
          <w:tblPrExChange w:id="369" w:author="Anshul Agrawal" w:date="2018-07-26T16:07:00Z">
            <w:tblPrEx>
              <w:tblW w:w="9540" w:type="dxa"/>
            </w:tblPrEx>
          </w:tblPrExChange>
        </w:tblPrEx>
        <w:trPr>
          <w:trHeight w:val="300"/>
          <w:trPrChange w:id="370" w:author="Anshul Agrawal" w:date="2018-07-26T16:07:00Z">
            <w:trPr>
              <w:trHeight w:val="300"/>
            </w:trPr>
          </w:trPrChange>
        </w:trPr>
        <w:tc>
          <w:tcPr>
            <w:tcW w:w="863" w:type="dxa"/>
            <w:tcBorders>
              <w:left w:val="single" w:sz="4" w:space="0" w:color="00000A"/>
              <w:bottom w:val="single" w:sz="4" w:space="0" w:color="00000A"/>
              <w:right w:val="single" w:sz="4" w:space="0" w:color="00000A"/>
            </w:tcBorders>
            <w:shd w:val="clear" w:color="auto" w:fill="auto"/>
            <w:vAlign w:val="bottom"/>
            <w:tcPrChange w:id="371" w:author="Anshul Agrawal" w:date="2018-07-26T16:07:00Z">
              <w:tcPr>
                <w:tcW w:w="863" w:type="dxa"/>
                <w:tcBorders>
                  <w:left w:val="single" w:sz="4" w:space="0" w:color="00000A"/>
                  <w:bottom w:val="single" w:sz="4" w:space="0" w:color="00000A"/>
                  <w:right w:val="single" w:sz="4" w:space="0" w:color="00000A"/>
                </w:tcBorders>
                <w:shd w:val="clear" w:color="auto" w:fill="auto"/>
                <w:vAlign w:val="bottom"/>
              </w:tcPr>
            </w:tcPrChange>
          </w:tcPr>
          <w:p w14:paraId="284B7ADC" w14:textId="77777777" w:rsidR="00F574AA" w:rsidRDefault="00F574AA" w:rsidP="00F574A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1.4.3.7.1</w:t>
            </w:r>
          </w:p>
        </w:tc>
        <w:tc>
          <w:tcPr>
            <w:tcW w:w="2344" w:type="dxa"/>
            <w:tcBorders>
              <w:bottom w:val="single" w:sz="4" w:space="0" w:color="00000A"/>
              <w:right w:val="single" w:sz="4" w:space="0" w:color="00000A"/>
            </w:tcBorders>
            <w:shd w:val="clear" w:color="auto" w:fill="auto"/>
            <w:vAlign w:val="bottom"/>
            <w:tcPrChange w:id="372" w:author="Anshul Agrawal" w:date="2018-07-26T16:07:00Z">
              <w:tcPr>
                <w:tcW w:w="2344" w:type="dxa"/>
                <w:tcBorders>
                  <w:bottom w:val="single" w:sz="4" w:space="0" w:color="00000A"/>
                  <w:right w:val="single" w:sz="4" w:space="0" w:color="00000A"/>
                </w:tcBorders>
                <w:shd w:val="clear" w:color="auto" w:fill="auto"/>
                <w:vAlign w:val="bottom"/>
              </w:tcPr>
            </w:tcPrChange>
          </w:tcPr>
          <w:p w14:paraId="72B50962" w14:textId="77777777" w:rsidR="00F574AA" w:rsidRDefault="00F574AA" w:rsidP="00F574AA">
            <w:pPr>
              <w:spacing w:after="0" w:line="240" w:lineRule="auto"/>
              <w:ind w:firstLine="1200"/>
              <w:jc w:val="both"/>
              <w:rPr>
                <w:rFonts w:asciiTheme="majorHAnsi" w:eastAsia="Times New Roman" w:hAnsiTheme="majorHAnsi" w:cs="Times New Roman"/>
                <w:b/>
                <w:color w:val="000000"/>
                <w:sz w:val="20"/>
                <w:szCs w:val="18"/>
              </w:rPr>
            </w:pPr>
            <w:r>
              <w:rPr>
                <w:rFonts w:asciiTheme="majorHAnsi" w:eastAsia="Times New Roman" w:hAnsiTheme="majorHAnsi" w:cs="Times New Roman"/>
                <w:b/>
                <w:color w:val="000000"/>
                <w:sz w:val="20"/>
                <w:szCs w:val="18"/>
              </w:rPr>
              <w:t>Id</w:t>
            </w:r>
          </w:p>
        </w:tc>
        <w:tc>
          <w:tcPr>
            <w:tcW w:w="2631" w:type="dxa"/>
            <w:tcBorders>
              <w:top w:val="single" w:sz="4" w:space="0" w:color="00000A"/>
              <w:bottom w:val="single" w:sz="4" w:space="0" w:color="00000A"/>
              <w:right w:val="single" w:sz="4" w:space="0" w:color="00000A"/>
            </w:tcBorders>
            <w:shd w:val="clear" w:color="auto" w:fill="auto"/>
            <w:vAlign w:val="bottom"/>
            <w:tcPrChange w:id="373" w:author="Anshul Agrawal" w:date="2018-07-26T16:07:00Z">
              <w:tcPr>
                <w:tcW w:w="3154" w:type="dxa"/>
                <w:gridSpan w:val="2"/>
                <w:tcBorders>
                  <w:bottom w:val="single" w:sz="4" w:space="0" w:color="00000A"/>
                  <w:right w:val="single" w:sz="4" w:space="0" w:color="00000A"/>
                </w:tcBorders>
                <w:shd w:val="clear" w:color="auto" w:fill="auto"/>
                <w:vAlign w:val="bottom"/>
              </w:tcPr>
            </w:tcPrChange>
          </w:tcPr>
          <w:p w14:paraId="2635FA8A" w14:textId="77777777" w:rsidR="00F574AA" w:rsidRDefault="00F574AA" w:rsidP="00F574A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 </w:t>
            </w:r>
          </w:p>
        </w:tc>
        <w:tc>
          <w:tcPr>
            <w:tcW w:w="1316" w:type="dxa"/>
            <w:tcBorders>
              <w:top w:val="single" w:sz="4" w:space="0" w:color="00000A"/>
              <w:left w:val="single" w:sz="4" w:space="0" w:color="00000A"/>
              <w:bottom w:val="single" w:sz="4" w:space="0" w:color="00000A"/>
              <w:right w:val="single" w:sz="4" w:space="0" w:color="00000A"/>
            </w:tcBorders>
            <w:shd w:val="clear" w:color="auto" w:fill="auto"/>
            <w:tcPrChange w:id="374" w:author="Anshul Agrawal" w:date="2018-07-26T16:07:00Z">
              <w:tcPr>
                <w:tcW w:w="793" w:type="dxa"/>
                <w:tcBorders>
                  <w:bottom w:val="single" w:sz="4" w:space="0" w:color="00000A"/>
                </w:tcBorders>
                <w:shd w:val="clear" w:color="auto" w:fill="auto"/>
              </w:tcPr>
            </w:tcPrChange>
          </w:tcPr>
          <w:p w14:paraId="7FD93AA6" w14:textId="77777777" w:rsidR="00F574AA" w:rsidRDefault="00F574AA" w:rsidP="00F574AA">
            <w:pPr>
              <w:spacing w:after="0" w:line="240" w:lineRule="auto"/>
              <w:jc w:val="center"/>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M</w:t>
            </w:r>
          </w:p>
        </w:tc>
        <w:tc>
          <w:tcPr>
            <w:tcW w:w="2386" w:type="dxa"/>
            <w:tcBorders>
              <w:top w:val="single" w:sz="4" w:space="0" w:color="00000A"/>
              <w:left w:val="single" w:sz="4" w:space="0" w:color="00000A"/>
              <w:bottom w:val="single" w:sz="4" w:space="0" w:color="00000A"/>
              <w:right w:val="single" w:sz="4" w:space="0" w:color="00000A"/>
            </w:tcBorders>
            <w:shd w:val="clear" w:color="auto" w:fill="auto"/>
            <w:tcPrChange w:id="375" w:author="Anshul Agrawal" w:date="2018-07-26T16:07:00Z">
              <w:tcPr>
                <w:tcW w:w="2386" w:type="dxa"/>
                <w:tcBorders>
                  <w:bottom w:val="single" w:sz="4" w:space="0" w:color="00000A"/>
                  <w:right w:val="single" w:sz="4" w:space="0" w:color="00000A"/>
                </w:tcBorders>
                <w:shd w:val="clear" w:color="auto" w:fill="auto"/>
              </w:tcPr>
            </w:tcPrChange>
          </w:tcPr>
          <w:p w14:paraId="4BABED30" w14:textId="77777777" w:rsidR="00F574AA" w:rsidRPr="00BD4E9A" w:rsidRDefault="00F574AA" w:rsidP="00F574AA">
            <w:pPr>
              <w:pStyle w:val="PreformattedText"/>
              <w:spacing w:line="240" w:lineRule="auto"/>
              <w:jc w:val="center"/>
              <w:rPr>
                <w:ins w:id="376" w:author="Anshul Agrawal" w:date="2018-07-26T16:14:00Z"/>
                <w:rFonts w:ascii="Menlo;Monaco;Consolas;Courier N" w:hAnsi="Menlo;Monaco;Consolas;Courier N"/>
                <w:color w:val="C00000"/>
                <w:sz w:val="16"/>
              </w:rPr>
            </w:pPr>
            <w:proofErr w:type="spellStart"/>
            <w:r w:rsidRPr="00BD4E9A">
              <w:rPr>
                <w:rFonts w:ascii="Menlo;Monaco;Consolas;Courier N" w:hAnsi="Menlo;Monaco;Consolas;Courier N"/>
                <w:color w:val="C00000"/>
                <w:sz w:val="16"/>
              </w:rPr>
              <w:t>Incmg</w:t>
            </w:r>
            <w:r>
              <w:rPr>
                <w:rFonts w:ascii="Menlo;Monaco;Consolas;Courier N" w:hAnsi="Menlo;Monaco;Consolas;Courier N"/>
                <w:color w:val="C00000"/>
                <w:sz w:val="16"/>
              </w:rPr>
              <w:t>Cdtr</w:t>
            </w:r>
            <w:ins w:id="377" w:author="Anshul Agrawal" w:date="2018-07-26T16:14:00Z">
              <w:r w:rsidRPr="00BD4E9A">
                <w:rPr>
                  <w:rFonts w:ascii="Menlo;Monaco;Consolas;Courier N" w:hAnsi="Menlo;Monaco;Consolas;Courier N"/>
                  <w:color w:val="C00000"/>
                  <w:sz w:val="16"/>
                </w:rPr>
                <w:t>.Acc</w:t>
              </w:r>
            </w:ins>
            <w:r>
              <w:rPr>
                <w:rFonts w:ascii="Menlo;Monaco;Consolas;Courier N" w:hAnsi="Menlo;Monaco;Consolas;Courier N"/>
                <w:color w:val="C00000"/>
                <w:sz w:val="16"/>
              </w:rPr>
              <w:t>t</w:t>
            </w:r>
            <w:proofErr w:type="spellEnd"/>
          </w:p>
          <w:p w14:paraId="1DB72015" w14:textId="77777777" w:rsidR="00F574AA" w:rsidRDefault="00F574AA" w:rsidP="00F574AA">
            <w:pPr>
              <w:pStyle w:val="PreformattedText"/>
              <w:spacing w:line="240" w:lineRule="auto"/>
              <w:jc w:val="center"/>
              <w:rPr>
                <w:rFonts w:ascii="Menlo;Monaco;Consolas;Courier N" w:hAnsi="Menlo;Monaco;Consolas;Courier N"/>
                <w:color w:val="333333"/>
                <w:sz w:val="16"/>
              </w:rPr>
            </w:pPr>
          </w:p>
        </w:tc>
      </w:tr>
      <w:tr w:rsidR="002F515A" w14:paraId="66F4E89E" w14:textId="77777777" w:rsidTr="00FF58F0">
        <w:tblPrEx>
          <w:tblW w:w="9540" w:type="dxa"/>
          <w:tblPrExChange w:id="378" w:author="Anshul Agrawal" w:date="2018-07-26T16:07:00Z">
            <w:tblPrEx>
              <w:tblW w:w="9540" w:type="dxa"/>
            </w:tblPrEx>
          </w:tblPrExChange>
        </w:tblPrEx>
        <w:trPr>
          <w:trHeight w:val="300"/>
          <w:trPrChange w:id="379" w:author="Anshul Agrawal" w:date="2018-07-26T16:07:00Z">
            <w:trPr>
              <w:trHeight w:val="300"/>
            </w:trPr>
          </w:trPrChange>
        </w:trPr>
        <w:tc>
          <w:tcPr>
            <w:tcW w:w="863" w:type="dxa"/>
            <w:tcBorders>
              <w:left w:val="single" w:sz="4" w:space="0" w:color="00000A"/>
              <w:bottom w:val="single" w:sz="4" w:space="0" w:color="00000A"/>
              <w:right w:val="single" w:sz="4" w:space="0" w:color="00000A"/>
            </w:tcBorders>
            <w:shd w:val="clear" w:color="000000" w:fill="D9D9D9"/>
            <w:vAlign w:val="bottom"/>
            <w:tcPrChange w:id="380" w:author="Anshul Agrawal" w:date="2018-07-26T16:07:00Z">
              <w:tcPr>
                <w:tcW w:w="863" w:type="dxa"/>
                <w:tcBorders>
                  <w:left w:val="single" w:sz="4" w:space="0" w:color="00000A"/>
                  <w:bottom w:val="single" w:sz="4" w:space="0" w:color="00000A"/>
                  <w:right w:val="single" w:sz="4" w:space="0" w:color="00000A"/>
                </w:tcBorders>
                <w:shd w:val="clear" w:color="000000" w:fill="D9D9D9"/>
                <w:vAlign w:val="bottom"/>
              </w:tcPr>
            </w:tcPrChange>
          </w:tcPr>
          <w:p w14:paraId="34FA49BE"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1.4.4</w:t>
            </w:r>
          </w:p>
        </w:tc>
        <w:tc>
          <w:tcPr>
            <w:tcW w:w="2344" w:type="dxa"/>
            <w:tcBorders>
              <w:bottom w:val="single" w:sz="4" w:space="0" w:color="00000A"/>
              <w:right w:val="single" w:sz="4" w:space="0" w:color="00000A"/>
            </w:tcBorders>
            <w:shd w:val="clear" w:color="000000" w:fill="D9D9D9"/>
            <w:vAlign w:val="bottom"/>
            <w:tcPrChange w:id="381" w:author="Anshul Agrawal" w:date="2018-07-26T16:07:00Z">
              <w:tcPr>
                <w:tcW w:w="2344" w:type="dxa"/>
                <w:tcBorders>
                  <w:bottom w:val="single" w:sz="4" w:space="0" w:color="00000A"/>
                  <w:right w:val="single" w:sz="4" w:space="0" w:color="00000A"/>
                </w:tcBorders>
                <w:shd w:val="clear" w:color="000000" w:fill="D9D9D9"/>
                <w:vAlign w:val="bottom"/>
              </w:tcPr>
            </w:tcPrChange>
          </w:tcPr>
          <w:p w14:paraId="00EBDDA3" w14:textId="77777777" w:rsidR="002F515A" w:rsidRDefault="002F515A" w:rsidP="002F515A">
            <w:pPr>
              <w:spacing w:after="0" w:line="240" w:lineRule="auto"/>
              <w:ind w:firstLine="400"/>
              <w:jc w:val="both"/>
              <w:rPr>
                <w:rFonts w:asciiTheme="majorHAnsi" w:eastAsia="Times New Roman" w:hAnsiTheme="majorHAnsi" w:cs="Times New Roman"/>
                <w:color w:val="000000"/>
                <w:sz w:val="20"/>
                <w:szCs w:val="18"/>
              </w:rPr>
            </w:pPr>
            <w:proofErr w:type="spellStart"/>
            <w:r>
              <w:rPr>
                <w:rFonts w:asciiTheme="majorHAnsi" w:eastAsia="Times New Roman" w:hAnsiTheme="majorHAnsi" w:cs="Times New Roman"/>
                <w:color w:val="000000"/>
                <w:sz w:val="20"/>
                <w:szCs w:val="18"/>
              </w:rPr>
              <w:t>RemittanceInfo</w:t>
            </w:r>
            <w:proofErr w:type="spellEnd"/>
          </w:p>
        </w:tc>
        <w:tc>
          <w:tcPr>
            <w:tcW w:w="2631" w:type="dxa"/>
            <w:tcBorders>
              <w:top w:val="single" w:sz="4" w:space="0" w:color="00000A"/>
              <w:bottom w:val="single" w:sz="4" w:space="0" w:color="00000A"/>
              <w:right w:val="single" w:sz="4" w:space="0" w:color="00000A"/>
            </w:tcBorders>
            <w:shd w:val="clear" w:color="000000" w:fill="D9D9D9"/>
            <w:vAlign w:val="bottom"/>
            <w:tcPrChange w:id="382" w:author="Anshul Agrawal" w:date="2018-07-26T16:07:00Z">
              <w:tcPr>
                <w:tcW w:w="3154" w:type="dxa"/>
                <w:gridSpan w:val="2"/>
                <w:tcBorders>
                  <w:bottom w:val="single" w:sz="4" w:space="0" w:color="00000A"/>
                  <w:right w:val="single" w:sz="4" w:space="0" w:color="00000A"/>
                </w:tcBorders>
                <w:shd w:val="clear" w:color="000000" w:fill="D9D9D9"/>
                <w:vAlign w:val="bottom"/>
              </w:tcPr>
            </w:tcPrChange>
          </w:tcPr>
          <w:p w14:paraId="73A260FF"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 xml:space="preserve">Free-form field for Unstructured Remittance information </w:t>
            </w:r>
          </w:p>
        </w:tc>
        <w:tc>
          <w:tcPr>
            <w:tcW w:w="1316" w:type="dxa"/>
            <w:tcBorders>
              <w:top w:val="single" w:sz="4" w:space="0" w:color="00000A"/>
              <w:left w:val="single" w:sz="4" w:space="0" w:color="00000A"/>
              <w:bottom w:val="single" w:sz="4" w:space="0" w:color="00000A"/>
              <w:right w:val="single" w:sz="4" w:space="0" w:color="00000A"/>
            </w:tcBorders>
            <w:shd w:val="clear" w:color="000000" w:fill="D9D9D9"/>
            <w:tcPrChange w:id="383" w:author="Anshul Agrawal" w:date="2018-07-26T16:07:00Z">
              <w:tcPr>
                <w:tcW w:w="793" w:type="dxa"/>
                <w:tcBorders>
                  <w:bottom w:val="single" w:sz="4" w:space="0" w:color="00000A"/>
                </w:tcBorders>
                <w:shd w:val="clear" w:color="000000" w:fill="D9D9D9"/>
              </w:tcPr>
            </w:tcPrChange>
          </w:tcPr>
          <w:p w14:paraId="37700BFA" w14:textId="77777777" w:rsidR="002F515A" w:rsidRDefault="002F515A" w:rsidP="002F515A">
            <w:pPr>
              <w:spacing w:after="0" w:line="240" w:lineRule="auto"/>
              <w:jc w:val="center"/>
              <w:rPr>
                <w:rFonts w:asciiTheme="majorHAnsi" w:eastAsia="Times New Roman" w:hAnsiTheme="majorHAnsi" w:cs="Times New Roman"/>
                <w:color w:val="000000"/>
                <w:sz w:val="18"/>
                <w:szCs w:val="18"/>
              </w:rPr>
            </w:pPr>
          </w:p>
        </w:tc>
        <w:tc>
          <w:tcPr>
            <w:tcW w:w="2386" w:type="dxa"/>
            <w:tcBorders>
              <w:top w:val="single" w:sz="4" w:space="0" w:color="00000A"/>
              <w:left w:val="single" w:sz="4" w:space="0" w:color="00000A"/>
              <w:bottom w:val="single" w:sz="4" w:space="0" w:color="00000A"/>
              <w:right w:val="single" w:sz="4" w:space="0" w:color="00000A"/>
            </w:tcBorders>
            <w:shd w:val="clear" w:color="000000" w:fill="D9D9D9"/>
            <w:tcPrChange w:id="384" w:author="Anshul Agrawal" w:date="2018-07-26T16:07:00Z">
              <w:tcPr>
                <w:tcW w:w="2386" w:type="dxa"/>
                <w:tcBorders>
                  <w:bottom w:val="single" w:sz="4" w:space="0" w:color="00000A"/>
                  <w:right w:val="single" w:sz="4" w:space="0" w:color="00000A"/>
                </w:tcBorders>
                <w:shd w:val="clear" w:color="000000" w:fill="D9D9D9"/>
              </w:tcPr>
            </w:tcPrChange>
          </w:tcPr>
          <w:p w14:paraId="60884611" w14:textId="77777777" w:rsidR="002F515A" w:rsidRPr="00F574AA" w:rsidRDefault="002F515A" w:rsidP="00F574AA">
            <w:pPr>
              <w:pStyle w:val="PreformattedText"/>
              <w:spacing w:line="240" w:lineRule="auto"/>
              <w:jc w:val="center"/>
              <w:rPr>
                <w:rFonts w:ascii="Menlo;Monaco;Consolas;Courier N" w:hAnsi="Menlo;Monaco;Consolas;Courier N"/>
                <w:color w:val="C00000"/>
                <w:sz w:val="16"/>
              </w:rPr>
            </w:pPr>
          </w:p>
        </w:tc>
      </w:tr>
      <w:tr w:rsidR="002F515A" w14:paraId="335D671D" w14:textId="77777777" w:rsidTr="00FF58F0">
        <w:tblPrEx>
          <w:tblW w:w="9540" w:type="dxa"/>
          <w:tblPrExChange w:id="385" w:author="Anshul Agrawal" w:date="2018-07-26T16:07:00Z">
            <w:tblPrEx>
              <w:tblW w:w="9540" w:type="dxa"/>
            </w:tblPrEx>
          </w:tblPrExChange>
        </w:tblPrEx>
        <w:trPr>
          <w:trHeight w:val="475"/>
          <w:trPrChange w:id="386" w:author="Anshul Agrawal" w:date="2018-07-26T16:07:00Z">
            <w:trPr>
              <w:trHeight w:val="475"/>
            </w:trPr>
          </w:trPrChange>
        </w:trPr>
        <w:tc>
          <w:tcPr>
            <w:tcW w:w="863" w:type="dxa"/>
            <w:tcBorders>
              <w:left w:val="single" w:sz="4" w:space="0" w:color="00000A"/>
              <w:bottom w:val="single" w:sz="4" w:space="0" w:color="00000A"/>
              <w:right w:val="single" w:sz="4" w:space="0" w:color="00000A"/>
            </w:tcBorders>
            <w:shd w:val="clear" w:color="auto" w:fill="auto"/>
            <w:vAlign w:val="bottom"/>
            <w:tcPrChange w:id="387" w:author="Anshul Agrawal" w:date="2018-07-26T16:07:00Z">
              <w:tcPr>
                <w:tcW w:w="863" w:type="dxa"/>
                <w:tcBorders>
                  <w:left w:val="single" w:sz="4" w:space="0" w:color="00000A"/>
                  <w:bottom w:val="single" w:sz="4" w:space="0" w:color="00000A"/>
                  <w:right w:val="single" w:sz="4" w:space="0" w:color="00000A"/>
                </w:tcBorders>
                <w:shd w:val="clear" w:color="auto" w:fill="auto"/>
                <w:vAlign w:val="bottom"/>
              </w:tcPr>
            </w:tcPrChange>
          </w:tcPr>
          <w:p w14:paraId="5C8CEB8F"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1.4.4.1</w:t>
            </w:r>
          </w:p>
        </w:tc>
        <w:tc>
          <w:tcPr>
            <w:tcW w:w="2344" w:type="dxa"/>
            <w:tcBorders>
              <w:bottom w:val="single" w:sz="4" w:space="0" w:color="00000A"/>
              <w:right w:val="single" w:sz="4" w:space="0" w:color="00000A"/>
            </w:tcBorders>
            <w:shd w:val="clear" w:color="auto" w:fill="auto"/>
            <w:vAlign w:val="bottom"/>
            <w:tcPrChange w:id="388" w:author="Anshul Agrawal" w:date="2018-07-26T16:07:00Z">
              <w:tcPr>
                <w:tcW w:w="2344" w:type="dxa"/>
                <w:tcBorders>
                  <w:bottom w:val="single" w:sz="4" w:space="0" w:color="00000A"/>
                  <w:right w:val="single" w:sz="4" w:space="0" w:color="00000A"/>
                </w:tcBorders>
                <w:shd w:val="clear" w:color="auto" w:fill="auto"/>
                <w:vAlign w:val="bottom"/>
              </w:tcPr>
            </w:tcPrChange>
          </w:tcPr>
          <w:p w14:paraId="2535B7F3" w14:textId="77777777" w:rsidR="002F515A" w:rsidRDefault="002F515A" w:rsidP="002F515A">
            <w:pPr>
              <w:spacing w:after="0" w:line="240" w:lineRule="auto"/>
              <w:ind w:firstLine="800"/>
              <w:jc w:val="both"/>
              <w:rPr>
                <w:rFonts w:asciiTheme="majorHAnsi" w:eastAsia="Times New Roman" w:hAnsiTheme="majorHAnsi" w:cs="Times New Roman"/>
                <w:b/>
                <w:color w:val="000000"/>
                <w:sz w:val="20"/>
                <w:szCs w:val="18"/>
              </w:rPr>
            </w:pPr>
            <w:r>
              <w:rPr>
                <w:rFonts w:asciiTheme="majorHAnsi" w:eastAsia="Times New Roman" w:hAnsiTheme="majorHAnsi" w:cs="Times New Roman"/>
                <w:b/>
                <w:color w:val="000000"/>
                <w:sz w:val="20"/>
                <w:szCs w:val="18"/>
              </w:rPr>
              <w:t>Unstructured*</w:t>
            </w:r>
          </w:p>
        </w:tc>
        <w:tc>
          <w:tcPr>
            <w:tcW w:w="2631" w:type="dxa"/>
            <w:tcBorders>
              <w:top w:val="single" w:sz="4" w:space="0" w:color="00000A"/>
              <w:bottom w:val="single" w:sz="4" w:space="0" w:color="00000A"/>
              <w:right w:val="single" w:sz="4" w:space="0" w:color="00000A"/>
            </w:tcBorders>
            <w:shd w:val="clear" w:color="auto" w:fill="auto"/>
            <w:vAlign w:val="bottom"/>
            <w:tcPrChange w:id="389" w:author="Anshul Agrawal" w:date="2018-07-26T16:07:00Z">
              <w:tcPr>
                <w:tcW w:w="3154" w:type="dxa"/>
                <w:gridSpan w:val="2"/>
                <w:tcBorders>
                  <w:bottom w:val="single" w:sz="4" w:space="0" w:color="00000A"/>
                  <w:right w:val="single" w:sz="4" w:space="0" w:color="00000A"/>
                </w:tcBorders>
                <w:shd w:val="clear" w:color="auto" w:fill="auto"/>
                <w:vAlign w:val="bottom"/>
              </w:tcPr>
            </w:tcPrChange>
          </w:tcPr>
          <w:p w14:paraId="18DEA771"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 Only being used in pacs.008 and pain.013 message</w:t>
            </w:r>
          </w:p>
        </w:tc>
        <w:tc>
          <w:tcPr>
            <w:tcW w:w="1316" w:type="dxa"/>
            <w:tcBorders>
              <w:top w:val="single" w:sz="4" w:space="0" w:color="00000A"/>
              <w:left w:val="single" w:sz="4" w:space="0" w:color="00000A"/>
              <w:bottom w:val="single" w:sz="4" w:space="0" w:color="00000A"/>
              <w:right w:val="single" w:sz="4" w:space="0" w:color="00000A"/>
            </w:tcBorders>
            <w:shd w:val="clear" w:color="auto" w:fill="auto"/>
            <w:tcPrChange w:id="390" w:author="Anshul Agrawal" w:date="2018-07-26T16:07:00Z">
              <w:tcPr>
                <w:tcW w:w="793" w:type="dxa"/>
                <w:tcBorders>
                  <w:bottom w:val="single" w:sz="4" w:space="0" w:color="00000A"/>
                </w:tcBorders>
                <w:shd w:val="clear" w:color="auto" w:fill="auto"/>
              </w:tcPr>
            </w:tcPrChange>
          </w:tcPr>
          <w:p w14:paraId="30CA5C70" w14:textId="77777777" w:rsidR="002F515A" w:rsidRDefault="002F515A" w:rsidP="002F515A">
            <w:pPr>
              <w:spacing w:after="0" w:line="240" w:lineRule="auto"/>
              <w:jc w:val="center"/>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O</w:t>
            </w:r>
          </w:p>
        </w:tc>
        <w:tc>
          <w:tcPr>
            <w:tcW w:w="2386" w:type="dxa"/>
            <w:tcBorders>
              <w:top w:val="single" w:sz="4" w:space="0" w:color="00000A"/>
              <w:left w:val="single" w:sz="4" w:space="0" w:color="00000A"/>
              <w:bottom w:val="single" w:sz="4" w:space="0" w:color="00000A"/>
              <w:right w:val="single" w:sz="4" w:space="0" w:color="00000A"/>
            </w:tcBorders>
            <w:shd w:val="clear" w:color="auto" w:fill="auto"/>
            <w:tcPrChange w:id="391" w:author="Anshul Agrawal" w:date="2018-07-26T16:07:00Z">
              <w:tcPr>
                <w:tcW w:w="2386" w:type="dxa"/>
                <w:tcBorders>
                  <w:bottom w:val="single" w:sz="4" w:space="0" w:color="00000A"/>
                  <w:right w:val="single" w:sz="4" w:space="0" w:color="00000A"/>
                </w:tcBorders>
                <w:shd w:val="clear" w:color="auto" w:fill="auto"/>
              </w:tcPr>
            </w:tcPrChange>
          </w:tcPr>
          <w:p w14:paraId="5E490BFA" w14:textId="77777777" w:rsidR="002F515A" w:rsidRPr="00F574AA" w:rsidRDefault="002F515A" w:rsidP="00F574AA">
            <w:pPr>
              <w:pStyle w:val="PreformattedText"/>
              <w:spacing w:line="240" w:lineRule="auto"/>
              <w:jc w:val="center"/>
              <w:rPr>
                <w:rFonts w:ascii="Menlo;Monaco;Consolas;Courier N" w:hAnsi="Menlo;Monaco;Consolas;Courier N"/>
                <w:color w:val="C00000"/>
                <w:sz w:val="16"/>
              </w:rPr>
            </w:pPr>
            <w:r w:rsidRPr="00F574AA">
              <w:rPr>
                <w:rFonts w:ascii="Menlo;Monaco;Consolas;Courier N" w:hAnsi="Menlo;Monaco;Consolas;Courier N"/>
                <w:color w:val="C00000"/>
                <w:sz w:val="16"/>
              </w:rPr>
              <w:t>&lt;</w:t>
            </w:r>
            <w:proofErr w:type="spellStart"/>
            <w:r w:rsidRPr="00F574AA">
              <w:rPr>
                <w:rFonts w:ascii="Menlo;Monaco;Consolas;Courier N" w:hAnsi="Menlo;Monaco;Consolas;Courier N"/>
                <w:color w:val="C00000"/>
                <w:sz w:val="16"/>
              </w:rPr>
              <w:t>RmtInf</w:t>
            </w:r>
            <w:proofErr w:type="spellEnd"/>
            <w:r w:rsidRPr="00F574AA">
              <w:rPr>
                <w:rFonts w:ascii="Menlo;Monaco;Consolas;Courier N" w:hAnsi="Menlo;Monaco;Consolas;Courier N"/>
                <w:color w:val="C00000"/>
                <w:sz w:val="16"/>
              </w:rPr>
              <w:t xml:space="preserve">&gt; </w:t>
            </w:r>
          </w:p>
        </w:tc>
      </w:tr>
      <w:tr w:rsidR="002F515A" w14:paraId="0BD51019" w14:textId="77777777" w:rsidTr="00FF58F0">
        <w:tblPrEx>
          <w:tblW w:w="9540" w:type="dxa"/>
          <w:tblPrExChange w:id="392" w:author="Anshul Agrawal" w:date="2018-07-26T16:07:00Z">
            <w:tblPrEx>
              <w:tblW w:w="9540" w:type="dxa"/>
            </w:tblPrEx>
          </w:tblPrExChange>
        </w:tblPrEx>
        <w:trPr>
          <w:trHeight w:val="287"/>
          <w:trPrChange w:id="393" w:author="Anshul Agrawal" w:date="2018-07-26T16:07:00Z">
            <w:trPr>
              <w:trHeight w:val="287"/>
            </w:trPr>
          </w:trPrChange>
        </w:trPr>
        <w:tc>
          <w:tcPr>
            <w:tcW w:w="863" w:type="dxa"/>
            <w:tcBorders>
              <w:left w:val="single" w:sz="4" w:space="0" w:color="00000A"/>
              <w:bottom w:val="single" w:sz="4" w:space="0" w:color="00000A"/>
              <w:right w:val="single" w:sz="4" w:space="0" w:color="00000A"/>
            </w:tcBorders>
            <w:shd w:val="clear" w:color="auto" w:fill="auto"/>
            <w:vAlign w:val="bottom"/>
            <w:tcPrChange w:id="394" w:author="Anshul Agrawal" w:date="2018-07-26T16:07:00Z">
              <w:tcPr>
                <w:tcW w:w="863" w:type="dxa"/>
                <w:tcBorders>
                  <w:left w:val="single" w:sz="4" w:space="0" w:color="00000A"/>
                  <w:bottom w:val="single" w:sz="4" w:space="0" w:color="00000A"/>
                  <w:right w:val="single" w:sz="4" w:space="0" w:color="00000A"/>
                </w:tcBorders>
                <w:shd w:val="clear" w:color="auto" w:fill="auto"/>
                <w:vAlign w:val="bottom"/>
              </w:tcPr>
            </w:tcPrChange>
          </w:tcPr>
          <w:p w14:paraId="21498F97"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1.4.5</w:t>
            </w:r>
          </w:p>
        </w:tc>
        <w:tc>
          <w:tcPr>
            <w:tcW w:w="2344" w:type="dxa"/>
            <w:tcBorders>
              <w:bottom w:val="single" w:sz="4" w:space="0" w:color="00000A"/>
              <w:right w:val="single" w:sz="4" w:space="0" w:color="00000A"/>
            </w:tcBorders>
            <w:shd w:val="clear" w:color="auto" w:fill="auto"/>
            <w:vAlign w:val="bottom"/>
            <w:tcPrChange w:id="395" w:author="Anshul Agrawal" w:date="2018-07-26T16:07:00Z">
              <w:tcPr>
                <w:tcW w:w="2344" w:type="dxa"/>
                <w:tcBorders>
                  <w:bottom w:val="single" w:sz="4" w:space="0" w:color="00000A"/>
                  <w:right w:val="single" w:sz="4" w:space="0" w:color="00000A"/>
                </w:tcBorders>
                <w:shd w:val="clear" w:color="auto" w:fill="auto"/>
                <w:vAlign w:val="bottom"/>
              </w:tcPr>
            </w:tcPrChange>
          </w:tcPr>
          <w:p w14:paraId="1E165558" w14:textId="77777777" w:rsidR="002F515A" w:rsidRDefault="002F515A" w:rsidP="002F515A">
            <w:pPr>
              <w:spacing w:after="0" w:line="240" w:lineRule="auto"/>
              <w:ind w:firstLine="400"/>
              <w:jc w:val="both"/>
              <w:rPr>
                <w:rFonts w:asciiTheme="majorHAnsi" w:eastAsia="Times New Roman" w:hAnsiTheme="majorHAnsi" w:cs="Times New Roman"/>
                <w:b/>
                <w:color w:val="000000"/>
                <w:sz w:val="20"/>
                <w:szCs w:val="18"/>
              </w:rPr>
            </w:pPr>
            <w:proofErr w:type="spellStart"/>
            <w:r>
              <w:rPr>
                <w:rFonts w:asciiTheme="majorHAnsi" w:eastAsia="Times New Roman" w:hAnsiTheme="majorHAnsi" w:cs="Times New Roman"/>
                <w:b/>
                <w:color w:val="000000"/>
                <w:sz w:val="20"/>
                <w:szCs w:val="18"/>
              </w:rPr>
              <w:t>AdditionalInfo</w:t>
            </w:r>
            <w:proofErr w:type="spellEnd"/>
            <w:r>
              <w:rPr>
                <w:rFonts w:asciiTheme="majorHAnsi" w:eastAsia="Times New Roman" w:hAnsiTheme="majorHAnsi" w:cs="Times New Roman"/>
                <w:b/>
                <w:color w:val="000000"/>
                <w:sz w:val="20"/>
                <w:szCs w:val="18"/>
              </w:rPr>
              <w:t>**</w:t>
            </w:r>
          </w:p>
        </w:tc>
        <w:tc>
          <w:tcPr>
            <w:tcW w:w="2631" w:type="dxa"/>
            <w:tcBorders>
              <w:top w:val="single" w:sz="4" w:space="0" w:color="00000A"/>
              <w:bottom w:val="single" w:sz="4" w:space="0" w:color="00000A"/>
              <w:right w:val="single" w:sz="4" w:space="0" w:color="00000A"/>
            </w:tcBorders>
            <w:shd w:val="clear" w:color="auto" w:fill="auto"/>
            <w:vAlign w:val="bottom"/>
            <w:tcPrChange w:id="396" w:author="Anshul Agrawal" w:date="2018-07-26T16:07:00Z">
              <w:tcPr>
                <w:tcW w:w="3154" w:type="dxa"/>
                <w:gridSpan w:val="2"/>
                <w:tcBorders>
                  <w:bottom w:val="single" w:sz="4" w:space="0" w:color="00000A"/>
                  <w:right w:val="single" w:sz="4" w:space="0" w:color="00000A"/>
                </w:tcBorders>
                <w:shd w:val="clear" w:color="auto" w:fill="auto"/>
                <w:vAlign w:val="bottom"/>
              </w:tcPr>
            </w:tcPrChange>
          </w:tcPr>
          <w:p w14:paraId="59D4E15E"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Only being used in camt.056 message</w:t>
            </w:r>
          </w:p>
        </w:tc>
        <w:tc>
          <w:tcPr>
            <w:tcW w:w="1316" w:type="dxa"/>
            <w:tcBorders>
              <w:top w:val="single" w:sz="4" w:space="0" w:color="00000A"/>
              <w:left w:val="single" w:sz="4" w:space="0" w:color="00000A"/>
              <w:bottom w:val="single" w:sz="4" w:space="0" w:color="00000A"/>
              <w:right w:val="single" w:sz="4" w:space="0" w:color="00000A"/>
            </w:tcBorders>
            <w:shd w:val="clear" w:color="auto" w:fill="auto"/>
            <w:tcPrChange w:id="397" w:author="Anshul Agrawal" w:date="2018-07-26T16:07:00Z">
              <w:tcPr>
                <w:tcW w:w="793" w:type="dxa"/>
                <w:tcBorders>
                  <w:bottom w:val="single" w:sz="4" w:space="0" w:color="00000A"/>
                </w:tcBorders>
                <w:shd w:val="clear" w:color="auto" w:fill="auto"/>
              </w:tcPr>
            </w:tcPrChange>
          </w:tcPr>
          <w:p w14:paraId="56D6A92A" w14:textId="77777777" w:rsidR="002F515A" w:rsidRDefault="002F515A" w:rsidP="002F515A">
            <w:pPr>
              <w:spacing w:after="0" w:line="240" w:lineRule="auto"/>
              <w:jc w:val="center"/>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O</w:t>
            </w:r>
          </w:p>
        </w:tc>
        <w:tc>
          <w:tcPr>
            <w:tcW w:w="2386" w:type="dxa"/>
            <w:tcBorders>
              <w:top w:val="single" w:sz="4" w:space="0" w:color="00000A"/>
              <w:left w:val="single" w:sz="4" w:space="0" w:color="00000A"/>
              <w:bottom w:val="single" w:sz="4" w:space="0" w:color="00000A"/>
              <w:right w:val="single" w:sz="4" w:space="0" w:color="00000A"/>
            </w:tcBorders>
            <w:shd w:val="clear" w:color="auto" w:fill="auto"/>
            <w:tcPrChange w:id="398" w:author="Anshul Agrawal" w:date="2018-07-26T16:07:00Z">
              <w:tcPr>
                <w:tcW w:w="2386" w:type="dxa"/>
                <w:tcBorders>
                  <w:bottom w:val="single" w:sz="4" w:space="0" w:color="00000A"/>
                  <w:right w:val="single" w:sz="4" w:space="0" w:color="00000A"/>
                </w:tcBorders>
                <w:shd w:val="clear" w:color="auto" w:fill="auto"/>
              </w:tcPr>
            </w:tcPrChange>
          </w:tcPr>
          <w:p w14:paraId="04249E2E" w14:textId="77777777" w:rsidR="002F515A" w:rsidRDefault="002F515A" w:rsidP="002F515A">
            <w:pPr>
              <w:spacing w:after="0" w:line="240" w:lineRule="auto"/>
              <w:jc w:val="center"/>
            </w:pPr>
            <w:ins w:id="399" w:author="Anshul Agrawal" w:date="2018-07-26T16:30:00Z">
              <w:r>
                <w:t>NA</w:t>
              </w:r>
            </w:ins>
          </w:p>
        </w:tc>
      </w:tr>
      <w:tr w:rsidR="002F515A" w14:paraId="19763FDA" w14:textId="77777777" w:rsidTr="00FF58F0">
        <w:tblPrEx>
          <w:tblW w:w="9540" w:type="dxa"/>
          <w:tblPrExChange w:id="400" w:author="Anshul Agrawal" w:date="2018-07-26T16:07:00Z">
            <w:tblPrEx>
              <w:tblW w:w="9540" w:type="dxa"/>
            </w:tblPrEx>
          </w:tblPrExChange>
        </w:tblPrEx>
        <w:trPr>
          <w:trHeight w:val="300"/>
          <w:trPrChange w:id="401" w:author="Anshul Agrawal" w:date="2018-07-26T16:07:00Z">
            <w:trPr>
              <w:trHeight w:val="300"/>
            </w:trPr>
          </w:trPrChange>
        </w:trPr>
        <w:tc>
          <w:tcPr>
            <w:tcW w:w="863" w:type="dxa"/>
            <w:tcBorders>
              <w:left w:val="single" w:sz="4" w:space="0" w:color="00000A"/>
              <w:bottom w:val="single" w:sz="4" w:space="0" w:color="00000A"/>
              <w:right w:val="single" w:sz="4" w:space="0" w:color="00000A"/>
            </w:tcBorders>
            <w:shd w:val="clear" w:color="000000" w:fill="D9D9D9"/>
            <w:vAlign w:val="bottom"/>
            <w:tcPrChange w:id="402" w:author="Anshul Agrawal" w:date="2018-07-26T16:07:00Z">
              <w:tcPr>
                <w:tcW w:w="863" w:type="dxa"/>
                <w:tcBorders>
                  <w:left w:val="single" w:sz="4" w:space="0" w:color="00000A"/>
                  <w:bottom w:val="single" w:sz="4" w:space="0" w:color="00000A"/>
                  <w:right w:val="single" w:sz="4" w:space="0" w:color="00000A"/>
                </w:tcBorders>
                <w:shd w:val="clear" w:color="000000" w:fill="D9D9D9"/>
                <w:vAlign w:val="bottom"/>
              </w:tcPr>
            </w:tcPrChange>
          </w:tcPr>
          <w:p w14:paraId="07D74A34"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1.4.6</w:t>
            </w:r>
          </w:p>
        </w:tc>
        <w:tc>
          <w:tcPr>
            <w:tcW w:w="2344" w:type="dxa"/>
            <w:tcBorders>
              <w:bottom w:val="single" w:sz="4" w:space="0" w:color="00000A"/>
              <w:right w:val="single" w:sz="4" w:space="0" w:color="00000A"/>
            </w:tcBorders>
            <w:shd w:val="clear" w:color="000000" w:fill="D9D9D9"/>
            <w:vAlign w:val="bottom"/>
            <w:tcPrChange w:id="403" w:author="Anshul Agrawal" w:date="2018-07-26T16:07:00Z">
              <w:tcPr>
                <w:tcW w:w="2344" w:type="dxa"/>
                <w:tcBorders>
                  <w:bottom w:val="single" w:sz="4" w:space="0" w:color="00000A"/>
                  <w:right w:val="single" w:sz="4" w:space="0" w:color="00000A"/>
                </w:tcBorders>
                <w:shd w:val="clear" w:color="000000" w:fill="D9D9D9"/>
                <w:vAlign w:val="bottom"/>
              </w:tcPr>
            </w:tcPrChange>
          </w:tcPr>
          <w:p w14:paraId="69466C6D" w14:textId="77777777" w:rsidR="002F515A" w:rsidRDefault="002F515A" w:rsidP="002F515A">
            <w:pPr>
              <w:spacing w:after="0" w:line="240" w:lineRule="auto"/>
              <w:ind w:firstLine="400"/>
              <w:jc w:val="both"/>
              <w:rPr>
                <w:rFonts w:asciiTheme="majorHAnsi" w:eastAsia="Times New Roman" w:hAnsiTheme="majorHAnsi" w:cs="Times New Roman"/>
                <w:color w:val="000000"/>
                <w:sz w:val="20"/>
                <w:szCs w:val="18"/>
              </w:rPr>
            </w:pPr>
            <w:proofErr w:type="spellStart"/>
            <w:r>
              <w:rPr>
                <w:rFonts w:asciiTheme="majorHAnsi" w:eastAsia="Times New Roman" w:hAnsiTheme="majorHAnsi" w:cs="Times New Roman"/>
                <w:color w:val="000000"/>
                <w:sz w:val="20"/>
                <w:szCs w:val="18"/>
              </w:rPr>
              <w:t>AddtionalParams</w:t>
            </w:r>
            <w:proofErr w:type="spellEnd"/>
          </w:p>
        </w:tc>
        <w:tc>
          <w:tcPr>
            <w:tcW w:w="2631" w:type="dxa"/>
            <w:tcBorders>
              <w:top w:val="single" w:sz="4" w:space="0" w:color="00000A"/>
              <w:bottom w:val="single" w:sz="4" w:space="0" w:color="00000A"/>
              <w:right w:val="single" w:sz="4" w:space="0" w:color="00000A"/>
            </w:tcBorders>
            <w:shd w:val="clear" w:color="000000" w:fill="D9D9D9"/>
            <w:vAlign w:val="bottom"/>
            <w:tcPrChange w:id="404" w:author="Anshul Agrawal" w:date="2018-07-26T16:07:00Z">
              <w:tcPr>
                <w:tcW w:w="3154" w:type="dxa"/>
                <w:gridSpan w:val="2"/>
                <w:tcBorders>
                  <w:bottom w:val="single" w:sz="4" w:space="0" w:color="00000A"/>
                  <w:right w:val="single" w:sz="4" w:space="0" w:color="00000A"/>
                </w:tcBorders>
                <w:shd w:val="clear" w:color="000000" w:fill="D9D9D9"/>
                <w:vAlign w:val="bottom"/>
              </w:tcPr>
            </w:tcPrChange>
          </w:tcPr>
          <w:p w14:paraId="4DBA9300"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Additional parameters can be added as Key-Value pairs as needed in future</w:t>
            </w:r>
          </w:p>
        </w:tc>
        <w:tc>
          <w:tcPr>
            <w:tcW w:w="1316" w:type="dxa"/>
            <w:tcBorders>
              <w:top w:val="single" w:sz="4" w:space="0" w:color="00000A"/>
              <w:left w:val="single" w:sz="4" w:space="0" w:color="00000A"/>
              <w:bottom w:val="single" w:sz="4" w:space="0" w:color="00000A"/>
              <w:right w:val="single" w:sz="4" w:space="0" w:color="00000A"/>
            </w:tcBorders>
            <w:shd w:val="clear" w:color="000000" w:fill="D9D9D9"/>
            <w:tcPrChange w:id="405" w:author="Anshul Agrawal" w:date="2018-07-26T16:07:00Z">
              <w:tcPr>
                <w:tcW w:w="793" w:type="dxa"/>
                <w:tcBorders>
                  <w:bottom w:val="single" w:sz="4" w:space="0" w:color="00000A"/>
                </w:tcBorders>
                <w:shd w:val="clear" w:color="000000" w:fill="D9D9D9"/>
              </w:tcPr>
            </w:tcPrChange>
          </w:tcPr>
          <w:p w14:paraId="09A63514" w14:textId="77777777" w:rsidR="002F515A" w:rsidRDefault="002F515A" w:rsidP="002F515A">
            <w:pPr>
              <w:spacing w:after="0" w:line="240" w:lineRule="auto"/>
              <w:jc w:val="center"/>
              <w:rPr>
                <w:rFonts w:asciiTheme="majorHAnsi" w:eastAsia="Times New Roman" w:hAnsiTheme="majorHAnsi" w:cs="Times New Roman"/>
                <w:color w:val="000000"/>
                <w:sz w:val="18"/>
                <w:szCs w:val="18"/>
              </w:rPr>
            </w:pPr>
          </w:p>
        </w:tc>
        <w:tc>
          <w:tcPr>
            <w:tcW w:w="2386" w:type="dxa"/>
            <w:tcBorders>
              <w:top w:val="single" w:sz="4" w:space="0" w:color="00000A"/>
              <w:left w:val="single" w:sz="4" w:space="0" w:color="00000A"/>
              <w:bottom w:val="single" w:sz="4" w:space="0" w:color="00000A"/>
              <w:right w:val="single" w:sz="4" w:space="0" w:color="00000A"/>
            </w:tcBorders>
            <w:shd w:val="clear" w:color="000000" w:fill="D9D9D9"/>
            <w:tcPrChange w:id="406" w:author="Anshul Agrawal" w:date="2018-07-26T16:07:00Z">
              <w:tcPr>
                <w:tcW w:w="2386" w:type="dxa"/>
                <w:tcBorders>
                  <w:bottom w:val="single" w:sz="4" w:space="0" w:color="00000A"/>
                  <w:right w:val="single" w:sz="4" w:space="0" w:color="00000A"/>
                </w:tcBorders>
                <w:shd w:val="clear" w:color="000000" w:fill="D9D9D9"/>
              </w:tcPr>
            </w:tcPrChange>
          </w:tcPr>
          <w:p w14:paraId="484EFE15" w14:textId="77777777" w:rsidR="002F515A" w:rsidRDefault="002F515A" w:rsidP="002F515A">
            <w:pPr>
              <w:spacing w:after="0" w:line="240" w:lineRule="auto"/>
              <w:jc w:val="center"/>
              <w:rPr>
                <w:rFonts w:asciiTheme="majorHAnsi" w:eastAsia="Times New Roman" w:hAnsiTheme="majorHAnsi" w:cs="Times New Roman"/>
                <w:color w:val="000000"/>
                <w:sz w:val="18"/>
                <w:szCs w:val="18"/>
              </w:rPr>
            </w:pPr>
          </w:p>
        </w:tc>
      </w:tr>
      <w:tr w:rsidR="002F515A" w14:paraId="6C877DAD" w14:textId="77777777" w:rsidTr="00FF58F0">
        <w:tblPrEx>
          <w:tblW w:w="9540" w:type="dxa"/>
          <w:tblPrExChange w:id="407" w:author="Anshul Agrawal" w:date="2018-07-26T16:07:00Z">
            <w:tblPrEx>
              <w:tblW w:w="9540" w:type="dxa"/>
            </w:tblPrEx>
          </w:tblPrExChange>
        </w:tblPrEx>
        <w:trPr>
          <w:trHeight w:val="300"/>
          <w:trPrChange w:id="408" w:author="Anshul Agrawal" w:date="2018-07-26T16:07:00Z">
            <w:trPr>
              <w:trHeight w:val="300"/>
            </w:trPr>
          </w:trPrChange>
        </w:trPr>
        <w:tc>
          <w:tcPr>
            <w:tcW w:w="863" w:type="dxa"/>
            <w:tcBorders>
              <w:left w:val="single" w:sz="4" w:space="0" w:color="00000A"/>
              <w:bottom w:val="single" w:sz="4" w:space="0" w:color="00000A"/>
              <w:right w:val="single" w:sz="4" w:space="0" w:color="00000A"/>
            </w:tcBorders>
            <w:shd w:val="clear" w:color="auto" w:fill="auto"/>
            <w:vAlign w:val="bottom"/>
            <w:tcPrChange w:id="409" w:author="Anshul Agrawal" w:date="2018-07-26T16:07:00Z">
              <w:tcPr>
                <w:tcW w:w="863" w:type="dxa"/>
                <w:tcBorders>
                  <w:left w:val="single" w:sz="4" w:space="0" w:color="00000A"/>
                  <w:bottom w:val="single" w:sz="4" w:space="0" w:color="00000A"/>
                  <w:right w:val="single" w:sz="4" w:space="0" w:color="00000A"/>
                </w:tcBorders>
                <w:shd w:val="clear" w:color="auto" w:fill="auto"/>
                <w:vAlign w:val="bottom"/>
              </w:tcPr>
            </w:tcPrChange>
          </w:tcPr>
          <w:p w14:paraId="687C47F6"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1.4.6.1</w:t>
            </w:r>
          </w:p>
        </w:tc>
        <w:tc>
          <w:tcPr>
            <w:tcW w:w="2344" w:type="dxa"/>
            <w:tcBorders>
              <w:bottom w:val="single" w:sz="4" w:space="0" w:color="00000A"/>
              <w:right w:val="single" w:sz="4" w:space="0" w:color="00000A"/>
            </w:tcBorders>
            <w:shd w:val="clear" w:color="auto" w:fill="auto"/>
            <w:vAlign w:val="bottom"/>
            <w:tcPrChange w:id="410" w:author="Anshul Agrawal" w:date="2018-07-26T16:07:00Z">
              <w:tcPr>
                <w:tcW w:w="2344" w:type="dxa"/>
                <w:tcBorders>
                  <w:bottom w:val="single" w:sz="4" w:space="0" w:color="00000A"/>
                  <w:right w:val="single" w:sz="4" w:space="0" w:color="00000A"/>
                </w:tcBorders>
                <w:shd w:val="clear" w:color="auto" w:fill="auto"/>
                <w:vAlign w:val="bottom"/>
              </w:tcPr>
            </w:tcPrChange>
          </w:tcPr>
          <w:p w14:paraId="02E1AA4C" w14:textId="77777777" w:rsidR="002F515A" w:rsidRDefault="002F515A" w:rsidP="002F515A">
            <w:pPr>
              <w:spacing w:after="0" w:line="240" w:lineRule="auto"/>
              <w:ind w:firstLine="800"/>
              <w:jc w:val="both"/>
              <w:rPr>
                <w:rFonts w:asciiTheme="majorHAnsi" w:eastAsia="Times New Roman" w:hAnsiTheme="majorHAnsi" w:cs="Times New Roman"/>
                <w:b/>
                <w:color w:val="000000"/>
                <w:sz w:val="20"/>
                <w:szCs w:val="18"/>
              </w:rPr>
            </w:pPr>
            <w:r>
              <w:rPr>
                <w:rFonts w:asciiTheme="majorHAnsi" w:eastAsia="Times New Roman" w:hAnsiTheme="majorHAnsi" w:cs="Times New Roman"/>
                <w:b/>
                <w:color w:val="000000"/>
                <w:sz w:val="20"/>
                <w:szCs w:val="18"/>
              </w:rPr>
              <w:t>Key</w:t>
            </w:r>
          </w:p>
        </w:tc>
        <w:tc>
          <w:tcPr>
            <w:tcW w:w="2631" w:type="dxa"/>
            <w:tcBorders>
              <w:top w:val="single" w:sz="4" w:space="0" w:color="00000A"/>
              <w:bottom w:val="single" w:sz="4" w:space="0" w:color="00000A"/>
              <w:right w:val="single" w:sz="4" w:space="0" w:color="00000A"/>
            </w:tcBorders>
            <w:shd w:val="clear" w:color="auto" w:fill="auto"/>
            <w:vAlign w:val="bottom"/>
            <w:tcPrChange w:id="411" w:author="Anshul Agrawal" w:date="2018-07-26T16:07:00Z">
              <w:tcPr>
                <w:tcW w:w="3154" w:type="dxa"/>
                <w:gridSpan w:val="2"/>
                <w:tcBorders>
                  <w:bottom w:val="single" w:sz="4" w:space="0" w:color="00000A"/>
                  <w:right w:val="single" w:sz="4" w:space="0" w:color="00000A"/>
                </w:tcBorders>
                <w:shd w:val="clear" w:color="auto" w:fill="auto"/>
                <w:vAlign w:val="bottom"/>
              </w:tcPr>
            </w:tcPrChange>
          </w:tcPr>
          <w:p w14:paraId="264ED7BD"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 </w:t>
            </w:r>
          </w:p>
        </w:tc>
        <w:tc>
          <w:tcPr>
            <w:tcW w:w="1316" w:type="dxa"/>
            <w:tcBorders>
              <w:top w:val="single" w:sz="4" w:space="0" w:color="00000A"/>
              <w:left w:val="single" w:sz="4" w:space="0" w:color="00000A"/>
              <w:bottom w:val="single" w:sz="4" w:space="0" w:color="00000A"/>
              <w:right w:val="single" w:sz="4" w:space="0" w:color="00000A"/>
            </w:tcBorders>
            <w:shd w:val="clear" w:color="auto" w:fill="auto"/>
            <w:tcPrChange w:id="412" w:author="Anshul Agrawal" w:date="2018-07-26T16:07:00Z">
              <w:tcPr>
                <w:tcW w:w="793" w:type="dxa"/>
                <w:tcBorders>
                  <w:bottom w:val="single" w:sz="4" w:space="0" w:color="00000A"/>
                </w:tcBorders>
                <w:shd w:val="clear" w:color="auto" w:fill="auto"/>
              </w:tcPr>
            </w:tcPrChange>
          </w:tcPr>
          <w:p w14:paraId="39B734FF" w14:textId="77777777" w:rsidR="002F515A" w:rsidRDefault="002F515A" w:rsidP="002F515A">
            <w:pPr>
              <w:spacing w:after="0" w:line="240" w:lineRule="auto"/>
              <w:jc w:val="center"/>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O</w:t>
            </w:r>
          </w:p>
        </w:tc>
        <w:tc>
          <w:tcPr>
            <w:tcW w:w="2386" w:type="dxa"/>
            <w:tcBorders>
              <w:top w:val="single" w:sz="4" w:space="0" w:color="00000A"/>
              <w:left w:val="single" w:sz="4" w:space="0" w:color="00000A"/>
              <w:bottom w:val="single" w:sz="4" w:space="0" w:color="00000A"/>
              <w:right w:val="single" w:sz="4" w:space="0" w:color="00000A"/>
            </w:tcBorders>
            <w:shd w:val="clear" w:color="auto" w:fill="auto"/>
            <w:tcPrChange w:id="413" w:author="Anshul Agrawal" w:date="2018-07-26T16:07:00Z">
              <w:tcPr>
                <w:tcW w:w="2386" w:type="dxa"/>
                <w:tcBorders>
                  <w:bottom w:val="single" w:sz="4" w:space="0" w:color="00000A"/>
                  <w:right w:val="single" w:sz="4" w:space="0" w:color="00000A"/>
                </w:tcBorders>
                <w:shd w:val="clear" w:color="auto" w:fill="auto"/>
              </w:tcPr>
            </w:tcPrChange>
          </w:tcPr>
          <w:p w14:paraId="4478E21E" w14:textId="77777777" w:rsidR="002F515A" w:rsidRDefault="002F515A" w:rsidP="002F515A">
            <w:pPr>
              <w:spacing w:after="0" w:line="240" w:lineRule="auto"/>
              <w:jc w:val="center"/>
            </w:pPr>
            <w:ins w:id="414" w:author="Anshul Agrawal" w:date="2018-07-26T16:31:00Z">
              <w:r>
                <w:t>NA</w:t>
              </w:r>
            </w:ins>
          </w:p>
        </w:tc>
      </w:tr>
      <w:tr w:rsidR="002F515A" w14:paraId="3C4D6341" w14:textId="77777777" w:rsidTr="00FF58F0">
        <w:tblPrEx>
          <w:tblW w:w="9540" w:type="dxa"/>
          <w:tblPrExChange w:id="415" w:author="Anshul Agrawal" w:date="2018-07-26T16:07:00Z">
            <w:tblPrEx>
              <w:tblW w:w="9540" w:type="dxa"/>
            </w:tblPrEx>
          </w:tblPrExChange>
        </w:tblPrEx>
        <w:trPr>
          <w:trHeight w:val="300"/>
          <w:trPrChange w:id="416" w:author="Anshul Agrawal" w:date="2018-07-26T16:07:00Z">
            <w:trPr>
              <w:trHeight w:val="300"/>
            </w:trPr>
          </w:trPrChange>
        </w:trPr>
        <w:tc>
          <w:tcPr>
            <w:tcW w:w="863" w:type="dxa"/>
            <w:tcBorders>
              <w:left w:val="single" w:sz="4" w:space="0" w:color="00000A"/>
              <w:bottom w:val="single" w:sz="4" w:space="0" w:color="00000A"/>
              <w:right w:val="single" w:sz="4" w:space="0" w:color="00000A"/>
            </w:tcBorders>
            <w:shd w:val="clear" w:color="auto" w:fill="auto"/>
            <w:vAlign w:val="bottom"/>
            <w:tcPrChange w:id="417" w:author="Anshul Agrawal" w:date="2018-07-26T16:07:00Z">
              <w:tcPr>
                <w:tcW w:w="863" w:type="dxa"/>
                <w:tcBorders>
                  <w:left w:val="single" w:sz="4" w:space="0" w:color="00000A"/>
                  <w:bottom w:val="single" w:sz="4" w:space="0" w:color="00000A"/>
                  <w:right w:val="single" w:sz="4" w:space="0" w:color="00000A"/>
                </w:tcBorders>
                <w:shd w:val="clear" w:color="auto" w:fill="auto"/>
                <w:vAlign w:val="bottom"/>
              </w:tcPr>
            </w:tcPrChange>
          </w:tcPr>
          <w:p w14:paraId="24ED3B74"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1.4.6.2</w:t>
            </w:r>
          </w:p>
        </w:tc>
        <w:tc>
          <w:tcPr>
            <w:tcW w:w="2344" w:type="dxa"/>
            <w:tcBorders>
              <w:bottom w:val="single" w:sz="4" w:space="0" w:color="00000A"/>
              <w:right w:val="single" w:sz="4" w:space="0" w:color="00000A"/>
            </w:tcBorders>
            <w:shd w:val="clear" w:color="auto" w:fill="auto"/>
            <w:vAlign w:val="bottom"/>
            <w:tcPrChange w:id="418" w:author="Anshul Agrawal" w:date="2018-07-26T16:07:00Z">
              <w:tcPr>
                <w:tcW w:w="2344" w:type="dxa"/>
                <w:tcBorders>
                  <w:bottom w:val="single" w:sz="4" w:space="0" w:color="00000A"/>
                  <w:right w:val="single" w:sz="4" w:space="0" w:color="00000A"/>
                </w:tcBorders>
                <w:shd w:val="clear" w:color="auto" w:fill="auto"/>
                <w:vAlign w:val="bottom"/>
              </w:tcPr>
            </w:tcPrChange>
          </w:tcPr>
          <w:p w14:paraId="3C0E904E" w14:textId="77777777" w:rsidR="002F515A" w:rsidRDefault="002F515A" w:rsidP="002F515A">
            <w:pPr>
              <w:spacing w:after="0" w:line="240" w:lineRule="auto"/>
              <w:ind w:firstLine="800"/>
              <w:jc w:val="both"/>
              <w:rPr>
                <w:rFonts w:asciiTheme="majorHAnsi" w:eastAsia="Times New Roman" w:hAnsiTheme="majorHAnsi" w:cs="Times New Roman"/>
                <w:b/>
                <w:color w:val="000000"/>
                <w:sz w:val="20"/>
                <w:szCs w:val="18"/>
              </w:rPr>
            </w:pPr>
            <w:r>
              <w:rPr>
                <w:rFonts w:asciiTheme="majorHAnsi" w:eastAsia="Times New Roman" w:hAnsiTheme="majorHAnsi" w:cs="Times New Roman"/>
                <w:b/>
                <w:color w:val="000000"/>
                <w:sz w:val="20"/>
                <w:szCs w:val="18"/>
              </w:rPr>
              <w:t>Value</w:t>
            </w:r>
          </w:p>
        </w:tc>
        <w:tc>
          <w:tcPr>
            <w:tcW w:w="2631" w:type="dxa"/>
            <w:tcBorders>
              <w:top w:val="single" w:sz="4" w:space="0" w:color="00000A"/>
              <w:bottom w:val="single" w:sz="4" w:space="0" w:color="00000A"/>
              <w:right w:val="single" w:sz="4" w:space="0" w:color="00000A"/>
            </w:tcBorders>
            <w:shd w:val="clear" w:color="auto" w:fill="auto"/>
            <w:vAlign w:val="bottom"/>
            <w:tcPrChange w:id="419" w:author="Anshul Agrawal" w:date="2018-07-26T16:07:00Z">
              <w:tcPr>
                <w:tcW w:w="3154" w:type="dxa"/>
                <w:gridSpan w:val="2"/>
                <w:tcBorders>
                  <w:bottom w:val="single" w:sz="4" w:space="0" w:color="00000A"/>
                  <w:right w:val="single" w:sz="4" w:space="0" w:color="00000A"/>
                </w:tcBorders>
                <w:shd w:val="clear" w:color="auto" w:fill="auto"/>
                <w:vAlign w:val="bottom"/>
              </w:tcPr>
            </w:tcPrChange>
          </w:tcPr>
          <w:p w14:paraId="15C2DEE6" w14:textId="77777777" w:rsidR="002F515A" w:rsidRDefault="002F515A" w:rsidP="002F515A">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 </w:t>
            </w:r>
          </w:p>
        </w:tc>
        <w:tc>
          <w:tcPr>
            <w:tcW w:w="1316" w:type="dxa"/>
            <w:tcBorders>
              <w:top w:val="single" w:sz="4" w:space="0" w:color="00000A"/>
              <w:left w:val="single" w:sz="4" w:space="0" w:color="00000A"/>
              <w:bottom w:val="single" w:sz="4" w:space="0" w:color="00000A"/>
              <w:right w:val="single" w:sz="4" w:space="0" w:color="00000A"/>
            </w:tcBorders>
            <w:shd w:val="clear" w:color="auto" w:fill="auto"/>
            <w:tcPrChange w:id="420" w:author="Anshul Agrawal" w:date="2018-07-26T16:07:00Z">
              <w:tcPr>
                <w:tcW w:w="793" w:type="dxa"/>
                <w:tcBorders>
                  <w:bottom w:val="single" w:sz="4" w:space="0" w:color="00000A"/>
                </w:tcBorders>
                <w:shd w:val="clear" w:color="auto" w:fill="auto"/>
              </w:tcPr>
            </w:tcPrChange>
          </w:tcPr>
          <w:p w14:paraId="6FEDD9DF" w14:textId="77777777" w:rsidR="002F515A" w:rsidRDefault="002F515A" w:rsidP="002F515A">
            <w:pPr>
              <w:spacing w:after="0" w:line="240" w:lineRule="auto"/>
              <w:jc w:val="center"/>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O</w:t>
            </w:r>
          </w:p>
        </w:tc>
        <w:tc>
          <w:tcPr>
            <w:tcW w:w="2386" w:type="dxa"/>
            <w:tcBorders>
              <w:top w:val="single" w:sz="4" w:space="0" w:color="00000A"/>
              <w:left w:val="single" w:sz="4" w:space="0" w:color="00000A"/>
              <w:bottom w:val="single" w:sz="4" w:space="0" w:color="00000A"/>
              <w:right w:val="single" w:sz="4" w:space="0" w:color="00000A"/>
            </w:tcBorders>
            <w:shd w:val="clear" w:color="auto" w:fill="auto"/>
            <w:tcPrChange w:id="421" w:author="Anshul Agrawal" w:date="2018-07-26T16:07:00Z">
              <w:tcPr>
                <w:tcW w:w="2386" w:type="dxa"/>
                <w:tcBorders>
                  <w:bottom w:val="single" w:sz="4" w:space="0" w:color="00000A"/>
                  <w:right w:val="single" w:sz="4" w:space="0" w:color="00000A"/>
                </w:tcBorders>
                <w:shd w:val="clear" w:color="auto" w:fill="auto"/>
              </w:tcPr>
            </w:tcPrChange>
          </w:tcPr>
          <w:p w14:paraId="12CC2252" w14:textId="77777777" w:rsidR="002F515A" w:rsidRDefault="002F515A" w:rsidP="002F515A">
            <w:pPr>
              <w:spacing w:after="0" w:line="240" w:lineRule="auto"/>
              <w:jc w:val="center"/>
            </w:pPr>
            <w:ins w:id="422" w:author="Anshul Agrawal" w:date="2018-07-26T16:31:00Z">
              <w:r>
                <w:t>NA</w:t>
              </w:r>
            </w:ins>
          </w:p>
        </w:tc>
      </w:tr>
    </w:tbl>
    <w:p w14:paraId="7FE588AE" w14:textId="77777777" w:rsidR="00A927AF" w:rsidRDefault="00A927AF">
      <w:pPr>
        <w:jc w:val="both"/>
        <w:rPr>
          <w:rFonts w:asciiTheme="majorHAnsi" w:hAnsiTheme="majorHAnsi" w:cs="Arial"/>
          <w:sz w:val="22"/>
          <w:szCs w:val="22"/>
          <w:lang w:eastAsia="ko-KR"/>
        </w:rPr>
      </w:pPr>
    </w:p>
    <w:p w14:paraId="23B973C6"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Index 1.4.6, 1.4.6.1 -2: Added to accommodate additional parameters for future use. These can be added as Key Value pairs.</w:t>
      </w:r>
    </w:p>
    <w:p w14:paraId="1C9B3073" w14:textId="77777777" w:rsidR="00A927AF" w:rsidRDefault="00232925">
      <w:pPr>
        <w:jc w:val="both"/>
        <w:rPr>
          <w:rFonts w:asciiTheme="majorHAnsi" w:hAnsiTheme="majorHAnsi" w:cs="Arial"/>
          <w:sz w:val="22"/>
          <w:szCs w:val="22"/>
          <w:lang w:eastAsia="ko-KR"/>
        </w:rPr>
      </w:pPr>
      <w:r>
        <w:br w:type="page"/>
      </w:r>
    </w:p>
    <w:p w14:paraId="089E6421" w14:textId="77777777" w:rsidR="00A927AF" w:rsidRDefault="00232925">
      <w:pPr>
        <w:jc w:val="both"/>
        <w:rPr>
          <w:rFonts w:asciiTheme="majorHAnsi" w:hAnsiTheme="majorHAnsi" w:cs="Arial"/>
          <w:i/>
          <w:sz w:val="22"/>
          <w:szCs w:val="22"/>
          <w:lang w:eastAsia="ko-KR"/>
        </w:rPr>
      </w:pPr>
      <w:r>
        <w:rPr>
          <w:rFonts w:asciiTheme="majorHAnsi" w:hAnsiTheme="majorHAnsi" w:cs="Arial"/>
          <w:b/>
          <w:i/>
          <w:sz w:val="22"/>
          <w:szCs w:val="22"/>
          <w:lang w:eastAsia="ko-KR"/>
        </w:rPr>
        <w:lastRenderedPageBreak/>
        <w:t xml:space="preserve"> [Technical Design Considerations] </w:t>
      </w:r>
      <w:r>
        <w:rPr>
          <w:rFonts w:asciiTheme="majorHAnsi" w:hAnsiTheme="majorHAnsi" w:cs="Arial"/>
          <w:i/>
          <w:sz w:val="22"/>
          <w:szCs w:val="22"/>
          <w:lang w:eastAsia="ko-KR"/>
        </w:rPr>
        <w:t xml:space="preserve"> Most of the above fields are present on the BEX Event messages (</w:t>
      </w:r>
      <w:r>
        <w:rPr>
          <w:rFonts w:asciiTheme="majorHAnsi" w:hAnsiTheme="majorHAnsi" w:cs="Arial"/>
          <w:b/>
          <w:i/>
          <w:sz w:val="22"/>
          <w:szCs w:val="22"/>
          <w:lang w:eastAsia="ko-KR"/>
        </w:rPr>
        <w:t xml:space="preserve">BE1AI </w:t>
      </w:r>
      <w:r>
        <w:rPr>
          <w:rFonts w:asciiTheme="majorHAnsi" w:hAnsiTheme="majorHAnsi" w:cs="Arial"/>
          <w:i/>
          <w:sz w:val="22"/>
          <w:szCs w:val="22"/>
          <w:lang w:eastAsia="ko-KR"/>
        </w:rPr>
        <w:t>event) that are generated by the Payment Engine. Payment Engine should be able to leverage/ enhance this message to serve as the Request Payload to RFDS.</w:t>
      </w:r>
    </w:p>
    <w:p w14:paraId="3F73E9E1" w14:textId="77777777" w:rsidR="00A927AF" w:rsidRDefault="00232925">
      <w:pPr>
        <w:jc w:val="both"/>
        <w:rPr>
          <w:ins w:id="423" w:author="Anshul Agrawal" w:date="2018-07-26T17:58:00Z"/>
          <w:rFonts w:asciiTheme="majorHAnsi" w:hAnsiTheme="majorHAnsi" w:cs="Arial"/>
          <w:i/>
          <w:sz w:val="22"/>
          <w:szCs w:val="22"/>
          <w:lang w:eastAsia="ko-KR"/>
        </w:rPr>
      </w:pPr>
      <w:r>
        <w:rPr>
          <w:rFonts w:asciiTheme="majorHAnsi" w:hAnsiTheme="majorHAnsi" w:cs="Arial"/>
          <w:i/>
          <w:sz w:val="22"/>
          <w:szCs w:val="22"/>
          <w:lang w:eastAsia="ko-KR"/>
        </w:rPr>
        <w:t>A sample message for such an event is as below:</w:t>
      </w:r>
    </w:p>
    <w:p w14:paraId="5CE036CD" w14:textId="77777777" w:rsidR="00BC0258" w:rsidRDefault="00BC0258">
      <w:pPr>
        <w:jc w:val="both"/>
        <w:rPr>
          <w:rFonts w:asciiTheme="majorHAnsi" w:hAnsiTheme="majorHAnsi" w:cs="Arial"/>
          <w:i/>
          <w:sz w:val="22"/>
          <w:szCs w:val="22"/>
          <w:lang w:eastAsia="ko-KR"/>
        </w:rPr>
      </w:pPr>
      <w:ins w:id="424" w:author="Anshul Agrawal" w:date="2018-07-26T17:58:00Z">
        <w:r>
          <w:rPr>
            <w:rFonts w:asciiTheme="majorHAnsi" w:hAnsiTheme="majorHAnsi" w:cs="Arial"/>
            <w:i/>
            <w:sz w:val="22"/>
            <w:szCs w:val="22"/>
            <w:lang w:eastAsia="ko-KR"/>
          </w:rPr>
          <w:t xml:space="preserve">BEX will not be used for generating the Fraud related request and payment engine will build a new canonical format </w:t>
        </w:r>
      </w:ins>
      <w:ins w:id="425" w:author="Anshul Agrawal" w:date="2018-07-26T17:59:00Z">
        <w:r>
          <w:rPr>
            <w:rFonts w:asciiTheme="majorHAnsi" w:hAnsiTheme="majorHAnsi" w:cs="Arial"/>
            <w:i/>
            <w:sz w:val="22"/>
            <w:szCs w:val="22"/>
            <w:lang w:eastAsia="ko-KR"/>
          </w:rPr>
          <w:t>to support this requirement</w:t>
        </w:r>
      </w:ins>
    </w:p>
    <w:p w14:paraId="20A33D0D"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8080"/>
          <w:sz w:val="16"/>
          <w:szCs w:val="20"/>
        </w:rPr>
        <w:t>&lt;?</w:t>
      </w:r>
      <w:r>
        <w:rPr>
          <w:rFonts w:asciiTheme="majorHAnsi" w:hAnsiTheme="majorHAnsi" w:cs="Consolas"/>
          <w:color w:val="3F7F7F"/>
          <w:sz w:val="16"/>
          <w:szCs w:val="20"/>
        </w:rPr>
        <w:t>xml</w:t>
      </w:r>
      <w:r>
        <w:rPr>
          <w:rFonts w:asciiTheme="majorHAnsi" w:hAnsiTheme="majorHAnsi" w:cs="Consolas"/>
          <w:sz w:val="16"/>
          <w:szCs w:val="20"/>
        </w:rPr>
        <w:t xml:space="preserve"> </w:t>
      </w:r>
      <w:r>
        <w:rPr>
          <w:rFonts w:asciiTheme="majorHAnsi" w:hAnsiTheme="majorHAnsi" w:cs="Consolas"/>
          <w:color w:val="7F007F"/>
          <w:sz w:val="16"/>
          <w:szCs w:val="20"/>
        </w:rPr>
        <w:t>version</w:t>
      </w:r>
      <w:r>
        <w:rPr>
          <w:rFonts w:asciiTheme="majorHAnsi" w:hAnsiTheme="majorHAnsi" w:cs="Consolas"/>
          <w:color w:val="000000"/>
          <w:sz w:val="16"/>
          <w:szCs w:val="20"/>
        </w:rPr>
        <w:t>=</w:t>
      </w:r>
      <w:r>
        <w:rPr>
          <w:rFonts w:asciiTheme="majorHAnsi" w:hAnsiTheme="majorHAnsi" w:cs="Consolas"/>
          <w:i/>
          <w:iCs/>
          <w:color w:val="2A00FF"/>
          <w:sz w:val="16"/>
          <w:szCs w:val="20"/>
        </w:rPr>
        <w:t>"1.0"</w:t>
      </w:r>
      <w:r>
        <w:rPr>
          <w:rFonts w:asciiTheme="majorHAnsi" w:hAnsiTheme="majorHAnsi" w:cs="Consolas"/>
          <w:sz w:val="16"/>
          <w:szCs w:val="20"/>
        </w:rPr>
        <w:t xml:space="preserve"> </w:t>
      </w:r>
      <w:r>
        <w:rPr>
          <w:rFonts w:asciiTheme="majorHAnsi" w:hAnsiTheme="majorHAnsi" w:cs="Consolas"/>
          <w:color w:val="7F007F"/>
          <w:sz w:val="16"/>
          <w:szCs w:val="20"/>
        </w:rPr>
        <w:t>encoding</w:t>
      </w:r>
      <w:r>
        <w:rPr>
          <w:rFonts w:asciiTheme="majorHAnsi" w:hAnsiTheme="majorHAnsi" w:cs="Consolas"/>
          <w:color w:val="000000"/>
          <w:sz w:val="16"/>
          <w:szCs w:val="20"/>
        </w:rPr>
        <w:t>=</w:t>
      </w:r>
      <w:r>
        <w:rPr>
          <w:rFonts w:asciiTheme="majorHAnsi" w:hAnsiTheme="majorHAnsi" w:cs="Consolas"/>
          <w:i/>
          <w:iCs/>
          <w:color w:val="2A00FF"/>
          <w:sz w:val="16"/>
          <w:szCs w:val="20"/>
        </w:rPr>
        <w:t>"UTF-8"</w:t>
      </w:r>
      <w:r>
        <w:rPr>
          <w:rFonts w:asciiTheme="majorHAnsi" w:hAnsiTheme="majorHAnsi" w:cs="Consolas"/>
          <w:color w:val="008080"/>
          <w:sz w:val="16"/>
          <w:szCs w:val="20"/>
        </w:rPr>
        <w:t>?&gt;</w:t>
      </w:r>
    </w:p>
    <w:p w14:paraId="3169E8C0"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8080"/>
          <w:sz w:val="16"/>
          <w:szCs w:val="20"/>
        </w:rPr>
        <w:t>&lt;</w:t>
      </w:r>
      <w:r>
        <w:rPr>
          <w:rFonts w:asciiTheme="majorHAnsi" w:hAnsiTheme="majorHAnsi" w:cs="Consolas"/>
          <w:color w:val="3F7F7F"/>
          <w:sz w:val="16"/>
          <w:szCs w:val="20"/>
        </w:rPr>
        <w:t>VolPayHubAlertNotification1</w:t>
      </w:r>
      <w:r>
        <w:rPr>
          <w:rFonts w:asciiTheme="majorHAnsi" w:hAnsiTheme="majorHAnsi" w:cs="Consolas"/>
          <w:sz w:val="16"/>
          <w:szCs w:val="20"/>
        </w:rPr>
        <w:t xml:space="preserve"> </w:t>
      </w:r>
      <w:proofErr w:type="spellStart"/>
      <w:r>
        <w:rPr>
          <w:rFonts w:asciiTheme="majorHAnsi" w:hAnsiTheme="majorHAnsi" w:cs="Consolas"/>
          <w:color w:val="7F007F"/>
          <w:sz w:val="16"/>
          <w:szCs w:val="20"/>
        </w:rPr>
        <w:t>xmlns:xsi</w:t>
      </w:r>
      <w:proofErr w:type="spellEnd"/>
      <w:r>
        <w:rPr>
          <w:rFonts w:asciiTheme="majorHAnsi" w:hAnsiTheme="majorHAnsi" w:cs="Consolas"/>
          <w:color w:val="000000"/>
          <w:sz w:val="16"/>
          <w:szCs w:val="20"/>
        </w:rPr>
        <w:t>=</w:t>
      </w:r>
      <w:r>
        <w:rPr>
          <w:rFonts w:asciiTheme="majorHAnsi" w:hAnsiTheme="majorHAnsi" w:cs="Consolas"/>
          <w:i/>
          <w:iCs/>
          <w:color w:val="2A00FF"/>
          <w:sz w:val="16"/>
          <w:szCs w:val="20"/>
        </w:rPr>
        <w:t>"http://www.w3.org/2001/XMLSchema-instance"</w:t>
      </w:r>
      <w:r>
        <w:rPr>
          <w:rFonts w:asciiTheme="majorHAnsi" w:hAnsiTheme="majorHAnsi" w:cs="Consolas"/>
          <w:color w:val="008080"/>
          <w:sz w:val="16"/>
          <w:szCs w:val="20"/>
        </w:rPr>
        <w:t>&gt;</w:t>
      </w:r>
    </w:p>
    <w:p w14:paraId="4712DD19"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r>
        <w:rPr>
          <w:rFonts w:asciiTheme="majorHAnsi" w:hAnsiTheme="majorHAnsi" w:cs="Consolas"/>
          <w:color w:val="3F7F7F"/>
          <w:sz w:val="16"/>
          <w:szCs w:val="20"/>
        </w:rPr>
        <w:t>UniqueReferenceId</w:t>
      </w:r>
      <w:r>
        <w:rPr>
          <w:rFonts w:asciiTheme="majorHAnsi" w:hAnsiTheme="majorHAnsi" w:cs="Consolas"/>
          <w:color w:val="008080"/>
          <w:sz w:val="16"/>
          <w:szCs w:val="20"/>
        </w:rPr>
        <w:t>&gt;</w:t>
      </w:r>
      <w:r>
        <w:rPr>
          <w:rFonts w:asciiTheme="majorHAnsi" w:hAnsiTheme="majorHAnsi" w:cs="Consolas"/>
          <w:color w:val="000000"/>
          <w:sz w:val="16"/>
          <w:szCs w:val="20"/>
        </w:rPr>
        <w:t>8ec725ba-8b22-4e40-a6ce-6bd07457a7be</w:t>
      </w:r>
      <w:r>
        <w:rPr>
          <w:rFonts w:asciiTheme="majorHAnsi" w:hAnsiTheme="majorHAnsi" w:cs="Consolas"/>
          <w:color w:val="008080"/>
          <w:sz w:val="16"/>
          <w:szCs w:val="20"/>
        </w:rPr>
        <w:t>&lt;/</w:t>
      </w:r>
      <w:r>
        <w:rPr>
          <w:rFonts w:asciiTheme="majorHAnsi" w:hAnsiTheme="majorHAnsi" w:cs="Consolas"/>
          <w:color w:val="3F7F7F"/>
          <w:sz w:val="16"/>
          <w:szCs w:val="20"/>
        </w:rPr>
        <w:t>UniqueReferenceId</w:t>
      </w:r>
      <w:r>
        <w:rPr>
          <w:rFonts w:asciiTheme="majorHAnsi" w:hAnsiTheme="majorHAnsi" w:cs="Consolas"/>
          <w:color w:val="008080"/>
          <w:sz w:val="16"/>
          <w:szCs w:val="20"/>
        </w:rPr>
        <w:t>&gt;</w:t>
      </w:r>
    </w:p>
    <w:p w14:paraId="39B8EFA2"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SourceSystemId</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EPH</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SourceSystemId</w:t>
      </w:r>
      <w:proofErr w:type="spellEnd"/>
      <w:r>
        <w:rPr>
          <w:rFonts w:asciiTheme="majorHAnsi" w:hAnsiTheme="majorHAnsi" w:cs="Consolas"/>
          <w:color w:val="008080"/>
          <w:sz w:val="16"/>
          <w:szCs w:val="20"/>
        </w:rPr>
        <w:t>&gt;</w:t>
      </w:r>
    </w:p>
    <w:p w14:paraId="06CDF4BE"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EventID</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BE1AI</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EventID</w:t>
      </w:r>
      <w:proofErr w:type="spellEnd"/>
      <w:r>
        <w:rPr>
          <w:rFonts w:asciiTheme="majorHAnsi" w:hAnsiTheme="majorHAnsi" w:cs="Consolas"/>
          <w:color w:val="008080"/>
          <w:sz w:val="16"/>
          <w:szCs w:val="20"/>
        </w:rPr>
        <w:t>&gt;</w:t>
      </w:r>
    </w:p>
    <w:p w14:paraId="2632DD2A"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EventDateTime</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2018-07-12T13:38:16.080-04:00</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EventDateTime</w:t>
      </w:r>
      <w:proofErr w:type="spellEnd"/>
      <w:r>
        <w:rPr>
          <w:rFonts w:asciiTheme="majorHAnsi" w:hAnsiTheme="majorHAnsi" w:cs="Consolas"/>
          <w:color w:val="008080"/>
          <w:sz w:val="16"/>
          <w:szCs w:val="20"/>
        </w:rPr>
        <w:t>&gt;</w:t>
      </w:r>
    </w:p>
    <w:p w14:paraId="085B5A52"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r>
        <w:rPr>
          <w:rFonts w:asciiTheme="majorHAnsi" w:hAnsiTheme="majorHAnsi" w:cs="Consolas"/>
          <w:color w:val="3F7F7F"/>
          <w:sz w:val="16"/>
          <w:szCs w:val="20"/>
        </w:rPr>
        <w:t>Version</w:t>
      </w:r>
      <w:r>
        <w:rPr>
          <w:rFonts w:asciiTheme="majorHAnsi" w:hAnsiTheme="majorHAnsi" w:cs="Consolas"/>
          <w:color w:val="008080"/>
          <w:sz w:val="16"/>
          <w:szCs w:val="20"/>
        </w:rPr>
        <w:t>&gt;</w:t>
      </w:r>
      <w:r>
        <w:rPr>
          <w:rFonts w:asciiTheme="majorHAnsi" w:hAnsiTheme="majorHAnsi" w:cs="Consolas"/>
          <w:color w:val="000000"/>
          <w:sz w:val="16"/>
          <w:szCs w:val="20"/>
        </w:rPr>
        <w:t>1.0.0</w:t>
      </w:r>
      <w:r>
        <w:rPr>
          <w:rFonts w:asciiTheme="majorHAnsi" w:hAnsiTheme="majorHAnsi" w:cs="Consolas"/>
          <w:color w:val="008080"/>
          <w:sz w:val="16"/>
          <w:szCs w:val="20"/>
        </w:rPr>
        <w:t>&lt;/</w:t>
      </w:r>
      <w:r>
        <w:rPr>
          <w:rFonts w:asciiTheme="majorHAnsi" w:hAnsiTheme="majorHAnsi" w:cs="Consolas"/>
          <w:color w:val="3F7F7F"/>
          <w:sz w:val="16"/>
          <w:szCs w:val="20"/>
        </w:rPr>
        <w:t>Version</w:t>
      </w:r>
      <w:r>
        <w:rPr>
          <w:rFonts w:asciiTheme="majorHAnsi" w:hAnsiTheme="majorHAnsi" w:cs="Consolas"/>
          <w:color w:val="008080"/>
          <w:sz w:val="16"/>
          <w:szCs w:val="20"/>
        </w:rPr>
        <w:t>&gt;</w:t>
      </w:r>
    </w:p>
    <w:p w14:paraId="33A4A8E6"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r>
        <w:rPr>
          <w:rFonts w:asciiTheme="majorHAnsi" w:hAnsiTheme="majorHAnsi" w:cs="Consolas"/>
          <w:color w:val="3F7F7F"/>
          <w:sz w:val="16"/>
          <w:szCs w:val="20"/>
        </w:rPr>
        <w:t>Contents</w:t>
      </w:r>
      <w:r>
        <w:rPr>
          <w:rFonts w:asciiTheme="majorHAnsi" w:hAnsiTheme="majorHAnsi" w:cs="Consolas"/>
          <w:color w:val="008080"/>
          <w:sz w:val="16"/>
          <w:szCs w:val="20"/>
        </w:rPr>
        <w:t>&gt;</w:t>
      </w:r>
    </w:p>
    <w:p w14:paraId="4EF0405E"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messageSubject</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BE1AI</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messageSubject</w:t>
      </w:r>
      <w:proofErr w:type="spellEnd"/>
      <w:r>
        <w:rPr>
          <w:rFonts w:asciiTheme="majorHAnsi" w:hAnsiTheme="majorHAnsi" w:cs="Consolas"/>
          <w:color w:val="008080"/>
          <w:sz w:val="16"/>
          <w:szCs w:val="20"/>
        </w:rPr>
        <w:t>&gt;</w:t>
      </w:r>
    </w:p>
    <w:p w14:paraId="71E2348E"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messageContent</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Transaction Received</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messageContent</w:t>
      </w:r>
      <w:proofErr w:type="spellEnd"/>
      <w:r>
        <w:rPr>
          <w:rFonts w:asciiTheme="majorHAnsi" w:hAnsiTheme="majorHAnsi" w:cs="Consolas"/>
          <w:color w:val="008080"/>
          <w:sz w:val="16"/>
          <w:szCs w:val="20"/>
        </w:rPr>
        <w:t>&gt;</w:t>
      </w:r>
    </w:p>
    <w:p w14:paraId="0E0726B2"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PaymentControlDataNo</w:t>
      </w:r>
      <w:proofErr w:type="spellEnd"/>
      <w:r>
        <w:rPr>
          <w:rFonts w:asciiTheme="majorHAnsi" w:hAnsiTheme="majorHAnsi" w:cs="Consolas"/>
          <w:color w:val="008080"/>
          <w:sz w:val="16"/>
          <w:szCs w:val="20"/>
        </w:rPr>
        <w:t>&gt;</w:t>
      </w:r>
    </w:p>
    <w:p w14:paraId="43643EED"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OfficeCode</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BNYMGLBL</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OfficeCode</w:t>
      </w:r>
      <w:proofErr w:type="spellEnd"/>
      <w:r>
        <w:rPr>
          <w:rFonts w:asciiTheme="majorHAnsi" w:hAnsiTheme="majorHAnsi" w:cs="Consolas"/>
          <w:color w:val="008080"/>
          <w:sz w:val="16"/>
          <w:szCs w:val="20"/>
        </w:rPr>
        <w:t>&gt;</w:t>
      </w:r>
    </w:p>
    <w:p w14:paraId="77CECFC7"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BranchCode</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801</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BranchCode</w:t>
      </w:r>
      <w:proofErr w:type="spellEnd"/>
      <w:r>
        <w:rPr>
          <w:rFonts w:asciiTheme="majorHAnsi" w:hAnsiTheme="majorHAnsi" w:cs="Consolas"/>
          <w:color w:val="008080"/>
          <w:sz w:val="16"/>
          <w:szCs w:val="20"/>
        </w:rPr>
        <w:t>&gt;</w:t>
      </w:r>
    </w:p>
    <w:p w14:paraId="540602A6"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lastRenderedPageBreak/>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DepartmentCode</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USRPXDEPT</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DepartmentCode</w:t>
      </w:r>
      <w:proofErr w:type="spellEnd"/>
      <w:r>
        <w:rPr>
          <w:rFonts w:asciiTheme="majorHAnsi" w:hAnsiTheme="majorHAnsi" w:cs="Consolas"/>
          <w:color w:val="008080"/>
          <w:sz w:val="16"/>
          <w:szCs w:val="20"/>
        </w:rPr>
        <w:t>&gt;</w:t>
      </w:r>
    </w:p>
    <w:p w14:paraId="05A06FCD"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InstructionID</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9214902</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InstructionID</w:t>
      </w:r>
      <w:proofErr w:type="spellEnd"/>
      <w:r>
        <w:rPr>
          <w:rFonts w:asciiTheme="majorHAnsi" w:hAnsiTheme="majorHAnsi" w:cs="Consolas"/>
          <w:color w:val="008080"/>
          <w:sz w:val="16"/>
          <w:szCs w:val="20"/>
        </w:rPr>
        <w:t>&gt;</w:t>
      </w:r>
    </w:p>
    <w:p w14:paraId="76EDC89C"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PaymentID</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EPR1807120000006</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PaymentID</w:t>
      </w:r>
      <w:proofErr w:type="spellEnd"/>
      <w:r>
        <w:rPr>
          <w:rFonts w:asciiTheme="majorHAnsi" w:hAnsiTheme="majorHAnsi" w:cs="Consolas"/>
          <w:color w:val="008080"/>
          <w:sz w:val="16"/>
          <w:szCs w:val="20"/>
        </w:rPr>
        <w:t>&gt;</w:t>
      </w:r>
    </w:p>
    <w:p w14:paraId="1B361145"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DistrubtionID</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EPR1807120000006</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DistrubtionID</w:t>
      </w:r>
      <w:proofErr w:type="spellEnd"/>
      <w:r>
        <w:rPr>
          <w:rFonts w:asciiTheme="majorHAnsi" w:hAnsiTheme="majorHAnsi" w:cs="Consolas"/>
          <w:color w:val="008080"/>
          <w:sz w:val="16"/>
          <w:szCs w:val="20"/>
        </w:rPr>
        <w:t>&gt;</w:t>
      </w:r>
    </w:p>
    <w:p w14:paraId="04413CA4"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ServiceID</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RPX000000026912</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ServiceID</w:t>
      </w:r>
      <w:proofErr w:type="spellEnd"/>
      <w:r>
        <w:rPr>
          <w:rFonts w:asciiTheme="majorHAnsi" w:hAnsiTheme="majorHAnsi" w:cs="Consolas"/>
          <w:color w:val="008080"/>
          <w:sz w:val="16"/>
          <w:szCs w:val="20"/>
        </w:rPr>
        <w:t>&gt;</w:t>
      </w:r>
    </w:p>
    <w:p w14:paraId="55C0185F"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InstructionData</w:t>
      </w:r>
      <w:proofErr w:type="spellEnd"/>
      <w:r>
        <w:rPr>
          <w:rFonts w:asciiTheme="majorHAnsi" w:hAnsiTheme="majorHAnsi" w:cs="Consolas"/>
          <w:color w:val="008080"/>
          <w:sz w:val="16"/>
          <w:szCs w:val="20"/>
        </w:rPr>
        <w:t>&gt;</w:t>
      </w:r>
    </w:p>
    <w:p w14:paraId="4573E893"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r>
        <w:rPr>
          <w:rFonts w:asciiTheme="majorHAnsi" w:hAnsiTheme="majorHAnsi" w:cs="Consolas"/>
          <w:color w:val="3F7F7F"/>
          <w:sz w:val="16"/>
          <w:szCs w:val="20"/>
        </w:rPr>
        <w:t>PartyServiceAssociationCode</w:t>
      </w:r>
      <w:r>
        <w:rPr>
          <w:rFonts w:asciiTheme="majorHAnsi" w:hAnsiTheme="majorHAnsi" w:cs="Consolas"/>
          <w:color w:val="008080"/>
          <w:sz w:val="16"/>
          <w:szCs w:val="20"/>
        </w:rPr>
        <w:t>&gt;</w:t>
      </w:r>
      <w:r>
        <w:rPr>
          <w:rFonts w:asciiTheme="majorHAnsi" w:hAnsiTheme="majorHAnsi" w:cs="Consolas"/>
          <w:color w:val="000000"/>
          <w:sz w:val="16"/>
          <w:szCs w:val="20"/>
        </w:rPr>
        <w:t>5371303589_RPX_ISOPacs8ChannelInput</w:t>
      </w:r>
      <w:r>
        <w:rPr>
          <w:rFonts w:asciiTheme="majorHAnsi" w:hAnsiTheme="majorHAnsi" w:cs="Consolas"/>
          <w:color w:val="008080"/>
          <w:sz w:val="16"/>
          <w:szCs w:val="20"/>
        </w:rPr>
        <w:t>&lt;/</w:t>
      </w:r>
      <w:r>
        <w:rPr>
          <w:rFonts w:asciiTheme="majorHAnsi" w:hAnsiTheme="majorHAnsi" w:cs="Consolas"/>
          <w:color w:val="3F7F7F"/>
          <w:sz w:val="16"/>
          <w:szCs w:val="20"/>
        </w:rPr>
        <w:t>PartyServiceAssociationCode</w:t>
      </w:r>
      <w:r>
        <w:rPr>
          <w:rFonts w:asciiTheme="majorHAnsi" w:hAnsiTheme="majorHAnsi" w:cs="Consolas"/>
          <w:color w:val="008080"/>
          <w:sz w:val="16"/>
          <w:szCs w:val="20"/>
        </w:rPr>
        <w:t>&gt;</w:t>
      </w:r>
    </w:p>
    <w:p w14:paraId="0AAE371B"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r>
        <w:rPr>
          <w:rFonts w:asciiTheme="majorHAnsi" w:hAnsiTheme="majorHAnsi" w:cs="Consolas"/>
          <w:color w:val="3F7F7F"/>
          <w:sz w:val="16"/>
          <w:szCs w:val="20"/>
        </w:rPr>
        <w:t>Source</w:t>
      </w:r>
      <w:r>
        <w:rPr>
          <w:rFonts w:asciiTheme="majorHAnsi" w:hAnsiTheme="majorHAnsi" w:cs="Consolas"/>
          <w:color w:val="008080"/>
          <w:sz w:val="16"/>
          <w:szCs w:val="20"/>
        </w:rPr>
        <w:t>&gt;</w:t>
      </w:r>
      <w:r>
        <w:rPr>
          <w:rFonts w:asciiTheme="majorHAnsi" w:hAnsiTheme="majorHAnsi" w:cs="Consolas"/>
          <w:color w:val="000000"/>
          <w:sz w:val="16"/>
          <w:szCs w:val="20"/>
        </w:rPr>
        <w:t>CUSTOMER</w:t>
      </w:r>
      <w:r>
        <w:rPr>
          <w:rFonts w:asciiTheme="majorHAnsi" w:hAnsiTheme="majorHAnsi" w:cs="Consolas"/>
          <w:color w:val="008080"/>
          <w:sz w:val="16"/>
          <w:szCs w:val="20"/>
        </w:rPr>
        <w:t>&lt;/</w:t>
      </w:r>
      <w:r>
        <w:rPr>
          <w:rFonts w:asciiTheme="majorHAnsi" w:hAnsiTheme="majorHAnsi" w:cs="Consolas"/>
          <w:color w:val="3F7F7F"/>
          <w:sz w:val="16"/>
          <w:szCs w:val="20"/>
        </w:rPr>
        <w:t>Source</w:t>
      </w:r>
      <w:r>
        <w:rPr>
          <w:rFonts w:asciiTheme="majorHAnsi" w:hAnsiTheme="majorHAnsi" w:cs="Consolas"/>
          <w:color w:val="008080"/>
          <w:sz w:val="16"/>
          <w:szCs w:val="20"/>
        </w:rPr>
        <w:t>&gt;</w:t>
      </w:r>
    </w:p>
    <w:p w14:paraId="5884C945"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SourceCategory</w:t>
      </w:r>
      <w:proofErr w:type="spellEnd"/>
      <w:r>
        <w:rPr>
          <w:rFonts w:asciiTheme="majorHAnsi" w:hAnsiTheme="majorHAnsi" w:cs="Consolas"/>
          <w:color w:val="008080"/>
          <w:sz w:val="16"/>
          <w:szCs w:val="20"/>
        </w:rPr>
        <w:t>&gt;</w:t>
      </w:r>
      <w:proofErr w:type="spellStart"/>
      <w:r>
        <w:rPr>
          <w:rFonts w:asciiTheme="majorHAnsi" w:hAnsiTheme="majorHAnsi" w:cs="Consolas"/>
          <w:color w:val="000000"/>
          <w:sz w:val="16"/>
          <w:szCs w:val="20"/>
        </w:rPr>
        <w:t>volpay-ui</w:t>
      </w:r>
      <w:proofErr w:type="spellEnd"/>
      <w:r>
        <w:rPr>
          <w:rFonts w:asciiTheme="majorHAnsi" w:hAnsiTheme="majorHAnsi" w:cs="Consolas"/>
          <w:color w:val="008080"/>
          <w:sz w:val="16"/>
          <w:szCs w:val="20"/>
        </w:rPr>
        <w:t>&lt;/</w:t>
      </w:r>
      <w:proofErr w:type="spellStart"/>
      <w:r>
        <w:rPr>
          <w:rFonts w:asciiTheme="majorHAnsi" w:hAnsiTheme="majorHAnsi" w:cs="Consolas"/>
          <w:color w:val="3F7F7F"/>
          <w:sz w:val="16"/>
          <w:szCs w:val="20"/>
        </w:rPr>
        <w:t>SourceCategory</w:t>
      </w:r>
      <w:proofErr w:type="spellEnd"/>
      <w:r>
        <w:rPr>
          <w:rFonts w:asciiTheme="majorHAnsi" w:hAnsiTheme="majorHAnsi" w:cs="Consolas"/>
          <w:color w:val="008080"/>
          <w:sz w:val="16"/>
          <w:szCs w:val="20"/>
        </w:rPr>
        <w:t>&gt;</w:t>
      </w:r>
    </w:p>
    <w:p w14:paraId="792A3A53"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InstructionType</w:t>
      </w:r>
      <w:proofErr w:type="spellEnd"/>
      <w:r>
        <w:rPr>
          <w:rFonts w:asciiTheme="majorHAnsi" w:hAnsiTheme="majorHAnsi" w:cs="Consolas"/>
          <w:color w:val="008080"/>
          <w:sz w:val="16"/>
          <w:szCs w:val="20"/>
        </w:rPr>
        <w:t>&gt;</w:t>
      </w:r>
      <w:proofErr w:type="spellStart"/>
      <w:r>
        <w:rPr>
          <w:rFonts w:asciiTheme="majorHAnsi" w:hAnsiTheme="majorHAnsi" w:cs="Consolas"/>
          <w:color w:val="000000"/>
          <w:sz w:val="16"/>
          <w:szCs w:val="20"/>
        </w:rPr>
        <w:t>PaymentInstruction</w:t>
      </w:r>
      <w:proofErr w:type="spellEnd"/>
      <w:r>
        <w:rPr>
          <w:rFonts w:asciiTheme="majorHAnsi" w:hAnsiTheme="majorHAnsi" w:cs="Consolas"/>
          <w:color w:val="008080"/>
          <w:sz w:val="16"/>
          <w:szCs w:val="20"/>
        </w:rPr>
        <w:t>&lt;/</w:t>
      </w:r>
      <w:proofErr w:type="spellStart"/>
      <w:r>
        <w:rPr>
          <w:rFonts w:asciiTheme="majorHAnsi" w:hAnsiTheme="majorHAnsi" w:cs="Consolas"/>
          <w:color w:val="3F7F7F"/>
          <w:sz w:val="16"/>
          <w:szCs w:val="20"/>
        </w:rPr>
        <w:t>InstructionType</w:t>
      </w:r>
      <w:proofErr w:type="spellEnd"/>
      <w:r>
        <w:rPr>
          <w:rFonts w:asciiTheme="majorHAnsi" w:hAnsiTheme="majorHAnsi" w:cs="Consolas"/>
          <w:color w:val="008080"/>
          <w:sz w:val="16"/>
          <w:szCs w:val="20"/>
        </w:rPr>
        <w:t>&gt;</w:t>
      </w:r>
    </w:p>
    <w:p w14:paraId="640C6F52"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TransportType</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INITIATED</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TransportType</w:t>
      </w:r>
      <w:proofErr w:type="spellEnd"/>
      <w:r>
        <w:rPr>
          <w:rFonts w:asciiTheme="majorHAnsi" w:hAnsiTheme="majorHAnsi" w:cs="Consolas"/>
          <w:color w:val="008080"/>
          <w:sz w:val="16"/>
          <w:szCs w:val="20"/>
        </w:rPr>
        <w:t>&gt;</w:t>
      </w:r>
    </w:p>
    <w:p w14:paraId="4C178FA7"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ReceivedDate</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2018-07-12T17:38:14.102-04:00</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ReceivedDate</w:t>
      </w:r>
      <w:proofErr w:type="spellEnd"/>
      <w:r>
        <w:rPr>
          <w:rFonts w:asciiTheme="majorHAnsi" w:hAnsiTheme="majorHAnsi" w:cs="Consolas"/>
          <w:color w:val="008080"/>
          <w:sz w:val="16"/>
          <w:szCs w:val="20"/>
        </w:rPr>
        <w:t>&gt;</w:t>
      </w:r>
    </w:p>
    <w:p w14:paraId="3EEEE4F7"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ServiceCode</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RPX</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ServiceCode</w:t>
      </w:r>
      <w:proofErr w:type="spellEnd"/>
      <w:r>
        <w:rPr>
          <w:rFonts w:asciiTheme="majorHAnsi" w:hAnsiTheme="majorHAnsi" w:cs="Consolas"/>
          <w:color w:val="008080"/>
          <w:sz w:val="16"/>
          <w:szCs w:val="20"/>
        </w:rPr>
        <w:t>&gt;</w:t>
      </w:r>
    </w:p>
    <w:p w14:paraId="6DD2B5C3"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SourceFormat</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ISOPacs8ChannelInput</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SourceFormat</w:t>
      </w:r>
      <w:proofErr w:type="spellEnd"/>
      <w:r>
        <w:rPr>
          <w:rFonts w:asciiTheme="majorHAnsi" w:hAnsiTheme="majorHAnsi" w:cs="Consolas"/>
          <w:color w:val="008080"/>
          <w:sz w:val="16"/>
          <w:szCs w:val="20"/>
        </w:rPr>
        <w:t>&gt;</w:t>
      </w:r>
    </w:p>
    <w:p w14:paraId="4793F878"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InstructionData</w:t>
      </w:r>
      <w:proofErr w:type="spellEnd"/>
      <w:r>
        <w:rPr>
          <w:rFonts w:asciiTheme="majorHAnsi" w:hAnsiTheme="majorHAnsi" w:cs="Consolas"/>
          <w:color w:val="008080"/>
          <w:sz w:val="16"/>
          <w:szCs w:val="20"/>
        </w:rPr>
        <w:t>&gt;</w:t>
      </w:r>
    </w:p>
    <w:p w14:paraId="12AFEC89"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PaymentCategory</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OUTBOUND</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PaymentCategory</w:t>
      </w:r>
      <w:proofErr w:type="spellEnd"/>
      <w:r>
        <w:rPr>
          <w:rFonts w:asciiTheme="majorHAnsi" w:hAnsiTheme="majorHAnsi" w:cs="Consolas"/>
          <w:color w:val="008080"/>
          <w:sz w:val="16"/>
          <w:szCs w:val="20"/>
        </w:rPr>
        <w:t>&gt;</w:t>
      </w:r>
    </w:p>
    <w:p w14:paraId="02120E8D"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r>
        <w:rPr>
          <w:rFonts w:asciiTheme="majorHAnsi" w:hAnsiTheme="majorHAnsi" w:cs="Consolas"/>
          <w:color w:val="3F7F7F"/>
          <w:sz w:val="16"/>
          <w:szCs w:val="20"/>
        </w:rPr>
        <w:t>OriginalPaymentReference</w:t>
      </w:r>
      <w:r>
        <w:rPr>
          <w:rFonts w:asciiTheme="majorHAnsi" w:hAnsiTheme="majorHAnsi" w:cs="Consolas"/>
          <w:color w:val="008080"/>
          <w:sz w:val="16"/>
          <w:szCs w:val="20"/>
        </w:rPr>
        <w:t>&gt;</w:t>
      </w:r>
      <w:r>
        <w:rPr>
          <w:rFonts w:asciiTheme="majorHAnsi" w:hAnsiTheme="majorHAnsi" w:cs="Consolas"/>
          <w:color w:val="000000"/>
          <w:sz w:val="16"/>
          <w:szCs w:val="20"/>
        </w:rPr>
        <w:t>TEST75DAY130PM</w:t>
      </w:r>
      <w:r>
        <w:rPr>
          <w:rFonts w:asciiTheme="majorHAnsi" w:hAnsiTheme="majorHAnsi" w:cs="Consolas"/>
          <w:color w:val="008080"/>
          <w:sz w:val="16"/>
          <w:szCs w:val="20"/>
        </w:rPr>
        <w:t>&lt;/</w:t>
      </w:r>
      <w:r>
        <w:rPr>
          <w:rFonts w:asciiTheme="majorHAnsi" w:hAnsiTheme="majorHAnsi" w:cs="Consolas"/>
          <w:color w:val="3F7F7F"/>
          <w:sz w:val="16"/>
          <w:szCs w:val="20"/>
        </w:rPr>
        <w:t>OriginalPaymentReference</w:t>
      </w:r>
      <w:r>
        <w:rPr>
          <w:rFonts w:asciiTheme="majorHAnsi" w:hAnsiTheme="majorHAnsi" w:cs="Consolas"/>
          <w:color w:val="008080"/>
          <w:sz w:val="16"/>
          <w:szCs w:val="20"/>
        </w:rPr>
        <w:t>&gt;</w:t>
      </w:r>
    </w:p>
    <w:p w14:paraId="09C4F558"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OriginalPaymentFunction</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Customer Credit Transfer</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OriginalPaymentFunction</w:t>
      </w:r>
      <w:proofErr w:type="spellEnd"/>
      <w:r>
        <w:rPr>
          <w:rFonts w:asciiTheme="majorHAnsi" w:hAnsiTheme="majorHAnsi" w:cs="Consolas"/>
          <w:color w:val="008080"/>
          <w:sz w:val="16"/>
          <w:szCs w:val="20"/>
        </w:rPr>
        <w:t>&gt;</w:t>
      </w:r>
    </w:p>
    <w:p w14:paraId="6404D456"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r>
        <w:rPr>
          <w:rFonts w:asciiTheme="majorHAnsi" w:hAnsiTheme="majorHAnsi" w:cs="Consolas"/>
          <w:color w:val="3F7F7F"/>
          <w:sz w:val="16"/>
          <w:szCs w:val="20"/>
        </w:rPr>
        <w:t>ExecutionDateTime</w:t>
      </w:r>
      <w:r>
        <w:rPr>
          <w:rFonts w:asciiTheme="majorHAnsi" w:hAnsiTheme="majorHAnsi" w:cs="Consolas"/>
          <w:color w:val="008080"/>
          <w:sz w:val="16"/>
          <w:szCs w:val="20"/>
        </w:rPr>
        <w:t>&gt;</w:t>
      </w:r>
      <w:r>
        <w:rPr>
          <w:rFonts w:asciiTheme="majorHAnsi" w:hAnsiTheme="majorHAnsi" w:cs="Consolas"/>
          <w:color w:val="000000"/>
          <w:sz w:val="16"/>
          <w:szCs w:val="20"/>
        </w:rPr>
        <w:t>2018-07-12T17:38:15.282-04:00</w:t>
      </w:r>
      <w:r>
        <w:rPr>
          <w:rFonts w:asciiTheme="majorHAnsi" w:hAnsiTheme="majorHAnsi" w:cs="Consolas"/>
          <w:color w:val="008080"/>
          <w:sz w:val="16"/>
          <w:szCs w:val="20"/>
        </w:rPr>
        <w:t>&lt;/</w:t>
      </w:r>
      <w:r>
        <w:rPr>
          <w:rFonts w:asciiTheme="majorHAnsi" w:hAnsiTheme="majorHAnsi" w:cs="Consolas"/>
          <w:color w:val="3F7F7F"/>
          <w:sz w:val="16"/>
          <w:szCs w:val="20"/>
        </w:rPr>
        <w:t>ExecutionDateTime</w:t>
      </w:r>
      <w:r>
        <w:rPr>
          <w:rFonts w:asciiTheme="majorHAnsi" w:hAnsiTheme="majorHAnsi" w:cs="Consolas"/>
          <w:color w:val="008080"/>
          <w:sz w:val="16"/>
          <w:szCs w:val="20"/>
        </w:rPr>
        <w:t>&gt;</w:t>
      </w:r>
    </w:p>
    <w:p w14:paraId="2852CDE3"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LclInstrm_Prtry</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BUSINESS</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LclInstrm_Prtry</w:t>
      </w:r>
      <w:proofErr w:type="spellEnd"/>
      <w:r>
        <w:rPr>
          <w:rFonts w:asciiTheme="majorHAnsi" w:hAnsiTheme="majorHAnsi" w:cs="Consolas"/>
          <w:color w:val="008080"/>
          <w:sz w:val="16"/>
          <w:szCs w:val="20"/>
        </w:rPr>
        <w:t>&gt;</w:t>
      </w:r>
    </w:p>
    <w:p w14:paraId="0BB1422D"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r>
        <w:rPr>
          <w:rFonts w:asciiTheme="majorHAnsi" w:hAnsiTheme="majorHAnsi" w:cs="Consolas"/>
          <w:color w:val="3F7F7F"/>
          <w:sz w:val="16"/>
          <w:szCs w:val="20"/>
        </w:rPr>
        <w:t>Amount</w:t>
      </w:r>
      <w:r>
        <w:rPr>
          <w:rFonts w:asciiTheme="majorHAnsi" w:hAnsiTheme="majorHAnsi" w:cs="Consolas"/>
          <w:color w:val="008080"/>
          <w:sz w:val="16"/>
          <w:szCs w:val="20"/>
        </w:rPr>
        <w:t>&gt;</w:t>
      </w:r>
      <w:r>
        <w:rPr>
          <w:rFonts w:asciiTheme="majorHAnsi" w:hAnsiTheme="majorHAnsi" w:cs="Consolas"/>
          <w:color w:val="000000"/>
          <w:sz w:val="16"/>
          <w:szCs w:val="20"/>
        </w:rPr>
        <w:t>1.0</w:t>
      </w:r>
      <w:r>
        <w:rPr>
          <w:rFonts w:asciiTheme="majorHAnsi" w:hAnsiTheme="majorHAnsi" w:cs="Consolas"/>
          <w:color w:val="008080"/>
          <w:sz w:val="16"/>
          <w:szCs w:val="20"/>
        </w:rPr>
        <w:t>&lt;/</w:t>
      </w:r>
      <w:r>
        <w:rPr>
          <w:rFonts w:asciiTheme="majorHAnsi" w:hAnsiTheme="majorHAnsi" w:cs="Consolas"/>
          <w:color w:val="3F7F7F"/>
          <w:sz w:val="16"/>
          <w:szCs w:val="20"/>
        </w:rPr>
        <w:t>Amount</w:t>
      </w:r>
      <w:r>
        <w:rPr>
          <w:rFonts w:asciiTheme="majorHAnsi" w:hAnsiTheme="majorHAnsi" w:cs="Consolas"/>
          <w:color w:val="008080"/>
          <w:sz w:val="16"/>
          <w:szCs w:val="20"/>
        </w:rPr>
        <w:t>&gt;</w:t>
      </w:r>
    </w:p>
    <w:p w14:paraId="2A44817B"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r>
        <w:rPr>
          <w:rFonts w:asciiTheme="majorHAnsi" w:hAnsiTheme="majorHAnsi" w:cs="Consolas"/>
          <w:color w:val="3F7F7F"/>
          <w:sz w:val="16"/>
          <w:szCs w:val="20"/>
        </w:rPr>
        <w:t>Currency</w:t>
      </w:r>
      <w:r>
        <w:rPr>
          <w:rFonts w:asciiTheme="majorHAnsi" w:hAnsiTheme="majorHAnsi" w:cs="Consolas"/>
          <w:color w:val="008080"/>
          <w:sz w:val="16"/>
          <w:szCs w:val="20"/>
        </w:rPr>
        <w:t>&gt;</w:t>
      </w:r>
      <w:r>
        <w:rPr>
          <w:rFonts w:asciiTheme="majorHAnsi" w:hAnsiTheme="majorHAnsi" w:cs="Consolas"/>
          <w:color w:val="000000"/>
          <w:sz w:val="16"/>
          <w:szCs w:val="20"/>
        </w:rPr>
        <w:t>USD</w:t>
      </w:r>
      <w:r>
        <w:rPr>
          <w:rFonts w:asciiTheme="majorHAnsi" w:hAnsiTheme="majorHAnsi" w:cs="Consolas"/>
          <w:color w:val="008080"/>
          <w:sz w:val="16"/>
          <w:szCs w:val="20"/>
        </w:rPr>
        <w:t>&lt;/</w:t>
      </w:r>
      <w:r>
        <w:rPr>
          <w:rFonts w:asciiTheme="majorHAnsi" w:hAnsiTheme="majorHAnsi" w:cs="Consolas"/>
          <w:color w:val="3F7F7F"/>
          <w:sz w:val="16"/>
          <w:szCs w:val="20"/>
        </w:rPr>
        <w:t>Currency</w:t>
      </w:r>
      <w:r>
        <w:rPr>
          <w:rFonts w:asciiTheme="majorHAnsi" w:hAnsiTheme="majorHAnsi" w:cs="Consolas"/>
          <w:color w:val="008080"/>
          <w:sz w:val="16"/>
          <w:szCs w:val="20"/>
        </w:rPr>
        <w:t>&gt;</w:t>
      </w:r>
    </w:p>
    <w:p w14:paraId="212809F4"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OriginalValueDate</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2018-07-12-04:00</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OriginalValueDate</w:t>
      </w:r>
      <w:proofErr w:type="spellEnd"/>
      <w:r>
        <w:rPr>
          <w:rFonts w:asciiTheme="majorHAnsi" w:hAnsiTheme="majorHAnsi" w:cs="Consolas"/>
          <w:color w:val="008080"/>
          <w:sz w:val="16"/>
          <w:szCs w:val="20"/>
        </w:rPr>
        <w:t>&gt;</w:t>
      </w:r>
    </w:p>
    <w:p w14:paraId="181286F2"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ValueDate</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2018-07-12-04:00</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ValueDate</w:t>
      </w:r>
      <w:proofErr w:type="spellEnd"/>
      <w:r>
        <w:rPr>
          <w:rFonts w:asciiTheme="majorHAnsi" w:hAnsiTheme="majorHAnsi" w:cs="Consolas"/>
          <w:color w:val="008080"/>
          <w:sz w:val="16"/>
          <w:szCs w:val="20"/>
        </w:rPr>
        <w:t>&gt;</w:t>
      </w:r>
    </w:p>
    <w:p w14:paraId="19CFB953"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ProductSupported</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REALTIME</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ProductSupported</w:t>
      </w:r>
      <w:proofErr w:type="spellEnd"/>
      <w:r>
        <w:rPr>
          <w:rFonts w:asciiTheme="majorHAnsi" w:hAnsiTheme="majorHAnsi" w:cs="Consolas"/>
          <w:color w:val="008080"/>
          <w:sz w:val="16"/>
          <w:szCs w:val="20"/>
        </w:rPr>
        <w:t>&gt;</w:t>
      </w:r>
    </w:p>
    <w:p w14:paraId="51055C99"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r>
        <w:rPr>
          <w:rFonts w:asciiTheme="majorHAnsi" w:hAnsiTheme="majorHAnsi" w:cs="Consolas"/>
          <w:color w:val="3F7F7F"/>
          <w:sz w:val="16"/>
          <w:szCs w:val="20"/>
        </w:rPr>
        <w:t>Debtor</w:t>
      </w:r>
      <w:r>
        <w:rPr>
          <w:rFonts w:asciiTheme="majorHAnsi" w:hAnsiTheme="majorHAnsi" w:cs="Consolas"/>
          <w:color w:val="008080"/>
          <w:sz w:val="16"/>
          <w:szCs w:val="20"/>
        </w:rPr>
        <w:t>&gt;</w:t>
      </w:r>
    </w:p>
    <w:p w14:paraId="55BE434E"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r>
        <w:rPr>
          <w:rFonts w:asciiTheme="majorHAnsi" w:hAnsiTheme="majorHAnsi" w:cs="Consolas"/>
          <w:color w:val="3F7F7F"/>
          <w:sz w:val="16"/>
          <w:szCs w:val="20"/>
        </w:rPr>
        <w:t>Name</w:t>
      </w:r>
      <w:r>
        <w:rPr>
          <w:rFonts w:asciiTheme="majorHAnsi" w:hAnsiTheme="majorHAnsi" w:cs="Consolas"/>
          <w:color w:val="008080"/>
          <w:sz w:val="16"/>
          <w:szCs w:val="20"/>
        </w:rPr>
        <w:t>&gt;</w:t>
      </w:r>
      <w:r>
        <w:rPr>
          <w:rFonts w:asciiTheme="majorHAnsi" w:hAnsiTheme="majorHAnsi" w:cs="Consolas"/>
          <w:color w:val="000000"/>
          <w:sz w:val="16"/>
          <w:szCs w:val="20"/>
        </w:rPr>
        <w:t>THE BANK OF NEW YORK MELLON 5371303589</w:t>
      </w:r>
      <w:r>
        <w:rPr>
          <w:rFonts w:asciiTheme="majorHAnsi" w:hAnsiTheme="majorHAnsi" w:cs="Consolas"/>
          <w:color w:val="008080"/>
          <w:sz w:val="16"/>
          <w:szCs w:val="20"/>
        </w:rPr>
        <w:t>&lt;/</w:t>
      </w:r>
      <w:r>
        <w:rPr>
          <w:rFonts w:asciiTheme="majorHAnsi" w:hAnsiTheme="majorHAnsi" w:cs="Consolas"/>
          <w:color w:val="3F7F7F"/>
          <w:sz w:val="16"/>
          <w:szCs w:val="20"/>
        </w:rPr>
        <w:t>Name</w:t>
      </w:r>
      <w:r>
        <w:rPr>
          <w:rFonts w:asciiTheme="majorHAnsi" w:hAnsiTheme="majorHAnsi" w:cs="Consolas"/>
          <w:color w:val="008080"/>
          <w:sz w:val="16"/>
          <w:szCs w:val="20"/>
        </w:rPr>
        <w:t>&gt;</w:t>
      </w:r>
    </w:p>
    <w:p w14:paraId="7F28EC7C"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lastRenderedPageBreak/>
        <w:t xml:space="preserve">                                   </w:t>
      </w:r>
      <w:r>
        <w:rPr>
          <w:rFonts w:asciiTheme="majorHAnsi" w:hAnsiTheme="majorHAnsi" w:cs="Consolas"/>
          <w:color w:val="008080"/>
          <w:sz w:val="16"/>
          <w:szCs w:val="20"/>
        </w:rPr>
        <w:t>&lt;</w:t>
      </w:r>
      <w:r>
        <w:rPr>
          <w:rFonts w:asciiTheme="majorHAnsi" w:hAnsiTheme="majorHAnsi" w:cs="Consolas"/>
          <w:color w:val="3F7F7F"/>
          <w:sz w:val="16"/>
          <w:szCs w:val="20"/>
        </w:rPr>
        <w:t>Address</w:t>
      </w:r>
      <w:r>
        <w:rPr>
          <w:rFonts w:asciiTheme="majorHAnsi" w:hAnsiTheme="majorHAnsi" w:cs="Consolas"/>
          <w:color w:val="008080"/>
          <w:sz w:val="16"/>
          <w:szCs w:val="20"/>
        </w:rPr>
        <w:t>&gt;</w:t>
      </w:r>
      <w:r>
        <w:rPr>
          <w:rFonts w:asciiTheme="majorHAnsi" w:hAnsiTheme="majorHAnsi" w:cs="Consolas"/>
          <w:color w:val="000000"/>
          <w:sz w:val="16"/>
          <w:szCs w:val="20"/>
        </w:rPr>
        <w:t>REAL TIME PAYMENTS 6023 AIRPORT ROAD</w:t>
      </w:r>
      <w:r>
        <w:rPr>
          <w:rFonts w:asciiTheme="majorHAnsi" w:hAnsiTheme="majorHAnsi" w:cs="Consolas"/>
          <w:color w:val="008080"/>
          <w:sz w:val="16"/>
          <w:szCs w:val="20"/>
        </w:rPr>
        <w:t>&lt;/</w:t>
      </w:r>
      <w:r>
        <w:rPr>
          <w:rFonts w:asciiTheme="majorHAnsi" w:hAnsiTheme="majorHAnsi" w:cs="Consolas"/>
          <w:color w:val="3F7F7F"/>
          <w:sz w:val="16"/>
          <w:szCs w:val="20"/>
        </w:rPr>
        <w:t>Address</w:t>
      </w:r>
      <w:r>
        <w:rPr>
          <w:rFonts w:asciiTheme="majorHAnsi" w:hAnsiTheme="majorHAnsi" w:cs="Consolas"/>
          <w:color w:val="008080"/>
          <w:sz w:val="16"/>
          <w:szCs w:val="20"/>
        </w:rPr>
        <w:t>&gt;</w:t>
      </w:r>
    </w:p>
    <w:p w14:paraId="6005597D"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r>
        <w:rPr>
          <w:rFonts w:asciiTheme="majorHAnsi" w:hAnsiTheme="majorHAnsi" w:cs="Consolas"/>
          <w:color w:val="3F7F7F"/>
          <w:sz w:val="16"/>
          <w:szCs w:val="20"/>
        </w:rPr>
        <w:t>Account</w:t>
      </w:r>
      <w:r>
        <w:rPr>
          <w:rFonts w:asciiTheme="majorHAnsi" w:hAnsiTheme="majorHAnsi" w:cs="Consolas"/>
          <w:color w:val="008080"/>
          <w:sz w:val="16"/>
          <w:szCs w:val="20"/>
        </w:rPr>
        <w:t>&gt;</w:t>
      </w:r>
      <w:r>
        <w:rPr>
          <w:rFonts w:asciiTheme="majorHAnsi" w:hAnsiTheme="majorHAnsi" w:cs="Consolas"/>
          <w:color w:val="000000"/>
          <w:sz w:val="16"/>
          <w:szCs w:val="20"/>
        </w:rPr>
        <w:t>8901418455</w:t>
      </w:r>
      <w:r>
        <w:rPr>
          <w:rFonts w:asciiTheme="majorHAnsi" w:hAnsiTheme="majorHAnsi" w:cs="Consolas"/>
          <w:color w:val="008080"/>
          <w:sz w:val="16"/>
          <w:szCs w:val="20"/>
        </w:rPr>
        <w:t>&lt;/</w:t>
      </w:r>
      <w:r>
        <w:rPr>
          <w:rFonts w:asciiTheme="majorHAnsi" w:hAnsiTheme="majorHAnsi" w:cs="Consolas"/>
          <w:color w:val="3F7F7F"/>
          <w:sz w:val="16"/>
          <w:szCs w:val="20"/>
        </w:rPr>
        <w:t>Account</w:t>
      </w:r>
      <w:r>
        <w:rPr>
          <w:rFonts w:asciiTheme="majorHAnsi" w:hAnsiTheme="majorHAnsi" w:cs="Consolas"/>
          <w:color w:val="008080"/>
          <w:sz w:val="16"/>
          <w:szCs w:val="20"/>
        </w:rPr>
        <w:t>&gt;</w:t>
      </w:r>
    </w:p>
    <w:p w14:paraId="484707C5"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PstlAdr</w:t>
      </w:r>
      <w:proofErr w:type="spellEnd"/>
      <w:r>
        <w:rPr>
          <w:rFonts w:asciiTheme="majorHAnsi" w:hAnsiTheme="majorHAnsi" w:cs="Consolas"/>
          <w:color w:val="008080"/>
          <w:sz w:val="16"/>
          <w:szCs w:val="20"/>
        </w:rPr>
        <w:t>&gt;</w:t>
      </w:r>
    </w:p>
    <w:p w14:paraId="6801F7F7"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PstCd</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13424</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PstCd</w:t>
      </w:r>
      <w:proofErr w:type="spellEnd"/>
      <w:r>
        <w:rPr>
          <w:rFonts w:asciiTheme="majorHAnsi" w:hAnsiTheme="majorHAnsi" w:cs="Consolas"/>
          <w:color w:val="008080"/>
          <w:sz w:val="16"/>
          <w:szCs w:val="20"/>
        </w:rPr>
        <w:t>&gt;</w:t>
      </w:r>
    </w:p>
    <w:p w14:paraId="2E92B20C"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TwnNm</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ORISKANY</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TwnNm</w:t>
      </w:r>
      <w:proofErr w:type="spellEnd"/>
      <w:r>
        <w:rPr>
          <w:rFonts w:asciiTheme="majorHAnsi" w:hAnsiTheme="majorHAnsi" w:cs="Consolas"/>
          <w:color w:val="008080"/>
          <w:sz w:val="16"/>
          <w:szCs w:val="20"/>
        </w:rPr>
        <w:t>&gt;</w:t>
      </w:r>
    </w:p>
    <w:p w14:paraId="4CC53EBD"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CtrySubDvsn</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NY</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CtrySubDvsn</w:t>
      </w:r>
      <w:proofErr w:type="spellEnd"/>
      <w:r>
        <w:rPr>
          <w:rFonts w:asciiTheme="majorHAnsi" w:hAnsiTheme="majorHAnsi" w:cs="Consolas"/>
          <w:color w:val="008080"/>
          <w:sz w:val="16"/>
          <w:szCs w:val="20"/>
        </w:rPr>
        <w:t>&gt;</w:t>
      </w:r>
    </w:p>
    <w:p w14:paraId="4604C455"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Ctry</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US</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Ctry</w:t>
      </w:r>
      <w:proofErr w:type="spellEnd"/>
      <w:r>
        <w:rPr>
          <w:rFonts w:asciiTheme="majorHAnsi" w:hAnsiTheme="majorHAnsi" w:cs="Consolas"/>
          <w:color w:val="008080"/>
          <w:sz w:val="16"/>
          <w:szCs w:val="20"/>
        </w:rPr>
        <w:t>&gt;</w:t>
      </w:r>
    </w:p>
    <w:p w14:paraId="3FECCB65"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PstlAdr</w:t>
      </w:r>
      <w:proofErr w:type="spellEnd"/>
      <w:r>
        <w:rPr>
          <w:rFonts w:asciiTheme="majorHAnsi" w:hAnsiTheme="majorHAnsi" w:cs="Consolas"/>
          <w:color w:val="008080"/>
          <w:sz w:val="16"/>
          <w:szCs w:val="20"/>
        </w:rPr>
        <w:t>&gt;</w:t>
      </w:r>
    </w:p>
    <w:p w14:paraId="7A43A559"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r>
        <w:rPr>
          <w:rFonts w:asciiTheme="majorHAnsi" w:hAnsiTheme="majorHAnsi" w:cs="Consolas"/>
          <w:color w:val="3F7F7F"/>
          <w:sz w:val="16"/>
          <w:szCs w:val="20"/>
        </w:rPr>
        <w:t>Debtor</w:t>
      </w:r>
      <w:r>
        <w:rPr>
          <w:rFonts w:asciiTheme="majorHAnsi" w:hAnsiTheme="majorHAnsi" w:cs="Consolas"/>
          <w:color w:val="008080"/>
          <w:sz w:val="16"/>
          <w:szCs w:val="20"/>
        </w:rPr>
        <w:t>&gt;</w:t>
      </w:r>
    </w:p>
    <w:p w14:paraId="102B485D"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DebtorAgent</w:t>
      </w:r>
      <w:proofErr w:type="spellEnd"/>
      <w:r>
        <w:rPr>
          <w:rFonts w:asciiTheme="majorHAnsi" w:hAnsiTheme="majorHAnsi" w:cs="Consolas"/>
          <w:color w:val="008080"/>
          <w:sz w:val="16"/>
          <w:szCs w:val="20"/>
        </w:rPr>
        <w:t>&gt;</w:t>
      </w:r>
    </w:p>
    <w:p w14:paraId="6783C32B"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ClearingSchemeID</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021000018</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ClearingSchemeID</w:t>
      </w:r>
      <w:proofErr w:type="spellEnd"/>
      <w:r>
        <w:rPr>
          <w:rFonts w:asciiTheme="majorHAnsi" w:hAnsiTheme="majorHAnsi" w:cs="Consolas"/>
          <w:color w:val="008080"/>
          <w:sz w:val="16"/>
          <w:szCs w:val="20"/>
        </w:rPr>
        <w:t>&gt;</w:t>
      </w:r>
    </w:p>
    <w:p w14:paraId="44E328FB"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SchemeCode</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USRTP</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SchemeCode</w:t>
      </w:r>
      <w:proofErr w:type="spellEnd"/>
      <w:r>
        <w:rPr>
          <w:rFonts w:asciiTheme="majorHAnsi" w:hAnsiTheme="majorHAnsi" w:cs="Consolas"/>
          <w:color w:val="008080"/>
          <w:sz w:val="16"/>
          <w:szCs w:val="20"/>
        </w:rPr>
        <w:t>&gt;</w:t>
      </w:r>
    </w:p>
    <w:p w14:paraId="59A7EF49"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DebtorAgent</w:t>
      </w:r>
      <w:proofErr w:type="spellEnd"/>
      <w:r>
        <w:rPr>
          <w:rFonts w:asciiTheme="majorHAnsi" w:hAnsiTheme="majorHAnsi" w:cs="Consolas"/>
          <w:color w:val="008080"/>
          <w:sz w:val="16"/>
          <w:szCs w:val="20"/>
        </w:rPr>
        <w:t>&gt;</w:t>
      </w:r>
    </w:p>
    <w:p w14:paraId="1A93B603"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r>
        <w:rPr>
          <w:rFonts w:asciiTheme="majorHAnsi" w:hAnsiTheme="majorHAnsi" w:cs="Consolas"/>
          <w:color w:val="3F7F7F"/>
          <w:sz w:val="16"/>
          <w:szCs w:val="20"/>
        </w:rPr>
        <w:t>Sender</w:t>
      </w:r>
      <w:r>
        <w:rPr>
          <w:rFonts w:asciiTheme="majorHAnsi" w:hAnsiTheme="majorHAnsi" w:cs="Consolas"/>
          <w:color w:val="008080"/>
          <w:sz w:val="16"/>
          <w:szCs w:val="20"/>
        </w:rPr>
        <w:t>&gt;</w:t>
      </w:r>
    </w:p>
    <w:p w14:paraId="2FBA598C"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r>
        <w:rPr>
          <w:rFonts w:asciiTheme="majorHAnsi" w:hAnsiTheme="majorHAnsi" w:cs="Consolas"/>
          <w:color w:val="3F7F7F"/>
          <w:sz w:val="16"/>
          <w:szCs w:val="20"/>
        </w:rPr>
        <w:t>Name</w:t>
      </w:r>
      <w:r>
        <w:rPr>
          <w:rFonts w:asciiTheme="majorHAnsi" w:hAnsiTheme="majorHAnsi" w:cs="Consolas"/>
          <w:color w:val="008080"/>
          <w:sz w:val="16"/>
          <w:szCs w:val="20"/>
        </w:rPr>
        <w:t>&gt;</w:t>
      </w:r>
      <w:r>
        <w:rPr>
          <w:rFonts w:asciiTheme="majorHAnsi" w:hAnsiTheme="majorHAnsi" w:cs="Consolas"/>
          <w:color w:val="000000"/>
          <w:sz w:val="16"/>
          <w:szCs w:val="20"/>
        </w:rPr>
        <w:t xml:space="preserve">801 - </w:t>
      </w:r>
      <w:proofErr w:type="gramStart"/>
      <w:r>
        <w:rPr>
          <w:rFonts w:asciiTheme="majorHAnsi" w:hAnsiTheme="majorHAnsi" w:cs="Consolas"/>
          <w:color w:val="000000"/>
          <w:sz w:val="16"/>
          <w:szCs w:val="20"/>
        </w:rPr>
        <w:t>NY  Head</w:t>
      </w:r>
      <w:proofErr w:type="gramEnd"/>
      <w:r>
        <w:rPr>
          <w:rFonts w:asciiTheme="majorHAnsi" w:hAnsiTheme="majorHAnsi" w:cs="Consolas"/>
          <w:color w:val="000000"/>
          <w:sz w:val="16"/>
          <w:szCs w:val="20"/>
        </w:rPr>
        <w:t xml:space="preserve"> Office</w:t>
      </w:r>
      <w:r>
        <w:rPr>
          <w:rFonts w:asciiTheme="majorHAnsi" w:hAnsiTheme="majorHAnsi" w:cs="Consolas"/>
          <w:color w:val="008080"/>
          <w:sz w:val="16"/>
          <w:szCs w:val="20"/>
        </w:rPr>
        <w:t>&lt;/</w:t>
      </w:r>
      <w:r>
        <w:rPr>
          <w:rFonts w:asciiTheme="majorHAnsi" w:hAnsiTheme="majorHAnsi" w:cs="Consolas"/>
          <w:color w:val="3F7F7F"/>
          <w:sz w:val="16"/>
          <w:szCs w:val="20"/>
        </w:rPr>
        <w:t>Name</w:t>
      </w:r>
      <w:r>
        <w:rPr>
          <w:rFonts w:asciiTheme="majorHAnsi" w:hAnsiTheme="majorHAnsi" w:cs="Consolas"/>
          <w:color w:val="008080"/>
          <w:sz w:val="16"/>
          <w:szCs w:val="20"/>
        </w:rPr>
        <w:t>&gt;</w:t>
      </w:r>
    </w:p>
    <w:p w14:paraId="1B0A1C24"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r>
        <w:rPr>
          <w:rFonts w:asciiTheme="majorHAnsi" w:hAnsiTheme="majorHAnsi" w:cs="Consolas"/>
          <w:color w:val="3F7F7F"/>
          <w:sz w:val="16"/>
          <w:szCs w:val="20"/>
        </w:rPr>
        <w:t>BIC</w:t>
      </w:r>
      <w:r>
        <w:rPr>
          <w:rFonts w:asciiTheme="majorHAnsi" w:hAnsiTheme="majorHAnsi" w:cs="Consolas"/>
          <w:color w:val="008080"/>
          <w:sz w:val="16"/>
          <w:szCs w:val="20"/>
        </w:rPr>
        <w:t>&gt;</w:t>
      </w:r>
      <w:r>
        <w:rPr>
          <w:rFonts w:asciiTheme="majorHAnsi" w:hAnsiTheme="majorHAnsi" w:cs="Consolas"/>
          <w:color w:val="000000"/>
          <w:sz w:val="16"/>
          <w:szCs w:val="20"/>
        </w:rPr>
        <w:t>IRVTUS3NXXX</w:t>
      </w:r>
      <w:r>
        <w:rPr>
          <w:rFonts w:asciiTheme="majorHAnsi" w:hAnsiTheme="majorHAnsi" w:cs="Consolas"/>
          <w:color w:val="008080"/>
          <w:sz w:val="16"/>
          <w:szCs w:val="20"/>
        </w:rPr>
        <w:t>&lt;/</w:t>
      </w:r>
      <w:r>
        <w:rPr>
          <w:rFonts w:asciiTheme="majorHAnsi" w:hAnsiTheme="majorHAnsi" w:cs="Consolas"/>
          <w:color w:val="3F7F7F"/>
          <w:sz w:val="16"/>
          <w:szCs w:val="20"/>
        </w:rPr>
        <w:t>BIC</w:t>
      </w:r>
      <w:r>
        <w:rPr>
          <w:rFonts w:asciiTheme="majorHAnsi" w:hAnsiTheme="majorHAnsi" w:cs="Consolas"/>
          <w:color w:val="008080"/>
          <w:sz w:val="16"/>
          <w:szCs w:val="20"/>
        </w:rPr>
        <w:t>&gt;</w:t>
      </w:r>
    </w:p>
    <w:p w14:paraId="6DE6411B"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ClearingSchemeID</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255072126</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ClearingSchemeID</w:t>
      </w:r>
      <w:proofErr w:type="spellEnd"/>
      <w:r>
        <w:rPr>
          <w:rFonts w:asciiTheme="majorHAnsi" w:hAnsiTheme="majorHAnsi" w:cs="Consolas"/>
          <w:color w:val="008080"/>
          <w:sz w:val="16"/>
          <w:szCs w:val="20"/>
        </w:rPr>
        <w:t>&gt;</w:t>
      </w:r>
    </w:p>
    <w:p w14:paraId="355C9335"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SchemeCode</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USRTP</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SchemeCode</w:t>
      </w:r>
      <w:proofErr w:type="spellEnd"/>
      <w:r>
        <w:rPr>
          <w:rFonts w:asciiTheme="majorHAnsi" w:hAnsiTheme="majorHAnsi" w:cs="Consolas"/>
          <w:color w:val="008080"/>
          <w:sz w:val="16"/>
          <w:szCs w:val="20"/>
        </w:rPr>
        <w:t>&gt;</w:t>
      </w:r>
    </w:p>
    <w:p w14:paraId="3B882F65"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r>
        <w:rPr>
          <w:rFonts w:asciiTheme="majorHAnsi" w:hAnsiTheme="majorHAnsi" w:cs="Consolas"/>
          <w:color w:val="3F7F7F"/>
          <w:sz w:val="16"/>
          <w:szCs w:val="20"/>
        </w:rPr>
        <w:t>Sender</w:t>
      </w:r>
      <w:r>
        <w:rPr>
          <w:rFonts w:asciiTheme="majorHAnsi" w:hAnsiTheme="majorHAnsi" w:cs="Consolas"/>
          <w:color w:val="008080"/>
          <w:sz w:val="16"/>
          <w:szCs w:val="20"/>
        </w:rPr>
        <w:t>&gt;</w:t>
      </w:r>
    </w:p>
    <w:p w14:paraId="728F190B"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r>
        <w:rPr>
          <w:rFonts w:asciiTheme="majorHAnsi" w:hAnsiTheme="majorHAnsi" w:cs="Consolas"/>
          <w:color w:val="3F7F7F"/>
          <w:sz w:val="16"/>
          <w:szCs w:val="20"/>
        </w:rPr>
        <w:t>Creditor</w:t>
      </w:r>
      <w:r>
        <w:rPr>
          <w:rFonts w:asciiTheme="majorHAnsi" w:hAnsiTheme="majorHAnsi" w:cs="Consolas"/>
          <w:color w:val="008080"/>
          <w:sz w:val="16"/>
          <w:szCs w:val="20"/>
        </w:rPr>
        <w:t>&gt;</w:t>
      </w:r>
    </w:p>
    <w:p w14:paraId="76C0B5A7"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r>
        <w:rPr>
          <w:rFonts w:asciiTheme="majorHAnsi" w:hAnsiTheme="majorHAnsi" w:cs="Consolas"/>
          <w:color w:val="3F7F7F"/>
          <w:sz w:val="16"/>
          <w:szCs w:val="20"/>
        </w:rPr>
        <w:t>Name</w:t>
      </w:r>
      <w:r>
        <w:rPr>
          <w:rFonts w:asciiTheme="majorHAnsi" w:hAnsiTheme="majorHAnsi" w:cs="Consolas"/>
          <w:color w:val="008080"/>
          <w:sz w:val="16"/>
          <w:szCs w:val="20"/>
        </w:rPr>
        <w:t>&gt;</w:t>
      </w:r>
      <w:r>
        <w:rPr>
          <w:rFonts w:asciiTheme="majorHAnsi" w:hAnsiTheme="majorHAnsi" w:cs="Consolas"/>
          <w:color w:val="000000"/>
          <w:sz w:val="16"/>
          <w:szCs w:val="20"/>
        </w:rPr>
        <w:t>US BANK</w:t>
      </w:r>
      <w:r>
        <w:rPr>
          <w:rFonts w:asciiTheme="majorHAnsi" w:hAnsiTheme="majorHAnsi" w:cs="Consolas"/>
          <w:color w:val="008080"/>
          <w:sz w:val="16"/>
          <w:szCs w:val="20"/>
        </w:rPr>
        <w:t>&lt;/</w:t>
      </w:r>
      <w:r>
        <w:rPr>
          <w:rFonts w:asciiTheme="majorHAnsi" w:hAnsiTheme="majorHAnsi" w:cs="Consolas"/>
          <w:color w:val="3F7F7F"/>
          <w:sz w:val="16"/>
          <w:szCs w:val="20"/>
        </w:rPr>
        <w:t>Name</w:t>
      </w:r>
      <w:r>
        <w:rPr>
          <w:rFonts w:asciiTheme="majorHAnsi" w:hAnsiTheme="majorHAnsi" w:cs="Consolas"/>
          <w:color w:val="008080"/>
          <w:sz w:val="16"/>
          <w:szCs w:val="20"/>
        </w:rPr>
        <w:t>&gt;</w:t>
      </w:r>
    </w:p>
    <w:p w14:paraId="5A05AED8"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r>
        <w:rPr>
          <w:rFonts w:asciiTheme="majorHAnsi" w:hAnsiTheme="majorHAnsi" w:cs="Consolas"/>
          <w:color w:val="3F7F7F"/>
          <w:sz w:val="16"/>
          <w:szCs w:val="20"/>
        </w:rPr>
        <w:t>Account</w:t>
      </w:r>
      <w:r>
        <w:rPr>
          <w:rFonts w:asciiTheme="majorHAnsi" w:hAnsiTheme="majorHAnsi" w:cs="Consolas"/>
          <w:color w:val="008080"/>
          <w:sz w:val="16"/>
          <w:szCs w:val="20"/>
        </w:rPr>
        <w:t>&gt;</w:t>
      </w:r>
      <w:r>
        <w:rPr>
          <w:rFonts w:asciiTheme="majorHAnsi" w:hAnsiTheme="majorHAnsi" w:cs="Consolas"/>
          <w:color w:val="000000"/>
          <w:sz w:val="16"/>
          <w:szCs w:val="20"/>
        </w:rPr>
        <w:t>153910315016</w:t>
      </w:r>
      <w:r>
        <w:rPr>
          <w:rFonts w:asciiTheme="majorHAnsi" w:hAnsiTheme="majorHAnsi" w:cs="Consolas"/>
          <w:color w:val="008080"/>
          <w:sz w:val="16"/>
          <w:szCs w:val="20"/>
        </w:rPr>
        <w:t>&lt;/</w:t>
      </w:r>
      <w:r>
        <w:rPr>
          <w:rFonts w:asciiTheme="majorHAnsi" w:hAnsiTheme="majorHAnsi" w:cs="Consolas"/>
          <w:color w:val="3F7F7F"/>
          <w:sz w:val="16"/>
          <w:szCs w:val="20"/>
        </w:rPr>
        <w:t>Account</w:t>
      </w:r>
      <w:r>
        <w:rPr>
          <w:rFonts w:asciiTheme="majorHAnsi" w:hAnsiTheme="majorHAnsi" w:cs="Consolas"/>
          <w:color w:val="008080"/>
          <w:sz w:val="16"/>
          <w:szCs w:val="20"/>
        </w:rPr>
        <w:t>&gt;</w:t>
      </w:r>
    </w:p>
    <w:p w14:paraId="271172F5"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r>
        <w:rPr>
          <w:rFonts w:asciiTheme="majorHAnsi" w:hAnsiTheme="majorHAnsi" w:cs="Consolas"/>
          <w:color w:val="3F7F7F"/>
          <w:sz w:val="16"/>
          <w:szCs w:val="20"/>
        </w:rPr>
        <w:t>Creditor</w:t>
      </w:r>
      <w:r>
        <w:rPr>
          <w:rFonts w:asciiTheme="majorHAnsi" w:hAnsiTheme="majorHAnsi" w:cs="Consolas"/>
          <w:color w:val="008080"/>
          <w:sz w:val="16"/>
          <w:szCs w:val="20"/>
        </w:rPr>
        <w:t>&gt;</w:t>
      </w:r>
    </w:p>
    <w:p w14:paraId="6373D65A"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CreditorAgent</w:t>
      </w:r>
      <w:proofErr w:type="spellEnd"/>
      <w:r>
        <w:rPr>
          <w:rFonts w:asciiTheme="majorHAnsi" w:hAnsiTheme="majorHAnsi" w:cs="Consolas"/>
          <w:color w:val="008080"/>
          <w:sz w:val="16"/>
          <w:szCs w:val="20"/>
        </w:rPr>
        <w:t>&gt;</w:t>
      </w:r>
    </w:p>
    <w:p w14:paraId="6DF3211F"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ClearingSchemeID</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123000848</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ClearingSchemeID</w:t>
      </w:r>
      <w:proofErr w:type="spellEnd"/>
      <w:r>
        <w:rPr>
          <w:rFonts w:asciiTheme="majorHAnsi" w:hAnsiTheme="majorHAnsi" w:cs="Consolas"/>
          <w:color w:val="008080"/>
          <w:sz w:val="16"/>
          <w:szCs w:val="20"/>
        </w:rPr>
        <w:t>&gt;</w:t>
      </w:r>
    </w:p>
    <w:p w14:paraId="234A87B7"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SchemeCode</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USRTP</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SchemeCode</w:t>
      </w:r>
      <w:proofErr w:type="spellEnd"/>
      <w:r>
        <w:rPr>
          <w:rFonts w:asciiTheme="majorHAnsi" w:hAnsiTheme="majorHAnsi" w:cs="Consolas"/>
          <w:color w:val="008080"/>
          <w:sz w:val="16"/>
          <w:szCs w:val="20"/>
        </w:rPr>
        <w:t>&gt;</w:t>
      </w:r>
    </w:p>
    <w:p w14:paraId="7D454F38"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CreditorAgent</w:t>
      </w:r>
      <w:proofErr w:type="spellEnd"/>
      <w:r>
        <w:rPr>
          <w:rFonts w:asciiTheme="majorHAnsi" w:hAnsiTheme="majorHAnsi" w:cs="Consolas"/>
          <w:color w:val="008080"/>
          <w:sz w:val="16"/>
          <w:szCs w:val="20"/>
        </w:rPr>
        <w:t>&gt;</w:t>
      </w:r>
    </w:p>
    <w:p w14:paraId="66FD0C14"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r>
        <w:rPr>
          <w:rFonts w:asciiTheme="majorHAnsi" w:hAnsiTheme="majorHAnsi" w:cs="Consolas"/>
          <w:color w:val="3F7F7F"/>
          <w:sz w:val="16"/>
          <w:szCs w:val="20"/>
        </w:rPr>
        <w:t>Status</w:t>
      </w:r>
      <w:r>
        <w:rPr>
          <w:rFonts w:asciiTheme="majorHAnsi" w:hAnsiTheme="majorHAnsi" w:cs="Consolas"/>
          <w:color w:val="008080"/>
          <w:sz w:val="16"/>
          <w:szCs w:val="20"/>
        </w:rPr>
        <w:t>&gt;</w:t>
      </w:r>
      <w:r>
        <w:rPr>
          <w:rFonts w:asciiTheme="majorHAnsi" w:hAnsiTheme="majorHAnsi" w:cs="Consolas"/>
          <w:color w:val="000000"/>
          <w:sz w:val="16"/>
          <w:szCs w:val="20"/>
        </w:rPr>
        <w:t>IN_PROGRESS</w:t>
      </w:r>
      <w:r>
        <w:rPr>
          <w:rFonts w:asciiTheme="majorHAnsi" w:hAnsiTheme="majorHAnsi" w:cs="Consolas"/>
          <w:color w:val="008080"/>
          <w:sz w:val="16"/>
          <w:szCs w:val="20"/>
        </w:rPr>
        <w:t>&lt;/</w:t>
      </w:r>
      <w:r>
        <w:rPr>
          <w:rFonts w:asciiTheme="majorHAnsi" w:hAnsiTheme="majorHAnsi" w:cs="Consolas"/>
          <w:color w:val="3F7F7F"/>
          <w:sz w:val="16"/>
          <w:szCs w:val="20"/>
        </w:rPr>
        <w:t>Status</w:t>
      </w:r>
      <w:r>
        <w:rPr>
          <w:rFonts w:asciiTheme="majorHAnsi" w:hAnsiTheme="majorHAnsi" w:cs="Consolas"/>
          <w:color w:val="008080"/>
          <w:sz w:val="16"/>
          <w:szCs w:val="20"/>
        </w:rPr>
        <w:t>&gt;</w:t>
      </w:r>
    </w:p>
    <w:p w14:paraId="14C55B79"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DetailedStatusInfo</w:t>
      </w:r>
      <w:proofErr w:type="spellEnd"/>
      <w:r>
        <w:rPr>
          <w:rFonts w:asciiTheme="majorHAnsi" w:hAnsiTheme="majorHAnsi" w:cs="Consolas"/>
          <w:color w:val="008080"/>
          <w:sz w:val="16"/>
          <w:szCs w:val="20"/>
        </w:rPr>
        <w:t>&gt;&lt;/</w:t>
      </w:r>
      <w:proofErr w:type="spellStart"/>
      <w:r>
        <w:rPr>
          <w:rFonts w:asciiTheme="majorHAnsi" w:hAnsiTheme="majorHAnsi" w:cs="Consolas"/>
          <w:color w:val="3F7F7F"/>
          <w:sz w:val="16"/>
          <w:szCs w:val="20"/>
        </w:rPr>
        <w:t>DetailedStatusInfo</w:t>
      </w:r>
      <w:proofErr w:type="spellEnd"/>
      <w:r>
        <w:rPr>
          <w:rFonts w:asciiTheme="majorHAnsi" w:hAnsiTheme="majorHAnsi" w:cs="Consolas"/>
          <w:color w:val="008080"/>
          <w:sz w:val="16"/>
          <w:szCs w:val="20"/>
        </w:rPr>
        <w:t>&gt;</w:t>
      </w:r>
    </w:p>
    <w:p w14:paraId="7252DC43"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PaymentIndex</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1</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PaymentIndex</w:t>
      </w:r>
      <w:proofErr w:type="spellEnd"/>
      <w:r>
        <w:rPr>
          <w:rFonts w:asciiTheme="majorHAnsi" w:hAnsiTheme="majorHAnsi" w:cs="Consolas"/>
          <w:color w:val="008080"/>
          <w:sz w:val="16"/>
          <w:szCs w:val="20"/>
        </w:rPr>
        <w:t>&gt;</w:t>
      </w:r>
    </w:p>
    <w:p w14:paraId="6FD8F617"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ServiceCode</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RPX</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ServiceCode</w:t>
      </w:r>
      <w:proofErr w:type="spellEnd"/>
      <w:r>
        <w:rPr>
          <w:rFonts w:asciiTheme="majorHAnsi" w:hAnsiTheme="majorHAnsi" w:cs="Consolas"/>
          <w:color w:val="008080"/>
          <w:sz w:val="16"/>
          <w:szCs w:val="20"/>
        </w:rPr>
        <w:t>&gt;</w:t>
      </w:r>
    </w:p>
    <w:p w14:paraId="7165C504"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lastRenderedPageBreak/>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OrigInstrID</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9214902</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OrigInstrID</w:t>
      </w:r>
      <w:proofErr w:type="spellEnd"/>
      <w:r>
        <w:rPr>
          <w:rFonts w:asciiTheme="majorHAnsi" w:hAnsiTheme="majorHAnsi" w:cs="Consolas"/>
          <w:color w:val="008080"/>
          <w:sz w:val="16"/>
          <w:szCs w:val="20"/>
        </w:rPr>
        <w:t>&gt;</w:t>
      </w:r>
    </w:p>
    <w:p w14:paraId="6844239C"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OrigTxID</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EPR1807120000005</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OrigTxID</w:t>
      </w:r>
      <w:proofErr w:type="spellEnd"/>
      <w:r>
        <w:rPr>
          <w:rFonts w:asciiTheme="majorHAnsi" w:hAnsiTheme="majorHAnsi" w:cs="Consolas"/>
          <w:color w:val="008080"/>
          <w:sz w:val="16"/>
          <w:szCs w:val="20"/>
        </w:rPr>
        <w:t>&gt;</w:t>
      </w:r>
    </w:p>
    <w:p w14:paraId="19170CF0"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MessageSource</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CUSTOMER</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MessageSource</w:t>
      </w:r>
      <w:proofErr w:type="spellEnd"/>
      <w:r>
        <w:rPr>
          <w:rFonts w:asciiTheme="majorHAnsi" w:hAnsiTheme="majorHAnsi" w:cs="Consolas"/>
          <w:color w:val="008080"/>
          <w:sz w:val="16"/>
          <w:szCs w:val="20"/>
        </w:rPr>
        <w:t>&gt;</w:t>
      </w:r>
    </w:p>
    <w:p w14:paraId="245810EE"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UserActions</w:t>
      </w:r>
      <w:proofErr w:type="spellEnd"/>
      <w:r>
        <w:rPr>
          <w:rFonts w:asciiTheme="majorHAnsi" w:hAnsiTheme="majorHAnsi" w:cs="Consolas"/>
          <w:color w:val="008080"/>
          <w:sz w:val="16"/>
          <w:szCs w:val="20"/>
        </w:rPr>
        <w:t>&gt;</w:t>
      </w:r>
    </w:p>
    <w:p w14:paraId="618E47B6"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UserID</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XECC527</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UserID</w:t>
      </w:r>
      <w:proofErr w:type="spellEnd"/>
      <w:r>
        <w:rPr>
          <w:rFonts w:asciiTheme="majorHAnsi" w:hAnsiTheme="majorHAnsi" w:cs="Consolas"/>
          <w:color w:val="008080"/>
          <w:sz w:val="16"/>
          <w:szCs w:val="20"/>
        </w:rPr>
        <w:t>&gt;</w:t>
      </w:r>
    </w:p>
    <w:p w14:paraId="2A61F55F"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r>
        <w:rPr>
          <w:rFonts w:asciiTheme="majorHAnsi" w:hAnsiTheme="majorHAnsi" w:cs="Consolas"/>
          <w:color w:val="3F7F7F"/>
          <w:sz w:val="16"/>
          <w:szCs w:val="20"/>
        </w:rPr>
        <w:t>Action</w:t>
      </w:r>
      <w:r>
        <w:rPr>
          <w:rFonts w:asciiTheme="majorHAnsi" w:hAnsiTheme="majorHAnsi" w:cs="Consolas"/>
          <w:color w:val="008080"/>
          <w:sz w:val="16"/>
          <w:szCs w:val="20"/>
        </w:rPr>
        <w:t>&gt;</w:t>
      </w:r>
      <w:r>
        <w:rPr>
          <w:rFonts w:asciiTheme="majorHAnsi" w:hAnsiTheme="majorHAnsi" w:cs="Consolas"/>
          <w:color w:val="000000"/>
          <w:sz w:val="16"/>
          <w:szCs w:val="20"/>
        </w:rPr>
        <w:t>INITIATED</w:t>
      </w:r>
      <w:r>
        <w:rPr>
          <w:rFonts w:asciiTheme="majorHAnsi" w:hAnsiTheme="majorHAnsi" w:cs="Consolas"/>
          <w:color w:val="008080"/>
          <w:sz w:val="16"/>
          <w:szCs w:val="20"/>
        </w:rPr>
        <w:t>&lt;/</w:t>
      </w:r>
      <w:r>
        <w:rPr>
          <w:rFonts w:asciiTheme="majorHAnsi" w:hAnsiTheme="majorHAnsi" w:cs="Consolas"/>
          <w:color w:val="3F7F7F"/>
          <w:sz w:val="16"/>
          <w:szCs w:val="20"/>
        </w:rPr>
        <w:t>Action</w:t>
      </w:r>
      <w:r>
        <w:rPr>
          <w:rFonts w:asciiTheme="majorHAnsi" w:hAnsiTheme="majorHAnsi" w:cs="Consolas"/>
          <w:color w:val="008080"/>
          <w:sz w:val="16"/>
          <w:szCs w:val="20"/>
        </w:rPr>
        <w:t>&gt;</w:t>
      </w:r>
    </w:p>
    <w:p w14:paraId="0B0F18B4"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TimeStamp</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2018-07-12T17:38:14.100</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TimeStamp</w:t>
      </w:r>
      <w:proofErr w:type="spellEnd"/>
      <w:r>
        <w:rPr>
          <w:rFonts w:asciiTheme="majorHAnsi" w:hAnsiTheme="majorHAnsi" w:cs="Consolas"/>
          <w:color w:val="008080"/>
          <w:sz w:val="16"/>
          <w:szCs w:val="20"/>
        </w:rPr>
        <w:t>&gt;</w:t>
      </w:r>
    </w:p>
    <w:p w14:paraId="5D33670A"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UserActions</w:t>
      </w:r>
      <w:proofErr w:type="spellEnd"/>
      <w:r>
        <w:rPr>
          <w:rFonts w:asciiTheme="majorHAnsi" w:hAnsiTheme="majorHAnsi" w:cs="Consolas"/>
          <w:color w:val="008080"/>
          <w:sz w:val="16"/>
          <w:szCs w:val="20"/>
        </w:rPr>
        <w:t>&gt;</w:t>
      </w:r>
    </w:p>
    <w:p w14:paraId="1804C693"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PaymentControlDataNo</w:t>
      </w:r>
      <w:proofErr w:type="spellEnd"/>
      <w:r>
        <w:rPr>
          <w:rFonts w:asciiTheme="majorHAnsi" w:hAnsiTheme="majorHAnsi" w:cs="Consolas"/>
          <w:color w:val="008080"/>
          <w:sz w:val="16"/>
          <w:szCs w:val="20"/>
        </w:rPr>
        <w:t>&gt;</w:t>
      </w:r>
    </w:p>
    <w:p w14:paraId="0A42A403" w14:textId="77777777" w:rsidR="00A927AF" w:rsidRDefault="00232925">
      <w:pPr>
        <w:spacing w:after="0" w:line="240" w:lineRule="auto"/>
        <w:jc w:val="both"/>
        <w:rPr>
          <w:rFonts w:asciiTheme="majorHAnsi" w:hAnsiTheme="majorHAnsi" w:cs="Consolas"/>
          <w:sz w:val="16"/>
          <w:szCs w:val="20"/>
        </w:rPr>
      </w:pPr>
      <w:r>
        <w:rPr>
          <w:rFonts w:asciiTheme="majorHAnsi" w:hAnsiTheme="majorHAnsi" w:cs="Consolas"/>
          <w:color w:val="000000"/>
          <w:sz w:val="16"/>
          <w:szCs w:val="20"/>
        </w:rPr>
        <w:t xml:space="preserve">         </w:t>
      </w:r>
      <w:r>
        <w:rPr>
          <w:rFonts w:asciiTheme="majorHAnsi" w:hAnsiTheme="majorHAnsi" w:cs="Consolas"/>
          <w:color w:val="008080"/>
          <w:sz w:val="16"/>
          <w:szCs w:val="20"/>
        </w:rPr>
        <w:t>&lt;/</w:t>
      </w:r>
      <w:r>
        <w:rPr>
          <w:rFonts w:asciiTheme="majorHAnsi" w:hAnsiTheme="majorHAnsi" w:cs="Consolas"/>
          <w:color w:val="3F7F7F"/>
          <w:sz w:val="16"/>
          <w:szCs w:val="20"/>
        </w:rPr>
        <w:t>Contents</w:t>
      </w:r>
      <w:r>
        <w:rPr>
          <w:rFonts w:asciiTheme="majorHAnsi" w:hAnsiTheme="majorHAnsi" w:cs="Consolas"/>
          <w:color w:val="008080"/>
          <w:sz w:val="16"/>
          <w:szCs w:val="20"/>
        </w:rPr>
        <w:t>&gt;</w:t>
      </w:r>
    </w:p>
    <w:p w14:paraId="399AB9D1" w14:textId="77777777" w:rsidR="00A927AF" w:rsidRDefault="00232925">
      <w:pPr>
        <w:jc w:val="both"/>
        <w:rPr>
          <w:rFonts w:asciiTheme="majorHAnsi" w:hAnsiTheme="majorHAnsi" w:cs="Consolas"/>
          <w:color w:val="008080"/>
          <w:sz w:val="16"/>
          <w:szCs w:val="20"/>
        </w:rPr>
      </w:pPr>
      <w:r>
        <w:rPr>
          <w:rFonts w:asciiTheme="majorHAnsi" w:hAnsiTheme="majorHAnsi" w:cs="Consolas"/>
          <w:color w:val="008080"/>
          <w:sz w:val="16"/>
          <w:szCs w:val="20"/>
        </w:rPr>
        <w:t>&lt;/</w:t>
      </w:r>
      <w:r>
        <w:rPr>
          <w:rFonts w:asciiTheme="majorHAnsi" w:hAnsiTheme="majorHAnsi" w:cs="Consolas"/>
          <w:color w:val="3F7F7F"/>
          <w:sz w:val="16"/>
          <w:szCs w:val="20"/>
        </w:rPr>
        <w:t>VolPayHubAlertNotification1</w:t>
      </w:r>
      <w:r>
        <w:rPr>
          <w:rFonts w:asciiTheme="majorHAnsi" w:hAnsiTheme="majorHAnsi" w:cs="Consolas"/>
          <w:color w:val="008080"/>
          <w:sz w:val="16"/>
          <w:szCs w:val="20"/>
        </w:rPr>
        <w:t>&gt;</w:t>
      </w:r>
    </w:p>
    <w:p w14:paraId="7FD75FA3"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A mapping of the required fields from the sample BE1AI message is provided as below. Some fields are not available on the current event message and data may have to be added to the Request Payload message.</w:t>
      </w:r>
    </w:p>
    <w:tbl>
      <w:tblPr>
        <w:tblW w:w="5003" w:type="pct"/>
        <w:tblInd w:w="-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4A0" w:firstRow="1" w:lastRow="0" w:firstColumn="1" w:lastColumn="0" w:noHBand="0" w:noVBand="1"/>
        <w:tblPrChange w:id="426" w:author="Anshul Agrawal" w:date="2018-07-26T16:38:00Z">
          <w:tblPr>
            <w:tblW w:w="4950" w:type="pct"/>
            <w:tblInd w:w="-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4A0" w:firstRow="1" w:lastRow="0" w:firstColumn="1" w:lastColumn="0" w:noHBand="0" w:noVBand="1"/>
          </w:tblPr>
        </w:tblPrChange>
      </w:tblPr>
      <w:tblGrid>
        <w:gridCol w:w="858"/>
        <w:gridCol w:w="2248"/>
        <w:gridCol w:w="4567"/>
        <w:gridCol w:w="1529"/>
        <w:tblGridChange w:id="427">
          <w:tblGrid>
            <w:gridCol w:w="857"/>
            <w:gridCol w:w="2248"/>
            <w:gridCol w:w="5999"/>
            <w:gridCol w:w="5999"/>
          </w:tblGrid>
        </w:tblGridChange>
      </w:tblGrid>
      <w:tr w:rsidR="002A6578" w14:paraId="3156DF11" w14:textId="77777777" w:rsidTr="00557D83">
        <w:trPr>
          <w:trHeight w:val="300"/>
          <w:trPrChange w:id="428" w:author="Anshul Agrawal" w:date="2018-07-26T16:38:00Z">
            <w:trPr>
              <w:trHeight w:val="300"/>
            </w:trPr>
          </w:trPrChange>
        </w:trPr>
        <w:tc>
          <w:tcPr>
            <w:tcW w:w="858" w:type="dxa"/>
            <w:tcBorders>
              <w:top w:val="single" w:sz="4" w:space="0" w:color="00000A"/>
              <w:left w:val="single" w:sz="4" w:space="0" w:color="00000A"/>
              <w:bottom w:val="single" w:sz="4" w:space="0" w:color="00000A"/>
              <w:right w:val="single" w:sz="4" w:space="0" w:color="00000A"/>
            </w:tcBorders>
            <w:shd w:val="clear" w:color="000000" w:fill="494529"/>
            <w:tcPrChange w:id="429" w:author="Anshul Agrawal" w:date="2018-07-26T16:38:00Z">
              <w:tcPr>
                <w:tcW w:w="855" w:type="dxa"/>
                <w:tcBorders>
                  <w:top w:val="single" w:sz="4" w:space="0" w:color="00000A"/>
                  <w:left w:val="single" w:sz="4" w:space="0" w:color="00000A"/>
                  <w:bottom w:val="single" w:sz="4" w:space="0" w:color="00000A"/>
                  <w:right w:val="single" w:sz="4" w:space="0" w:color="00000A"/>
                </w:tcBorders>
                <w:shd w:val="clear" w:color="000000" w:fill="494529"/>
              </w:tcPr>
            </w:tcPrChange>
          </w:tcPr>
          <w:p w14:paraId="047CF2D2" w14:textId="77777777" w:rsidR="002A6578" w:rsidRDefault="002A6578">
            <w:pPr>
              <w:spacing w:after="0" w:line="240" w:lineRule="auto"/>
              <w:jc w:val="both"/>
              <w:rPr>
                <w:rFonts w:asciiTheme="majorHAnsi" w:eastAsia="Times New Roman" w:hAnsiTheme="majorHAnsi" w:cs="Times New Roman"/>
                <w:color w:val="FFFFFF"/>
                <w:sz w:val="18"/>
                <w:szCs w:val="18"/>
              </w:rPr>
            </w:pPr>
            <w:r>
              <w:rPr>
                <w:rFonts w:asciiTheme="majorHAnsi" w:eastAsia="Times New Roman" w:hAnsiTheme="majorHAnsi" w:cs="Times New Roman"/>
                <w:color w:val="FFFFFF"/>
                <w:sz w:val="18"/>
                <w:szCs w:val="18"/>
              </w:rPr>
              <w:t>Index No.</w:t>
            </w:r>
          </w:p>
        </w:tc>
        <w:tc>
          <w:tcPr>
            <w:tcW w:w="2248" w:type="dxa"/>
            <w:tcBorders>
              <w:top w:val="single" w:sz="4" w:space="0" w:color="00000A"/>
              <w:bottom w:val="single" w:sz="4" w:space="0" w:color="00000A"/>
              <w:right w:val="single" w:sz="4" w:space="0" w:color="00000A"/>
            </w:tcBorders>
            <w:shd w:val="clear" w:color="000000" w:fill="494529"/>
            <w:tcPrChange w:id="430" w:author="Anshul Agrawal" w:date="2018-07-26T16:38:00Z">
              <w:tcPr>
                <w:tcW w:w="2237" w:type="dxa"/>
                <w:tcBorders>
                  <w:top w:val="single" w:sz="4" w:space="0" w:color="00000A"/>
                  <w:bottom w:val="single" w:sz="4" w:space="0" w:color="00000A"/>
                  <w:right w:val="single" w:sz="4" w:space="0" w:color="00000A"/>
                </w:tcBorders>
                <w:shd w:val="clear" w:color="000000" w:fill="494529"/>
              </w:tcPr>
            </w:tcPrChange>
          </w:tcPr>
          <w:p w14:paraId="487C067B" w14:textId="77777777" w:rsidR="002A6578" w:rsidRDefault="002A6578">
            <w:pPr>
              <w:spacing w:after="0" w:line="240" w:lineRule="auto"/>
              <w:jc w:val="both"/>
              <w:rPr>
                <w:rFonts w:asciiTheme="majorHAnsi" w:eastAsia="Times New Roman" w:hAnsiTheme="majorHAnsi" w:cs="Times New Roman"/>
                <w:color w:val="FFFFFF"/>
                <w:sz w:val="18"/>
                <w:szCs w:val="18"/>
              </w:rPr>
            </w:pPr>
            <w:r>
              <w:rPr>
                <w:rFonts w:asciiTheme="majorHAnsi" w:eastAsia="Times New Roman" w:hAnsiTheme="majorHAnsi" w:cs="Times New Roman"/>
                <w:color w:val="FFFFFF"/>
                <w:sz w:val="18"/>
                <w:szCs w:val="18"/>
              </w:rPr>
              <w:t>Request Payload message field</w:t>
            </w:r>
          </w:p>
        </w:tc>
        <w:tc>
          <w:tcPr>
            <w:tcW w:w="4567" w:type="dxa"/>
            <w:tcBorders>
              <w:top w:val="single" w:sz="4" w:space="0" w:color="00000A"/>
              <w:bottom w:val="single" w:sz="4" w:space="0" w:color="00000A"/>
              <w:right w:val="single" w:sz="4" w:space="0" w:color="00000A"/>
            </w:tcBorders>
            <w:shd w:val="clear" w:color="000000" w:fill="494529"/>
            <w:tcPrChange w:id="431" w:author="Anshul Agrawal" w:date="2018-07-26T16:38:00Z">
              <w:tcPr>
                <w:tcW w:w="6021" w:type="dxa"/>
                <w:tcBorders>
                  <w:top w:val="single" w:sz="4" w:space="0" w:color="00000A"/>
                  <w:bottom w:val="single" w:sz="4" w:space="0" w:color="00000A"/>
                  <w:right w:val="single" w:sz="4" w:space="0" w:color="00000A"/>
                </w:tcBorders>
                <w:shd w:val="clear" w:color="000000" w:fill="494529"/>
              </w:tcPr>
            </w:tcPrChange>
          </w:tcPr>
          <w:p w14:paraId="59116C42" w14:textId="77777777" w:rsidR="002A6578" w:rsidRDefault="002A6578">
            <w:pPr>
              <w:spacing w:after="0" w:line="240" w:lineRule="auto"/>
              <w:jc w:val="both"/>
              <w:rPr>
                <w:rFonts w:asciiTheme="majorHAnsi" w:eastAsia="Times New Roman" w:hAnsiTheme="majorHAnsi" w:cs="Times New Roman"/>
                <w:color w:val="FFFFFF"/>
                <w:sz w:val="18"/>
                <w:szCs w:val="18"/>
              </w:rPr>
            </w:pPr>
            <w:r>
              <w:rPr>
                <w:rFonts w:asciiTheme="majorHAnsi" w:eastAsia="Times New Roman" w:hAnsiTheme="majorHAnsi" w:cs="Times New Roman"/>
                <w:color w:val="FFFFFF"/>
                <w:sz w:val="18"/>
                <w:szCs w:val="18"/>
              </w:rPr>
              <w:t>BE1AI Event message field</w:t>
            </w:r>
          </w:p>
        </w:tc>
        <w:tc>
          <w:tcPr>
            <w:tcW w:w="1529" w:type="dxa"/>
            <w:tcBorders>
              <w:top w:val="single" w:sz="4" w:space="0" w:color="00000A"/>
              <w:bottom w:val="single" w:sz="4" w:space="0" w:color="00000A"/>
              <w:right w:val="single" w:sz="4" w:space="0" w:color="00000A"/>
            </w:tcBorders>
            <w:shd w:val="clear" w:color="000000" w:fill="494529"/>
            <w:tcPrChange w:id="432" w:author="Anshul Agrawal" w:date="2018-07-26T16:38:00Z">
              <w:tcPr>
                <w:tcW w:w="5999" w:type="dxa"/>
                <w:tcBorders>
                  <w:top w:val="single" w:sz="4" w:space="0" w:color="00000A"/>
                  <w:bottom w:val="single" w:sz="4" w:space="0" w:color="00000A"/>
                  <w:right w:val="single" w:sz="4" w:space="0" w:color="00000A"/>
                </w:tcBorders>
                <w:shd w:val="clear" w:color="000000" w:fill="494529"/>
              </w:tcPr>
            </w:tcPrChange>
          </w:tcPr>
          <w:p w14:paraId="0C72F613" w14:textId="77777777" w:rsidR="002A6578" w:rsidRDefault="002A6578">
            <w:pPr>
              <w:spacing w:after="0" w:line="240" w:lineRule="auto"/>
              <w:jc w:val="both"/>
              <w:rPr>
                <w:ins w:id="433" w:author="Anshul Agrawal" w:date="2018-07-26T16:38:00Z"/>
                <w:rFonts w:asciiTheme="majorHAnsi" w:eastAsia="Times New Roman" w:hAnsiTheme="majorHAnsi" w:cs="Times New Roman"/>
                <w:color w:val="FFFFFF"/>
                <w:sz w:val="18"/>
                <w:szCs w:val="18"/>
              </w:rPr>
            </w:pPr>
          </w:p>
        </w:tc>
      </w:tr>
      <w:tr w:rsidR="002A6578" w14:paraId="761E69A8" w14:textId="77777777" w:rsidTr="00557D83">
        <w:trPr>
          <w:trHeight w:val="300"/>
          <w:trPrChange w:id="434" w:author="Anshul Agrawal" w:date="2018-07-26T16:38:00Z">
            <w:trPr>
              <w:trHeight w:val="300"/>
            </w:trPr>
          </w:trPrChange>
        </w:trPr>
        <w:tc>
          <w:tcPr>
            <w:tcW w:w="858" w:type="dxa"/>
            <w:tcBorders>
              <w:left w:val="single" w:sz="4" w:space="0" w:color="00000A"/>
              <w:bottom w:val="single" w:sz="4" w:space="0" w:color="00000A"/>
              <w:right w:val="single" w:sz="4" w:space="0" w:color="00000A"/>
            </w:tcBorders>
            <w:shd w:val="clear" w:color="000000" w:fill="D9D9D9"/>
            <w:vAlign w:val="bottom"/>
            <w:tcPrChange w:id="435" w:author="Anshul Agrawal" w:date="2018-07-26T16:38:00Z">
              <w:tcPr>
                <w:tcW w:w="855" w:type="dxa"/>
                <w:tcBorders>
                  <w:left w:val="single" w:sz="4" w:space="0" w:color="00000A"/>
                  <w:bottom w:val="single" w:sz="4" w:space="0" w:color="00000A"/>
                  <w:right w:val="single" w:sz="4" w:space="0" w:color="00000A"/>
                </w:tcBorders>
                <w:shd w:val="clear" w:color="000000" w:fill="D9D9D9"/>
                <w:vAlign w:val="bottom"/>
              </w:tcPr>
            </w:tcPrChange>
          </w:tcPr>
          <w:p w14:paraId="6CB85070" w14:textId="77777777" w:rsidR="002A6578" w:rsidRDefault="002A6578">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w:t>
            </w:r>
          </w:p>
        </w:tc>
        <w:tc>
          <w:tcPr>
            <w:tcW w:w="2248" w:type="dxa"/>
            <w:tcBorders>
              <w:bottom w:val="single" w:sz="4" w:space="0" w:color="00000A"/>
              <w:right w:val="single" w:sz="4" w:space="0" w:color="00000A"/>
            </w:tcBorders>
            <w:shd w:val="clear" w:color="000000" w:fill="D9D9D9"/>
            <w:tcPrChange w:id="436" w:author="Anshul Agrawal" w:date="2018-07-26T16:38:00Z">
              <w:tcPr>
                <w:tcW w:w="2237" w:type="dxa"/>
                <w:tcBorders>
                  <w:bottom w:val="single" w:sz="4" w:space="0" w:color="00000A"/>
                  <w:right w:val="single" w:sz="4" w:space="0" w:color="00000A"/>
                </w:tcBorders>
                <w:shd w:val="clear" w:color="000000" w:fill="D9D9D9"/>
              </w:tcPr>
            </w:tcPrChange>
          </w:tcPr>
          <w:p w14:paraId="75F2BA8A" w14:textId="77777777" w:rsidR="002A6578" w:rsidRDefault="002A6578">
            <w:pPr>
              <w:spacing w:after="0" w:line="240" w:lineRule="auto"/>
              <w:jc w:val="both"/>
              <w:rPr>
                <w:rFonts w:asciiTheme="majorHAnsi" w:eastAsia="Times New Roman" w:hAnsiTheme="majorHAnsi" w:cs="Times New Roman"/>
                <w:color w:val="000000"/>
                <w:sz w:val="20"/>
                <w:szCs w:val="18"/>
              </w:rPr>
            </w:pPr>
            <w:proofErr w:type="spellStart"/>
            <w:r>
              <w:rPr>
                <w:rFonts w:asciiTheme="majorHAnsi" w:eastAsia="Times New Roman" w:hAnsiTheme="majorHAnsi" w:cs="Times New Roman"/>
                <w:color w:val="000000"/>
                <w:sz w:val="20"/>
                <w:szCs w:val="18"/>
              </w:rPr>
              <w:t>FraudCheckRequest</w:t>
            </w:r>
            <w:proofErr w:type="spellEnd"/>
          </w:p>
        </w:tc>
        <w:tc>
          <w:tcPr>
            <w:tcW w:w="4567" w:type="dxa"/>
            <w:tcBorders>
              <w:bottom w:val="single" w:sz="4" w:space="0" w:color="00000A"/>
              <w:right w:val="single" w:sz="4" w:space="0" w:color="00000A"/>
            </w:tcBorders>
            <w:shd w:val="clear" w:color="000000" w:fill="D9D9D9"/>
            <w:vAlign w:val="bottom"/>
            <w:tcPrChange w:id="437" w:author="Anshul Agrawal" w:date="2018-07-26T16:38:00Z">
              <w:tcPr>
                <w:tcW w:w="6021" w:type="dxa"/>
                <w:tcBorders>
                  <w:bottom w:val="single" w:sz="4" w:space="0" w:color="00000A"/>
                  <w:right w:val="single" w:sz="4" w:space="0" w:color="00000A"/>
                </w:tcBorders>
                <w:shd w:val="clear" w:color="000000" w:fill="D9D9D9"/>
                <w:vAlign w:val="bottom"/>
              </w:tcPr>
            </w:tcPrChange>
          </w:tcPr>
          <w:p w14:paraId="7BEB4906" w14:textId="77777777" w:rsidR="002A6578" w:rsidRDefault="002A6578">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 </w:t>
            </w:r>
          </w:p>
        </w:tc>
        <w:tc>
          <w:tcPr>
            <w:tcW w:w="1529" w:type="dxa"/>
            <w:tcBorders>
              <w:bottom w:val="single" w:sz="4" w:space="0" w:color="00000A"/>
              <w:right w:val="single" w:sz="4" w:space="0" w:color="00000A"/>
            </w:tcBorders>
            <w:shd w:val="clear" w:color="000000" w:fill="D9D9D9"/>
            <w:tcPrChange w:id="438" w:author="Anshul Agrawal" w:date="2018-07-26T16:38:00Z">
              <w:tcPr>
                <w:tcW w:w="5999" w:type="dxa"/>
                <w:tcBorders>
                  <w:bottom w:val="single" w:sz="4" w:space="0" w:color="00000A"/>
                  <w:right w:val="single" w:sz="4" w:space="0" w:color="00000A"/>
                </w:tcBorders>
                <w:shd w:val="clear" w:color="000000" w:fill="D9D9D9"/>
              </w:tcPr>
            </w:tcPrChange>
          </w:tcPr>
          <w:p w14:paraId="0C5D65FE" w14:textId="77777777" w:rsidR="002A6578" w:rsidRDefault="002A6578">
            <w:pPr>
              <w:spacing w:after="0" w:line="240" w:lineRule="auto"/>
              <w:jc w:val="both"/>
              <w:rPr>
                <w:ins w:id="439" w:author="Anshul Agrawal" w:date="2018-07-26T16:38:00Z"/>
                <w:rFonts w:asciiTheme="majorHAnsi" w:eastAsia="Times New Roman" w:hAnsiTheme="majorHAnsi" w:cs="Times New Roman"/>
                <w:color w:val="000000"/>
                <w:sz w:val="18"/>
                <w:szCs w:val="18"/>
              </w:rPr>
            </w:pPr>
          </w:p>
        </w:tc>
      </w:tr>
      <w:tr w:rsidR="002A6578" w14:paraId="5B44FD01" w14:textId="77777777" w:rsidTr="00557D83">
        <w:trPr>
          <w:trHeight w:val="300"/>
          <w:trPrChange w:id="440" w:author="Anshul Agrawal" w:date="2018-07-26T16:38:00Z">
            <w:trPr>
              <w:trHeight w:val="300"/>
            </w:trPr>
          </w:trPrChange>
        </w:trPr>
        <w:tc>
          <w:tcPr>
            <w:tcW w:w="858" w:type="dxa"/>
            <w:tcBorders>
              <w:left w:val="single" w:sz="4" w:space="0" w:color="00000A"/>
              <w:bottom w:val="single" w:sz="4" w:space="0" w:color="00000A"/>
              <w:right w:val="single" w:sz="4" w:space="0" w:color="00000A"/>
            </w:tcBorders>
            <w:shd w:val="clear" w:color="auto" w:fill="auto"/>
            <w:vAlign w:val="bottom"/>
            <w:tcPrChange w:id="441" w:author="Anshul Agrawal" w:date="2018-07-26T16:38:00Z">
              <w:tcPr>
                <w:tcW w:w="855" w:type="dxa"/>
                <w:tcBorders>
                  <w:left w:val="single" w:sz="4" w:space="0" w:color="00000A"/>
                  <w:bottom w:val="single" w:sz="4" w:space="0" w:color="00000A"/>
                  <w:right w:val="single" w:sz="4" w:space="0" w:color="00000A"/>
                </w:tcBorders>
                <w:shd w:val="clear" w:color="auto" w:fill="auto"/>
                <w:vAlign w:val="bottom"/>
              </w:tcPr>
            </w:tcPrChange>
          </w:tcPr>
          <w:p w14:paraId="07C84E91" w14:textId="77777777" w:rsidR="002A6578" w:rsidRDefault="002A6578">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1.1</w:t>
            </w:r>
          </w:p>
        </w:tc>
        <w:tc>
          <w:tcPr>
            <w:tcW w:w="2248" w:type="dxa"/>
            <w:tcBorders>
              <w:bottom w:val="single" w:sz="4" w:space="0" w:color="00000A"/>
              <w:right w:val="single" w:sz="4" w:space="0" w:color="00000A"/>
            </w:tcBorders>
            <w:shd w:val="clear" w:color="auto" w:fill="auto"/>
            <w:vAlign w:val="bottom"/>
            <w:tcPrChange w:id="442" w:author="Anshul Agrawal" w:date="2018-07-26T16:38:00Z">
              <w:tcPr>
                <w:tcW w:w="2237" w:type="dxa"/>
                <w:tcBorders>
                  <w:bottom w:val="single" w:sz="4" w:space="0" w:color="00000A"/>
                  <w:right w:val="single" w:sz="4" w:space="0" w:color="00000A"/>
                </w:tcBorders>
                <w:shd w:val="clear" w:color="auto" w:fill="auto"/>
                <w:vAlign w:val="bottom"/>
              </w:tcPr>
            </w:tcPrChange>
          </w:tcPr>
          <w:p w14:paraId="2A7ABFF5" w14:textId="77777777" w:rsidR="002A6578" w:rsidRDefault="002A6578">
            <w:pPr>
              <w:spacing w:after="0" w:line="240" w:lineRule="auto"/>
              <w:ind w:firstLine="200"/>
              <w:jc w:val="both"/>
              <w:rPr>
                <w:rFonts w:asciiTheme="majorHAnsi" w:eastAsia="Times New Roman" w:hAnsiTheme="majorHAnsi" w:cs="Times New Roman"/>
                <w:color w:val="000000"/>
                <w:sz w:val="20"/>
                <w:szCs w:val="18"/>
              </w:rPr>
            </w:pPr>
            <w:proofErr w:type="spellStart"/>
            <w:r>
              <w:rPr>
                <w:rFonts w:asciiTheme="majorHAnsi" w:eastAsia="Times New Roman" w:hAnsiTheme="majorHAnsi" w:cs="Times New Roman"/>
                <w:color w:val="000000"/>
                <w:sz w:val="20"/>
                <w:szCs w:val="18"/>
              </w:rPr>
              <w:t>MessageType</w:t>
            </w:r>
            <w:proofErr w:type="spellEnd"/>
          </w:p>
        </w:tc>
        <w:tc>
          <w:tcPr>
            <w:tcW w:w="4567" w:type="dxa"/>
            <w:tcBorders>
              <w:bottom w:val="single" w:sz="4" w:space="0" w:color="00000A"/>
              <w:right w:val="single" w:sz="4" w:space="0" w:color="00000A"/>
            </w:tcBorders>
            <w:shd w:val="clear" w:color="auto" w:fill="auto"/>
            <w:vAlign w:val="bottom"/>
            <w:tcPrChange w:id="443" w:author="Anshul Agrawal" w:date="2018-07-26T16:38:00Z">
              <w:tcPr>
                <w:tcW w:w="6021" w:type="dxa"/>
                <w:tcBorders>
                  <w:bottom w:val="single" w:sz="4" w:space="0" w:color="00000A"/>
                  <w:right w:val="single" w:sz="4" w:space="0" w:color="00000A"/>
                </w:tcBorders>
                <w:shd w:val="clear" w:color="auto" w:fill="auto"/>
                <w:vAlign w:val="bottom"/>
              </w:tcPr>
            </w:tcPrChange>
          </w:tcPr>
          <w:p w14:paraId="4222E515" w14:textId="77777777" w:rsidR="002A6578" w:rsidRDefault="002A6578">
            <w:pPr>
              <w:spacing w:after="0" w:line="240" w:lineRule="auto"/>
              <w:jc w:val="both"/>
              <w:rPr>
                <w:rFonts w:asciiTheme="majorHAnsi" w:eastAsia="Times New Roman" w:hAnsiTheme="majorHAnsi" w:cs="Times New Roman"/>
                <w:color w:val="000000"/>
                <w:sz w:val="18"/>
                <w:szCs w:val="18"/>
              </w:rPr>
            </w:pPr>
            <w:r>
              <w:rPr>
                <w:rFonts w:asciiTheme="majorHAnsi" w:hAnsiTheme="majorHAnsi" w:cs="Consolas"/>
                <w:color w:val="008080"/>
                <w:sz w:val="16"/>
                <w:szCs w:val="20"/>
              </w:rPr>
              <w:t>&lt;</w:t>
            </w:r>
            <w:proofErr w:type="spellStart"/>
            <w:r>
              <w:rPr>
                <w:rFonts w:asciiTheme="majorHAnsi" w:hAnsiTheme="majorHAnsi" w:cs="Consolas"/>
                <w:color w:val="3F7F7F"/>
                <w:sz w:val="16"/>
                <w:szCs w:val="20"/>
              </w:rPr>
              <w:t>SourceFormat</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ISOPacs8ChannelInput</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SourceFormat</w:t>
            </w:r>
            <w:proofErr w:type="spellEnd"/>
            <w:r>
              <w:rPr>
                <w:rFonts w:asciiTheme="majorHAnsi" w:hAnsiTheme="majorHAnsi" w:cs="Consolas"/>
                <w:color w:val="008080"/>
                <w:sz w:val="16"/>
                <w:szCs w:val="20"/>
              </w:rPr>
              <w:t>&gt;</w:t>
            </w:r>
          </w:p>
        </w:tc>
        <w:tc>
          <w:tcPr>
            <w:tcW w:w="1529" w:type="dxa"/>
            <w:tcBorders>
              <w:bottom w:val="single" w:sz="4" w:space="0" w:color="00000A"/>
              <w:right w:val="single" w:sz="4" w:space="0" w:color="00000A"/>
            </w:tcBorders>
            <w:tcPrChange w:id="444" w:author="Anshul Agrawal" w:date="2018-07-26T16:38:00Z">
              <w:tcPr>
                <w:tcW w:w="5999" w:type="dxa"/>
                <w:tcBorders>
                  <w:bottom w:val="single" w:sz="4" w:space="0" w:color="00000A"/>
                  <w:right w:val="single" w:sz="4" w:space="0" w:color="00000A"/>
                </w:tcBorders>
              </w:tcPr>
            </w:tcPrChange>
          </w:tcPr>
          <w:p w14:paraId="4FBB309E" w14:textId="77777777" w:rsidR="002A6578" w:rsidRDefault="002A6578">
            <w:pPr>
              <w:spacing w:after="0" w:line="240" w:lineRule="auto"/>
              <w:jc w:val="both"/>
              <w:rPr>
                <w:ins w:id="445" w:author="Anshul Agrawal" w:date="2018-07-26T16:38:00Z"/>
                <w:rFonts w:asciiTheme="majorHAnsi" w:hAnsiTheme="majorHAnsi" w:cs="Consolas"/>
                <w:color w:val="008080"/>
                <w:sz w:val="16"/>
                <w:szCs w:val="20"/>
              </w:rPr>
            </w:pPr>
          </w:p>
        </w:tc>
      </w:tr>
      <w:tr w:rsidR="002A6578" w14:paraId="52B5907C" w14:textId="77777777" w:rsidTr="00557D83">
        <w:trPr>
          <w:trHeight w:val="300"/>
          <w:trPrChange w:id="446" w:author="Anshul Agrawal" w:date="2018-07-26T16:38:00Z">
            <w:trPr>
              <w:trHeight w:val="300"/>
            </w:trPr>
          </w:trPrChange>
        </w:trPr>
        <w:tc>
          <w:tcPr>
            <w:tcW w:w="858" w:type="dxa"/>
            <w:tcBorders>
              <w:left w:val="single" w:sz="4" w:space="0" w:color="00000A"/>
              <w:bottom w:val="single" w:sz="4" w:space="0" w:color="00000A"/>
              <w:right w:val="single" w:sz="4" w:space="0" w:color="00000A"/>
            </w:tcBorders>
            <w:shd w:val="clear" w:color="auto" w:fill="auto"/>
            <w:vAlign w:val="bottom"/>
            <w:tcPrChange w:id="447" w:author="Anshul Agrawal" w:date="2018-07-26T16:38:00Z">
              <w:tcPr>
                <w:tcW w:w="855" w:type="dxa"/>
                <w:tcBorders>
                  <w:left w:val="single" w:sz="4" w:space="0" w:color="00000A"/>
                  <w:bottom w:val="single" w:sz="4" w:space="0" w:color="00000A"/>
                  <w:right w:val="single" w:sz="4" w:space="0" w:color="00000A"/>
                </w:tcBorders>
                <w:shd w:val="clear" w:color="auto" w:fill="auto"/>
                <w:vAlign w:val="bottom"/>
              </w:tcPr>
            </w:tcPrChange>
          </w:tcPr>
          <w:p w14:paraId="00AB06E1" w14:textId="77777777" w:rsidR="002A6578" w:rsidRDefault="002A6578">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1.2</w:t>
            </w:r>
          </w:p>
        </w:tc>
        <w:tc>
          <w:tcPr>
            <w:tcW w:w="2248" w:type="dxa"/>
            <w:tcBorders>
              <w:bottom w:val="single" w:sz="4" w:space="0" w:color="00000A"/>
              <w:right w:val="single" w:sz="4" w:space="0" w:color="00000A"/>
            </w:tcBorders>
            <w:shd w:val="clear" w:color="auto" w:fill="auto"/>
            <w:vAlign w:val="bottom"/>
            <w:tcPrChange w:id="448" w:author="Anshul Agrawal" w:date="2018-07-26T16:38:00Z">
              <w:tcPr>
                <w:tcW w:w="2237" w:type="dxa"/>
                <w:tcBorders>
                  <w:bottom w:val="single" w:sz="4" w:space="0" w:color="00000A"/>
                  <w:right w:val="single" w:sz="4" w:space="0" w:color="00000A"/>
                </w:tcBorders>
                <w:shd w:val="clear" w:color="auto" w:fill="auto"/>
                <w:vAlign w:val="bottom"/>
              </w:tcPr>
            </w:tcPrChange>
          </w:tcPr>
          <w:p w14:paraId="3C338E5A" w14:textId="77777777" w:rsidR="002A6578" w:rsidRDefault="002A6578">
            <w:pPr>
              <w:spacing w:after="0" w:line="240" w:lineRule="auto"/>
              <w:ind w:firstLine="200"/>
              <w:jc w:val="both"/>
              <w:rPr>
                <w:rFonts w:asciiTheme="majorHAnsi" w:eastAsia="Times New Roman" w:hAnsiTheme="majorHAnsi" w:cs="Times New Roman"/>
                <w:color w:val="000000"/>
                <w:sz w:val="20"/>
                <w:szCs w:val="18"/>
              </w:rPr>
            </w:pPr>
            <w:proofErr w:type="spellStart"/>
            <w:r>
              <w:rPr>
                <w:rFonts w:asciiTheme="majorHAnsi" w:eastAsia="Times New Roman" w:hAnsiTheme="majorHAnsi" w:cs="Times New Roman"/>
                <w:color w:val="000000"/>
                <w:sz w:val="20"/>
                <w:szCs w:val="18"/>
              </w:rPr>
              <w:t>RequestId</w:t>
            </w:r>
            <w:proofErr w:type="spellEnd"/>
          </w:p>
        </w:tc>
        <w:tc>
          <w:tcPr>
            <w:tcW w:w="4567" w:type="dxa"/>
            <w:tcBorders>
              <w:bottom w:val="single" w:sz="4" w:space="0" w:color="00000A"/>
              <w:right w:val="single" w:sz="4" w:space="0" w:color="00000A"/>
            </w:tcBorders>
            <w:shd w:val="clear" w:color="auto" w:fill="auto"/>
            <w:vAlign w:val="bottom"/>
            <w:tcPrChange w:id="449" w:author="Anshul Agrawal" w:date="2018-07-26T16:38:00Z">
              <w:tcPr>
                <w:tcW w:w="6021" w:type="dxa"/>
                <w:tcBorders>
                  <w:bottom w:val="single" w:sz="4" w:space="0" w:color="00000A"/>
                  <w:right w:val="single" w:sz="4" w:space="0" w:color="00000A"/>
                </w:tcBorders>
                <w:shd w:val="clear" w:color="auto" w:fill="auto"/>
                <w:vAlign w:val="bottom"/>
              </w:tcPr>
            </w:tcPrChange>
          </w:tcPr>
          <w:p w14:paraId="20E8D768" w14:textId="77777777" w:rsidR="002A6578" w:rsidRDefault="002A6578">
            <w:pPr>
              <w:spacing w:after="0" w:line="240" w:lineRule="auto"/>
              <w:jc w:val="both"/>
              <w:rPr>
                <w:rFonts w:asciiTheme="majorHAnsi" w:eastAsia="Times New Roman" w:hAnsiTheme="majorHAnsi" w:cs="Times New Roman"/>
                <w:color w:val="000000"/>
                <w:sz w:val="18"/>
                <w:szCs w:val="18"/>
              </w:rPr>
            </w:pPr>
            <w:r>
              <w:rPr>
                <w:rFonts w:asciiTheme="majorHAnsi" w:hAnsiTheme="majorHAnsi" w:cs="Consolas"/>
                <w:color w:val="008080"/>
                <w:sz w:val="16"/>
                <w:szCs w:val="20"/>
              </w:rPr>
              <w:t>&lt;</w:t>
            </w:r>
            <w:proofErr w:type="spellStart"/>
            <w:r>
              <w:rPr>
                <w:rFonts w:asciiTheme="majorHAnsi" w:hAnsiTheme="majorHAnsi" w:cs="Consolas"/>
                <w:color w:val="3F7F7F"/>
                <w:sz w:val="16"/>
                <w:szCs w:val="20"/>
              </w:rPr>
              <w:t>PaymentID</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EPR1807120000006</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PaymentID</w:t>
            </w:r>
            <w:proofErr w:type="spellEnd"/>
            <w:r>
              <w:rPr>
                <w:rFonts w:asciiTheme="majorHAnsi" w:hAnsiTheme="majorHAnsi" w:cs="Consolas"/>
                <w:color w:val="008080"/>
                <w:sz w:val="16"/>
                <w:szCs w:val="20"/>
              </w:rPr>
              <w:t>&gt;</w:t>
            </w:r>
          </w:p>
        </w:tc>
        <w:tc>
          <w:tcPr>
            <w:tcW w:w="1529" w:type="dxa"/>
            <w:tcBorders>
              <w:bottom w:val="single" w:sz="4" w:space="0" w:color="00000A"/>
              <w:right w:val="single" w:sz="4" w:space="0" w:color="00000A"/>
            </w:tcBorders>
            <w:tcPrChange w:id="450" w:author="Anshul Agrawal" w:date="2018-07-26T16:38:00Z">
              <w:tcPr>
                <w:tcW w:w="5999" w:type="dxa"/>
                <w:tcBorders>
                  <w:bottom w:val="single" w:sz="4" w:space="0" w:color="00000A"/>
                  <w:right w:val="single" w:sz="4" w:space="0" w:color="00000A"/>
                </w:tcBorders>
              </w:tcPr>
            </w:tcPrChange>
          </w:tcPr>
          <w:p w14:paraId="1F9C8561" w14:textId="77777777" w:rsidR="002A6578" w:rsidRDefault="002A6578">
            <w:pPr>
              <w:spacing w:after="0" w:line="240" w:lineRule="auto"/>
              <w:jc w:val="both"/>
              <w:rPr>
                <w:ins w:id="451" w:author="Anshul Agrawal" w:date="2018-07-26T16:38:00Z"/>
                <w:rFonts w:asciiTheme="majorHAnsi" w:hAnsiTheme="majorHAnsi" w:cs="Consolas"/>
                <w:color w:val="008080"/>
                <w:sz w:val="16"/>
                <w:szCs w:val="20"/>
              </w:rPr>
            </w:pPr>
          </w:p>
        </w:tc>
      </w:tr>
      <w:tr w:rsidR="002A6578" w14:paraId="03AC36F7" w14:textId="77777777" w:rsidTr="00557D83">
        <w:trPr>
          <w:trHeight w:val="300"/>
          <w:trPrChange w:id="452" w:author="Anshul Agrawal" w:date="2018-07-26T16:38:00Z">
            <w:trPr>
              <w:trHeight w:val="300"/>
            </w:trPr>
          </w:trPrChange>
        </w:trPr>
        <w:tc>
          <w:tcPr>
            <w:tcW w:w="858" w:type="dxa"/>
            <w:tcBorders>
              <w:left w:val="single" w:sz="4" w:space="0" w:color="00000A"/>
              <w:bottom w:val="single" w:sz="4" w:space="0" w:color="00000A"/>
              <w:right w:val="single" w:sz="4" w:space="0" w:color="00000A"/>
            </w:tcBorders>
            <w:shd w:val="clear" w:color="auto" w:fill="auto"/>
            <w:vAlign w:val="bottom"/>
            <w:tcPrChange w:id="453" w:author="Anshul Agrawal" w:date="2018-07-26T16:38:00Z">
              <w:tcPr>
                <w:tcW w:w="855" w:type="dxa"/>
                <w:tcBorders>
                  <w:left w:val="single" w:sz="4" w:space="0" w:color="00000A"/>
                  <w:bottom w:val="single" w:sz="4" w:space="0" w:color="00000A"/>
                  <w:right w:val="single" w:sz="4" w:space="0" w:color="00000A"/>
                </w:tcBorders>
                <w:shd w:val="clear" w:color="auto" w:fill="auto"/>
                <w:vAlign w:val="bottom"/>
              </w:tcPr>
            </w:tcPrChange>
          </w:tcPr>
          <w:p w14:paraId="1A74D25F" w14:textId="77777777" w:rsidR="002A6578" w:rsidRDefault="002A6578">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1.3</w:t>
            </w:r>
          </w:p>
        </w:tc>
        <w:tc>
          <w:tcPr>
            <w:tcW w:w="2248" w:type="dxa"/>
            <w:tcBorders>
              <w:bottom w:val="single" w:sz="4" w:space="0" w:color="00000A"/>
              <w:right w:val="single" w:sz="4" w:space="0" w:color="00000A"/>
            </w:tcBorders>
            <w:shd w:val="clear" w:color="auto" w:fill="auto"/>
            <w:vAlign w:val="bottom"/>
            <w:tcPrChange w:id="454" w:author="Anshul Agrawal" w:date="2018-07-26T16:38:00Z">
              <w:tcPr>
                <w:tcW w:w="2237" w:type="dxa"/>
                <w:tcBorders>
                  <w:bottom w:val="single" w:sz="4" w:space="0" w:color="00000A"/>
                  <w:right w:val="single" w:sz="4" w:space="0" w:color="00000A"/>
                </w:tcBorders>
                <w:shd w:val="clear" w:color="auto" w:fill="auto"/>
                <w:vAlign w:val="bottom"/>
              </w:tcPr>
            </w:tcPrChange>
          </w:tcPr>
          <w:p w14:paraId="0EB73A84" w14:textId="77777777" w:rsidR="002A6578" w:rsidRDefault="002A6578">
            <w:pPr>
              <w:spacing w:after="0" w:line="240" w:lineRule="auto"/>
              <w:ind w:firstLine="200"/>
              <w:jc w:val="both"/>
              <w:rPr>
                <w:rFonts w:asciiTheme="majorHAnsi" w:eastAsia="Times New Roman" w:hAnsiTheme="majorHAnsi" w:cs="Times New Roman"/>
                <w:color w:val="000000"/>
                <w:sz w:val="20"/>
                <w:szCs w:val="18"/>
              </w:rPr>
            </w:pPr>
            <w:r>
              <w:rPr>
                <w:rFonts w:asciiTheme="majorHAnsi" w:eastAsia="Times New Roman" w:hAnsiTheme="majorHAnsi" w:cs="Times New Roman"/>
                <w:color w:val="000000"/>
                <w:sz w:val="20"/>
                <w:szCs w:val="18"/>
              </w:rPr>
              <w:t>Date-Time</w:t>
            </w:r>
          </w:p>
        </w:tc>
        <w:tc>
          <w:tcPr>
            <w:tcW w:w="4567" w:type="dxa"/>
            <w:tcBorders>
              <w:bottom w:val="single" w:sz="4" w:space="0" w:color="00000A"/>
              <w:right w:val="single" w:sz="4" w:space="0" w:color="00000A"/>
            </w:tcBorders>
            <w:shd w:val="clear" w:color="auto" w:fill="auto"/>
            <w:vAlign w:val="bottom"/>
            <w:tcPrChange w:id="455" w:author="Anshul Agrawal" w:date="2018-07-26T16:38:00Z">
              <w:tcPr>
                <w:tcW w:w="6021" w:type="dxa"/>
                <w:tcBorders>
                  <w:bottom w:val="single" w:sz="4" w:space="0" w:color="00000A"/>
                  <w:right w:val="single" w:sz="4" w:space="0" w:color="00000A"/>
                </w:tcBorders>
                <w:shd w:val="clear" w:color="auto" w:fill="auto"/>
                <w:vAlign w:val="bottom"/>
              </w:tcPr>
            </w:tcPrChange>
          </w:tcPr>
          <w:p w14:paraId="264C8FAE" w14:textId="77777777" w:rsidR="002A6578" w:rsidRDefault="002A6578">
            <w:pPr>
              <w:spacing w:after="0" w:line="240" w:lineRule="auto"/>
              <w:jc w:val="both"/>
              <w:rPr>
                <w:rFonts w:asciiTheme="majorHAnsi" w:eastAsia="Times New Roman" w:hAnsiTheme="majorHAnsi" w:cs="Times New Roman"/>
                <w:color w:val="000000"/>
                <w:sz w:val="18"/>
                <w:szCs w:val="18"/>
              </w:rPr>
            </w:pPr>
            <w:r>
              <w:rPr>
                <w:rFonts w:asciiTheme="majorHAnsi" w:hAnsiTheme="majorHAnsi" w:cs="Consolas"/>
                <w:color w:val="008080"/>
                <w:sz w:val="16"/>
                <w:szCs w:val="20"/>
              </w:rPr>
              <w:t>&lt;</w:t>
            </w:r>
            <w:proofErr w:type="spellStart"/>
            <w:r>
              <w:rPr>
                <w:rFonts w:asciiTheme="majorHAnsi" w:hAnsiTheme="majorHAnsi" w:cs="Consolas"/>
                <w:color w:val="3F7F7F"/>
                <w:sz w:val="16"/>
                <w:szCs w:val="20"/>
              </w:rPr>
              <w:t>EventDateTime</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2018-07-12T13:38:16.080-04:00</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EventDateTime</w:t>
            </w:r>
            <w:proofErr w:type="spellEnd"/>
            <w:r>
              <w:rPr>
                <w:rFonts w:asciiTheme="majorHAnsi" w:hAnsiTheme="majorHAnsi" w:cs="Consolas"/>
                <w:color w:val="008080"/>
                <w:sz w:val="16"/>
                <w:szCs w:val="20"/>
              </w:rPr>
              <w:t>&gt;</w:t>
            </w:r>
          </w:p>
        </w:tc>
        <w:tc>
          <w:tcPr>
            <w:tcW w:w="1529" w:type="dxa"/>
            <w:tcBorders>
              <w:bottom w:val="single" w:sz="4" w:space="0" w:color="00000A"/>
              <w:right w:val="single" w:sz="4" w:space="0" w:color="00000A"/>
            </w:tcBorders>
            <w:tcPrChange w:id="456" w:author="Anshul Agrawal" w:date="2018-07-26T16:38:00Z">
              <w:tcPr>
                <w:tcW w:w="5999" w:type="dxa"/>
                <w:tcBorders>
                  <w:bottom w:val="single" w:sz="4" w:space="0" w:color="00000A"/>
                  <w:right w:val="single" w:sz="4" w:space="0" w:color="00000A"/>
                </w:tcBorders>
              </w:tcPr>
            </w:tcPrChange>
          </w:tcPr>
          <w:p w14:paraId="6230C2C0" w14:textId="77777777" w:rsidR="002A6578" w:rsidRDefault="002A6578">
            <w:pPr>
              <w:spacing w:after="0" w:line="240" w:lineRule="auto"/>
              <w:jc w:val="both"/>
              <w:rPr>
                <w:ins w:id="457" w:author="Anshul Agrawal" w:date="2018-07-26T16:38:00Z"/>
                <w:rFonts w:asciiTheme="majorHAnsi" w:hAnsiTheme="majorHAnsi" w:cs="Consolas"/>
                <w:color w:val="008080"/>
                <w:sz w:val="16"/>
                <w:szCs w:val="20"/>
              </w:rPr>
            </w:pPr>
          </w:p>
        </w:tc>
      </w:tr>
      <w:tr w:rsidR="002A6578" w14:paraId="406C3945" w14:textId="77777777" w:rsidTr="00557D83">
        <w:trPr>
          <w:trHeight w:val="300"/>
          <w:trPrChange w:id="458" w:author="Anshul Agrawal" w:date="2018-07-26T16:38:00Z">
            <w:trPr>
              <w:trHeight w:val="300"/>
            </w:trPr>
          </w:trPrChange>
        </w:trPr>
        <w:tc>
          <w:tcPr>
            <w:tcW w:w="858" w:type="dxa"/>
            <w:tcBorders>
              <w:left w:val="single" w:sz="4" w:space="0" w:color="00000A"/>
              <w:bottom w:val="single" w:sz="4" w:space="0" w:color="00000A"/>
              <w:right w:val="single" w:sz="4" w:space="0" w:color="00000A"/>
            </w:tcBorders>
            <w:shd w:val="clear" w:color="000000" w:fill="D9D9D9"/>
            <w:vAlign w:val="bottom"/>
            <w:tcPrChange w:id="459" w:author="Anshul Agrawal" w:date="2018-07-26T16:38:00Z">
              <w:tcPr>
                <w:tcW w:w="855" w:type="dxa"/>
                <w:tcBorders>
                  <w:left w:val="single" w:sz="4" w:space="0" w:color="00000A"/>
                  <w:bottom w:val="single" w:sz="4" w:space="0" w:color="00000A"/>
                  <w:right w:val="single" w:sz="4" w:space="0" w:color="00000A"/>
                </w:tcBorders>
                <w:shd w:val="clear" w:color="000000" w:fill="D9D9D9"/>
                <w:vAlign w:val="bottom"/>
              </w:tcPr>
            </w:tcPrChange>
          </w:tcPr>
          <w:p w14:paraId="00C554D6" w14:textId="77777777" w:rsidR="002A6578" w:rsidRDefault="002A6578">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w:t>
            </w:r>
          </w:p>
        </w:tc>
        <w:tc>
          <w:tcPr>
            <w:tcW w:w="2248" w:type="dxa"/>
            <w:tcBorders>
              <w:bottom w:val="single" w:sz="4" w:space="0" w:color="00000A"/>
              <w:right w:val="single" w:sz="4" w:space="0" w:color="00000A"/>
            </w:tcBorders>
            <w:shd w:val="clear" w:color="000000" w:fill="D9D9D9"/>
            <w:vAlign w:val="bottom"/>
            <w:tcPrChange w:id="460" w:author="Anshul Agrawal" w:date="2018-07-26T16:38:00Z">
              <w:tcPr>
                <w:tcW w:w="2237" w:type="dxa"/>
                <w:tcBorders>
                  <w:bottom w:val="single" w:sz="4" w:space="0" w:color="00000A"/>
                  <w:right w:val="single" w:sz="4" w:space="0" w:color="00000A"/>
                </w:tcBorders>
                <w:shd w:val="clear" w:color="000000" w:fill="D9D9D9"/>
                <w:vAlign w:val="bottom"/>
              </w:tcPr>
            </w:tcPrChange>
          </w:tcPr>
          <w:p w14:paraId="2D544493" w14:textId="77777777" w:rsidR="002A6578" w:rsidRDefault="002A6578">
            <w:pPr>
              <w:spacing w:after="0" w:line="240" w:lineRule="auto"/>
              <w:ind w:firstLine="200"/>
              <w:jc w:val="both"/>
              <w:rPr>
                <w:rFonts w:asciiTheme="majorHAnsi" w:eastAsia="Times New Roman" w:hAnsiTheme="majorHAnsi" w:cs="Times New Roman"/>
                <w:color w:val="000000"/>
                <w:sz w:val="20"/>
                <w:szCs w:val="18"/>
              </w:rPr>
            </w:pPr>
            <w:proofErr w:type="spellStart"/>
            <w:r>
              <w:rPr>
                <w:rFonts w:asciiTheme="majorHAnsi" w:eastAsia="Times New Roman" w:hAnsiTheme="majorHAnsi" w:cs="Times New Roman"/>
                <w:color w:val="000000"/>
                <w:sz w:val="20"/>
                <w:szCs w:val="18"/>
              </w:rPr>
              <w:t>FieldList</w:t>
            </w:r>
            <w:proofErr w:type="spellEnd"/>
          </w:p>
        </w:tc>
        <w:tc>
          <w:tcPr>
            <w:tcW w:w="4567" w:type="dxa"/>
            <w:tcBorders>
              <w:bottom w:val="single" w:sz="4" w:space="0" w:color="00000A"/>
              <w:right w:val="single" w:sz="4" w:space="0" w:color="00000A"/>
            </w:tcBorders>
            <w:shd w:val="clear" w:color="000000" w:fill="D9D9D9"/>
            <w:vAlign w:val="bottom"/>
            <w:tcPrChange w:id="461" w:author="Anshul Agrawal" w:date="2018-07-26T16:38:00Z">
              <w:tcPr>
                <w:tcW w:w="6021" w:type="dxa"/>
                <w:tcBorders>
                  <w:bottom w:val="single" w:sz="4" w:space="0" w:color="00000A"/>
                  <w:right w:val="single" w:sz="4" w:space="0" w:color="00000A"/>
                </w:tcBorders>
                <w:shd w:val="clear" w:color="000000" w:fill="D9D9D9"/>
                <w:vAlign w:val="bottom"/>
              </w:tcPr>
            </w:tcPrChange>
          </w:tcPr>
          <w:p w14:paraId="14D7830A" w14:textId="77777777" w:rsidR="002A6578" w:rsidRDefault="002A6578">
            <w:pPr>
              <w:spacing w:after="0" w:line="240" w:lineRule="auto"/>
              <w:jc w:val="both"/>
              <w:rPr>
                <w:rFonts w:asciiTheme="majorHAnsi" w:eastAsia="Times New Roman" w:hAnsiTheme="majorHAnsi" w:cs="Times New Roman"/>
                <w:color w:val="000000"/>
                <w:sz w:val="18"/>
                <w:szCs w:val="18"/>
              </w:rPr>
            </w:pPr>
          </w:p>
        </w:tc>
        <w:tc>
          <w:tcPr>
            <w:tcW w:w="1529" w:type="dxa"/>
            <w:tcBorders>
              <w:bottom w:val="single" w:sz="4" w:space="0" w:color="00000A"/>
              <w:right w:val="single" w:sz="4" w:space="0" w:color="00000A"/>
            </w:tcBorders>
            <w:shd w:val="clear" w:color="000000" w:fill="D9D9D9"/>
            <w:tcPrChange w:id="462" w:author="Anshul Agrawal" w:date="2018-07-26T16:38:00Z">
              <w:tcPr>
                <w:tcW w:w="5999" w:type="dxa"/>
                <w:tcBorders>
                  <w:bottom w:val="single" w:sz="4" w:space="0" w:color="00000A"/>
                  <w:right w:val="single" w:sz="4" w:space="0" w:color="00000A"/>
                </w:tcBorders>
                <w:shd w:val="clear" w:color="000000" w:fill="D9D9D9"/>
              </w:tcPr>
            </w:tcPrChange>
          </w:tcPr>
          <w:p w14:paraId="2ACAC820" w14:textId="77777777" w:rsidR="002A6578" w:rsidRDefault="002A6578">
            <w:pPr>
              <w:spacing w:after="0" w:line="240" w:lineRule="auto"/>
              <w:jc w:val="both"/>
              <w:rPr>
                <w:ins w:id="463" w:author="Anshul Agrawal" w:date="2018-07-26T16:38:00Z"/>
                <w:rFonts w:asciiTheme="majorHAnsi" w:eastAsia="Times New Roman" w:hAnsiTheme="majorHAnsi" w:cs="Times New Roman"/>
                <w:color w:val="000000"/>
                <w:sz w:val="18"/>
                <w:szCs w:val="18"/>
              </w:rPr>
            </w:pPr>
          </w:p>
        </w:tc>
      </w:tr>
      <w:tr w:rsidR="002A6578" w14:paraId="7263C8FC" w14:textId="77777777" w:rsidTr="00557D83">
        <w:trPr>
          <w:trHeight w:val="300"/>
          <w:trPrChange w:id="464" w:author="Anshul Agrawal" w:date="2018-07-26T16:38:00Z">
            <w:trPr>
              <w:trHeight w:val="300"/>
            </w:trPr>
          </w:trPrChange>
        </w:trPr>
        <w:tc>
          <w:tcPr>
            <w:tcW w:w="858" w:type="dxa"/>
            <w:tcBorders>
              <w:left w:val="single" w:sz="4" w:space="0" w:color="00000A"/>
              <w:bottom w:val="single" w:sz="4" w:space="0" w:color="00000A"/>
              <w:right w:val="single" w:sz="4" w:space="0" w:color="00000A"/>
            </w:tcBorders>
            <w:shd w:val="clear" w:color="auto" w:fill="auto"/>
            <w:vAlign w:val="bottom"/>
            <w:tcPrChange w:id="465" w:author="Anshul Agrawal" w:date="2018-07-26T16:38:00Z">
              <w:tcPr>
                <w:tcW w:w="855" w:type="dxa"/>
                <w:tcBorders>
                  <w:left w:val="single" w:sz="4" w:space="0" w:color="00000A"/>
                  <w:bottom w:val="single" w:sz="4" w:space="0" w:color="00000A"/>
                  <w:right w:val="single" w:sz="4" w:space="0" w:color="00000A"/>
                </w:tcBorders>
                <w:shd w:val="clear" w:color="auto" w:fill="auto"/>
                <w:vAlign w:val="bottom"/>
              </w:tcPr>
            </w:tcPrChange>
          </w:tcPr>
          <w:p w14:paraId="12DDF2C2" w14:textId="77777777" w:rsidR="002A6578" w:rsidRDefault="002A6578">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1.4.1</w:t>
            </w:r>
          </w:p>
        </w:tc>
        <w:tc>
          <w:tcPr>
            <w:tcW w:w="2248" w:type="dxa"/>
            <w:tcBorders>
              <w:bottom w:val="single" w:sz="4" w:space="0" w:color="00000A"/>
              <w:right w:val="single" w:sz="4" w:space="0" w:color="00000A"/>
            </w:tcBorders>
            <w:shd w:val="clear" w:color="auto" w:fill="auto"/>
            <w:vAlign w:val="bottom"/>
            <w:tcPrChange w:id="466" w:author="Anshul Agrawal" w:date="2018-07-26T16:38:00Z">
              <w:tcPr>
                <w:tcW w:w="2237" w:type="dxa"/>
                <w:tcBorders>
                  <w:bottom w:val="single" w:sz="4" w:space="0" w:color="00000A"/>
                  <w:right w:val="single" w:sz="4" w:space="0" w:color="00000A"/>
                </w:tcBorders>
                <w:shd w:val="clear" w:color="auto" w:fill="auto"/>
                <w:vAlign w:val="bottom"/>
              </w:tcPr>
            </w:tcPrChange>
          </w:tcPr>
          <w:p w14:paraId="67B6C0CF" w14:textId="77777777" w:rsidR="002A6578" w:rsidRDefault="002A6578">
            <w:pPr>
              <w:spacing w:after="0" w:line="240" w:lineRule="auto"/>
              <w:ind w:firstLine="400"/>
              <w:jc w:val="both"/>
              <w:rPr>
                <w:rFonts w:asciiTheme="majorHAnsi" w:eastAsia="Times New Roman" w:hAnsiTheme="majorHAnsi" w:cs="Times New Roman"/>
                <w:b/>
                <w:color w:val="000000"/>
                <w:sz w:val="20"/>
                <w:szCs w:val="18"/>
              </w:rPr>
            </w:pPr>
            <w:proofErr w:type="spellStart"/>
            <w:r>
              <w:rPr>
                <w:rFonts w:asciiTheme="majorHAnsi" w:eastAsia="Times New Roman" w:hAnsiTheme="majorHAnsi" w:cs="Times New Roman"/>
                <w:b/>
                <w:color w:val="000000"/>
                <w:sz w:val="20"/>
                <w:szCs w:val="18"/>
              </w:rPr>
              <w:t>EndToEndId</w:t>
            </w:r>
            <w:proofErr w:type="spellEnd"/>
          </w:p>
        </w:tc>
        <w:tc>
          <w:tcPr>
            <w:tcW w:w="4567" w:type="dxa"/>
            <w:tcBorders>
              <w:bottom w:val="single" w:sz="4" w:space="0" w:color="00000A"/>
              <w:right w:val="single" w:sz="4" w:space="0" w:color="00000A"/>
            </w:tcBorders>
            <w:shd w:val="clear" w:color="auto" w:fill="auto"/>
            <w:vAlign w:val="bottom"/>
            <w:tcPrChange w:id="467" w:author="Anshul Agrawal" w:date="2018-07-26T16:38:00Z">
              <w:tcPr>
                <w:tcW w:w="6021" w:type="dxa"/>
                <w:tcBorders>
                  <w:bottom w:val="single" w:sz="4" w:space="0" w:color="00000A"/>
                  <w:right w:val="single" w:sz="4" w:space="0" w:color="00000A"/>
                </w:tcBorders>
                <w:shd w:val="clear" w:color="auto" w:fill="auto"/>
                <w:vAlign w:val="bottom"/>
              </w:tcPr>
            </w:tcPrChange>
          </w:tcPr>
          <w:p w14:paraId="690FB836" w14:textId="77777777" w:rsidR="002A6578" w:rsidRDefault="002A6578">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FF0000"/>
                <w:sz w:val="18"/>
                <w:szCs w:val="18"/>
              </w:rPr>
              <w:t>Not available on the BE1AI event message</w:t>
            </w:r>
          </w:p>
        </w:tc>
        <w:tc>
          <w:tcPr>
            <w:tcW w:w="1529" w:type="dxa"/>
            <w:tcBorders>
              <w:bottom w:val="single" w:sz="4" w:space="0" w:color="00000A"/>
              <w:right w:val="single" w:sz="4" w:space="0" w:color="00000A"/>
            </w:tcBorders>
            <w:tcPrChange w:id="468" w:author="Anshul Agrawal" w:date="2018-07-26T16:38:00Z">
              <w:tcPr>
                <w:tcW w:w="5999" w:type="dxa"/>
                <w:tcBorders>
                  <w:bottom w:val="single" w:sz="4" w:space="0" w:color="00000A"/>
                  <w:right w:val="single" w:sz="4" w:space="0" w:color="00000A"/>
                </w:tcBorders>
              </w:tcPr>
            </w:tcPrChange>
          </w:tcPr>
          <w:p w14:paraId="1B1AE8DB" w14:textId="77777777" w:rsidR="002A6578" w:rsidRDefault="00557D83">
            <w:pPr>
              <w:spacing w:after="0" w:line="240" w:lineRule="auto"/>
              <w:jc w:val="both"/>
              <w:rPr>
                <w:ins w:id="469" w:author="Anshul Agrawal" w:date="2018-07-26T16:38:00Z"/>
                <w:rFonts w:asciiTheme="majorHAnsi" w:eastAsia="Times New Roman" w:hAnsiTheme="majorHAnsi" w:cs="Times New Roman"/>
                <w:color w:val="FF0000"/>
                <w:sz w:val="18"/>
                <w:szCs w:val="18"/>
              </w:rPr>
            </w:pPr>
            <w:ins w:id="470" w:author="Anshul Agrawal" w:date="2018-07-26T16:39:00Z">
              <w:r>
                <w:rPr>
                  <w:rFonts w:asciiTheme="majorHAnsi" w:eastAsia="Times New Roman" w:hAnsiTheme="majorHAnsi" w:cs="Times New Roman"/>
                  <w:color w:val="FF0000"/>
                  <w:sz w:val="18"/>
                  <w:szCs w:val="18"/>
                </w:rPr>
                <w:t xml:space="preserve">Available in </w:t>
              </w:r>
            </w:ins>
            <w:ins w:id="471" w:author="Anshul Agrawal" w:date="2018-07-26T17:52:00Z">
              <w:r w:rsidR="00B575F4">
                <w:rPr>
                  <w:rFonts w:asciiTheme="majorHAnsi" w:eastAsia="Times New Roman" w:hAnsiTheme="majorHAnsi" w:cs="Times New Roman"/>
                  <w:color w:val="FF0000"/>
                  <w:sz w:val="18"/>
                  <w:szCs w:val="18"/>
                </w:rPr>
                <w:t>Domain out</w:t>
              </w:r>
            </w:ins>
          </w:p>
        </w:tc>
      </w:tr>
      <w:tr w:rsidR="002A6578" w14:paraId="5C25AF47" w14:textId="77777777" w:rsidTr="00557D83">
        <w:trPr>
          <w:trHeight w:val="300"/>
          <w:trPrChange w:id="472" w:author="Anshul Agrawal" w:date="2018-07-26T16:38:00Z">
            <w:trPr>
              <w:trHeight w:val="300"/>
            </w:trPr>
          </w:trPrChange>
        </w:trPr>
        <w:tc>
          <w:tcPr>
            <w:tcW w:w="858" w:type="dxa"/>
            <w:tcBorders>
              <w:left w:val="single" w:sz="4" w:space="0" w:color="00000A"/>
              <w:bottom w:val="single" w:sz="4" w:space="0" w:color="00000A"/>
              <w:right w:val="single" w:sz="4" w:space="0" w:color="00000A"/>
            </w:tcBorders>
            <w:shd w:val="clear" w:color="000000" w:fill="D9D9D9"/>
            <w:vAlign w:val="bottom"/>
            <w:tcPrChange w:id="473" w:author="Anshul Agrawal" w:date="2018-07-26T16:38:00Z">
              <w:tcPr>
                <w:tcW w:w="855" w:type="dxa"/>
                <w:tcBorders>
                  <w:left w:val="single" w:sz="4" w:space="0" w:color="00000A"/>
                  <w:bottom w:val="single" w:sz="4" w:space="0" w:color="00000A"/>
                  <w:right w:val="single" w:sz="4" w:space="0" w:color="00000A"/>
                </w:tcBorders>
                <w:shd w:val="clear" w:color="000000" w:fill="D9D9D9"/>
                <w:vAlign w:val="bottom"/>
              </w:tcPr>
            </w:tcPrChange>
          </w:tcPr>
          <w:p w14:paraId="79226AEC" w14:textId="77777777" w:rsidR="002A6578" w:rsidRDefault="002A6578">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1.4.2</w:t>
            </w:r>
          </w:p>
        </w:tc>
        <w:tc>
          <w:tcPr>
            <w:tcW w:w="2248" w:type="dxa"/>
            <w:tcBorders>
              <w:bottom w:val="single" w:sz="4" w:space="0" w:color="00000A"/>
              <w:right w:val="single" w:sz="4" w:space="0" w:color="00000A"/>
            </w:tcBorders>
            <w:shd w:val="clear" w:color="000000" w:fill="D9D9D9"/>
            <w:vAlign w:val="bottom"/>
            <w:tcPrChange w:id="474" w:author="Anshul Agrawal" w:date="2018-07-26T16:38:00Z">
              <w:tcPr>
                <w:tcW w:w="2237" w:type="dxa"/>
                <w:tcBorders>
                  <w:bottom w:val="single" w:sz="4" w:space="0" w:color="00000A"/>
                  <w:right w:val="single" w:sz="4" w:space="0" w:color="00000A"/>
                </w:tcBorders>
                <w:shd w:val="clear" w:color="000000" w:fill="D9D9D9"/>
                <w:vAlign w:val="bottom"/>
              </w:tcPr>
            </w:tcPrChange>
          </w:tcPr>
          <w:p w14:paraId="386CD7D8" w14:textId="77777777" w:rsidR="002A6578" w:rsidRDefault="002A6578">
            <w:pPr>
              <w:spacing w:after="0" w:line="240" w:lineRule="auto"/>
              <w:ind w:firstLine="400"/>
              <w:jc w:val="both"/>
              <w:rPr>
                <w:rFonts w:asciiTheme="majorHAnsi" w:eastAsia="Times New Roman" w:hAnsiTheme="majorHAnsi" w:cs="Times New Roman"/>
                <w:color w:val="000000"/>
                <w:sz w:val="20"/>
                <w:szCs w:val="18"/>
              </w:rPr>
            </w:pPr>
            <w:r>
              <w:rPr>
                <w:rFonts w:asciiTheme="majorHAnsi" w:eastAsia="Times New Roman" w:hAnsiTheme="majorHAnsi" w:cs="Times New Roman"/>
                <w:color w:val="000000"/>
                <w:sz w:val="20"/>
                <w:szCs w:val="18"/>
              </w:rPr>
              <w:t>Debtor</w:t>
            </w:r>
          </w:p>
        </w:tc>
        <w:tc>
          <w:tcPr>
            <w:tcW w:w="4567" w:type="dxa"/>
            <w:tcBorders>
              <w:bottom w:val="single" w:sz="4" w:space="0" w:color="00000A"/>
              <w:right w:val="single" w:sz="4" w:space="0" w:color="00000A"/>
            </w:tcBorders>
            <w:shd w:val="clear" w:color="000000" w:fill="D9D9D9"/>
            <w:vAlign w:val="bottom"/>
            <w:tcPrChange w:id="475" w:author="Anshul Agrawal" w:date="2018-07-26T16:38:00Z">
              <w:tcPr>
                <w:tcW w:w="6021" w:type="dxa"/>
                <w:tcBorders>
                  <w:bottom w:val="single" w:sz="4" w:space="0" w:color="00000A"/>
                  <w:right w:val="single" w:sz="4" w:space="0" w:color="00000A"/>
                </w:tcBorders>
                <w:shd w:val="clear" w:color="000000" w:fill="D9D9D9"/>
                <w:vAlign w:val="bottom"/>
              </w:tcPr>
            </w:tcPrChange>
          </w:tcPr>
          <w:p w14:paraId="42A159E7" w14:textId="77777777" w:rsidR="002A6578" w:rsidRDefault="002A6578">
            <w:pPr>
              <w:spacing w:after="0" w:line="240" w:lineRule="auto"/>
              <w:jc w:val="both"/>
              <w:rPr>
                <w:rFonts w:asciiTheme="majorHAnsi" w:eastAsia="Times New Roman" w:hAnsiTheme="majorHAnsi" w:cs="Times New Roman"/>
                <w:color w:val="000000"/>
                <w:sz w:val="18"/>
                <w:szCs w:val="18"/>
              </w:rPr>
            </w:pPr>
          </w:p>
        </w:tc>
        <w:tc>
          <w:tcPr>
            <w:tcW w:w="1529" w:type="dxa"/>
            <w:tcBorders>
              <w:bottom w:val="single" w:sz="4" w:space="0" w:color="00000A"/>
              <w:right w:val="single" w:sz="4" w:space="0" w:color="00000A"/>
            </w:tcBorders>
            <w:shd w:val="clear" w:color="000000" w:fill="D9D9D9"/>
            <w:tcPrChange w:id="476" w:author="Anshul Agrawal" w:date="2018-07-26T16:38:00Z">
              <w:tcPr>
                <w:tcW w:w="5999" w:type="dxa"/>
                <w:tcBorders>
                  <w:bottom w:val="single" w:sz="4" w:space="0" w:color="00000A"/>
                  <w:right w:val="single" w:sz="4" w:space="0" w:color="00000A"/>
                </w:tcBorders>
                <w:shd w:val="clear" w:color="000000" w:fill="D9D9D9"/>
              </w:tcPr>
            </w:tcPrChange>
          </w:tcPr>
          <w:p w14:paraId="4302C3FE" w14:textId="77777777" w:rsidR="002A6578" w:rsidRDefault="002A6578">
            <w:pPr>
              <w:spacing w:after="0" w:line="240" w:lineRule="auto"/>
              <w:jc w:val="both"/>
              <w:rPr>
                <w:ins w:id="477" w:author="Anshul Agrawal" w:date="2018-07-26T16:38:00Z"/>
                <w:rFonts w:asciiTheme="majorHAnsi" w:eastAsia="Times New Roman" w:hAnsiTheme="majorHAnsi" w:cs="Times New Roman"/>
                <w:color w:val="000000"/>
                <w:sz w:val="18"/>
                <w:szCs w:val="18"/>
              </w:rPr>
            </w:pPr>
          </w:p>
        </w:tc>
      </w:tr>
      <w:tr w:rsidR="002A6578" w14:paraId="35C4D51F" w14:textId="77777777" w:rsidTr="00557D83">
        <w:trPr>
          <w:trHeight w:val="300"/>
          <w:trPrChange w:id="478" w:author="Anshul Agrawal" w:date="2018-07-26T16:38:00Z">
            <w:trPr>
              <w:trHeight w:val="300"/>
            </w:trPr>
          </w:trPrChange>
        </w:trPr>
        <w:tc>
          <w:tcPr>
            <w:tcW w:w="858" w:type="dxa"/>
            <w:tcBorders>
              <w:left w:val="single" w:sz="4" w:space="0" w:color="00000A"/>
              <w:bottom w:val="single" w:sz="4" w:space="0" w:color="00000A"/>
              <w:right w:val="single" w:sz="4" w:space="0" w:color="00000A"/>
            </w:tcBorders>
            <w:shd w:val="clear" w:color="auto" w:fill="auto"/>
            <w:vAlign w:val="bottom"/>
            <w:tcPrChange w:id="479" w:author="Anshul Agrawal" w:date="2018-07-26T16:38:00Z">
              <w:tcPr>
                <w:tcW w:w="855" w:type="dxa"/>
                <w:tcBorders>
                  <w:left w:val="single" w:sz="4" w:space="0" w:color="00000A"/>
                  <w:bottom w:val="single" w:sz="4" w:space="0" w:color="00000A"/>
                  <w:right w:val="single" w:sz="4" w:space="0" w:color="00000A"/>
                </w:tcBorders>
                <w:shd w:val="clear" w:color="auto" w:fill="auto"/>
                <w:vAlign w:val="bottom"/>
              </w:tcPr>
            </w:tcPrChange>
          </w:tcPr>
          <w:p w14:paraId="2CC225FD" w14:textId="77777777" w:rsidR="002A6578" w:rsidRDefault="002A6578">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1.4.2.1</w:t>
            </w:r>
          </w:p>
        </w:tc>
        <w:tc>
          <w:tcPr>
            <w:tcW w:w="2248" w:type="dxa"/>
            <w:tcBorders>
              <w:bottom w:val="single" w:sz="4" w:space="0" w:color="00000A"/>
              <w:right w:val="single" w:sz="4" w:space="0" w:color="00000A"/>
            </w:tcBorders>
            <w:shd w:val="clear" w:color="auto" w:fill="auto"/>
            <w:vAlign w:val="bottom"/>
            <w:tcPrChange w:id="480" w:author="Anshul Agrawal" w:date="2018-07-26T16:38:00Z">
              <w:tcPr>
                <w:tcW w:w="2237" w:type="dxa"/>
                <w:tcBorders>
                  <w:bottom w:val="single" w:sz="4" w:space="0" w:color="00000A"/>
                  <w:right w:val="single" w:sz="4" w:space="0" w:color="00000A"/>
                </w:tcBorders>
                <w:shd w:val="clear" w:color="auto" w:fill="auto"/>
                <w:vAlign w:val="bottom"/>
              </w:tcPr>
            </w:tcPrChange>
          </w:tcPr>
          <w:p w14:paraId="2F3823AB" w14:textId="77777777" w:rsidR="002A6578" w:rsidRDefault="002A6578">
            <w:pPr>
              <w:spacing w:after="0" w:line="240" w:lineRule="auto"/>
              <w:ind w:firstLine="800"/>
              <w:jc w:val="both"/>
              <w:rPr>
                <w:rFonts w:asciiTheme="majorHAnsi" w:eastAsia="Times New Roman" w:hAnsiTheme="majorHAnsi" w:cs="Times New Roman"/>
                <w:b/>
                <w:color w:val="000000"/>
                <w:sz w:val="20"/>
                <w:szCs w:val="18"/>
              </w:rPr>
            </w:pPr>
            <w:r>
              <w:rPr>
                <w:rFonts w:asciiTheme="majorHAnsi" w:eastAsia="Times New Roman" w:hAnsiTheme="majorHAnsi" w:cs="Times New Roman"/>
                <w:b/>
                <w:color w:val="000000"/>
                <w:sz w:val="20"/>
                <w:szCs w:val="18"/>
              </w:rPr>
              <w:t>Name</w:t>
            </w:r>
          </w:p>
        </w:tc>
        <w:tc>
          <w:tcPr>
            <w:tcW w:w="4567" w:type="dxa"/>
            <w:tcBorders>
              <w:bottom w:val="single" w:sz="4" w:space="0" w:color="00000A"/>
              <w:right w:val="single" w:sz="4" w:space="0" w:color="00000A"/>
            </w:tcBorders>
            <w:shd w:val="clear" w:color="auto" w:fill="auto"/>
            <w:vAlign w:val="bottom"/>
            <w:tcPrChange w:id="481" w:author="Anshul Agrawal" w:date="2018-07-26T16:38:00Z">
              <w:tcPr>
                <w:tcW w:w="6021" w:type="dxa"/>
                <w:tcBorders>
                  <w:bottom w:val="single" w:sz="4" w:space="0" w:color="00000A"/>
                  <w:right w:val="single" w:sz="4" w:space="0" w:color="00000A"/>
                </w:tcBorders>
                <w:shd w:val="clear" w:color="auto" w:fill="auto"/>
                <w:vAlign w:val="bottom"/>
              </w:tcPr>
            </w:tcPrChange>
          </w:tcPr>
          <w:p w14:paraId="17BD18E9" w14:textId="77777777" w:rsidR="002A6578" w:rsidRDefault="002A6578">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 </w:t>
            </w:r>
            <w:r>
              <w:rPr>
                <w:rFonts w:asciiTheme="majorHAnsi" w:hAnsiTheme="majorHAnsi" w:cs="Consolas"/>
                <w:color w:val="008080"/>
                <w:sz w:val="16"/>
                <w:szCs w:val="20"/>
              </w:rPr>
              <w:t>&lt;</w:t>
            </w:r>
            <w:r>
              <w:rPr>
                <w:rFonts w:asciiTheme="majorHAnsi" w:hAnsiTheme="majorHAnsi" w:cs="Consolas"/>
                <w:color w:val="3F7F7F"/>
                <w:sz w:val="16"/>
                <w:szCs w:val="20"/>
              </w:rPr>
              <w:t>Name</w:t>
            </w:r>
            <w:r>
              <w:rPr>
                <w:rFonts w:asciiTheme="majorHAnsi" w:hAnsiTheme="majorHAnsi" w:cs="Consolas"/>
                <w:color w:val="008080"/>
                <w:sz w:val="16"/>
                <w:szCs w:val="20"/>
              </w:rPr>
              <w:t>&gt;</w:t>
            </w:r>
            <w:r>
              <w:rPr>
                <w:rFonts w:asciiTheme="majorHAnsi" w:hAnsiTheme="majorHAnsi" w:cs="Consolas"/>
                <w:color w:val="000000"/>
                <w:sz w:val="16"/>
                <w:szCs w:val="20"/>
              </w:rPr>
              <w:t>THE BANK OF NEW YORK MELLON 5371303589</w:t>
            </w:r>
            <w:r>
              <w:rPr>
                <w:rFonts w:asciiTheme="majorHAnsi" w:hAnsiTheme="majorHAnsi" w:cs="Consolas"/>
                <w:color w:val="008080"/>
                <w:sz w:val="16"/>
                <w:szCs w:val="20"/>
              </w:rPr>
              <w:t>&lt;/</w:t>
            </w:r>
            <w:r>
              <w:rPr>
                <w:rFonts w:asciiTheme="majorHAnsi" w:hAnsiTheme="majorHAnsi" w:cs="Consolas"/>
                <w:color w:val="3F7F7F"/>
                <w:sz w:val="16"/>
                <w:szCs w:val="20"/>
              </w:rPr>
              <w:t>Name</w:t>
            </w:r>
            <w:r>
              <w:rPr>
                <w:rFonts w:asciiTheme="majorHAnsi" w:hAnsiTheme="majorHAnsi" w:cs="Consolas"/>
                <w:color w:val="008080"/>
                <w:sz w:val="16"/>
                <w:szCs w:val="20"/>
              </w:rPr>
              <w:t>&gt;</w:t>
            </w:r>
          </w:p>
        </w:tc>
        <w:tc>
          <w:tcPr>
            <w:tcW w:w="1529" w:type="dxa"/>
            <w:tcBorders>
              <w:bottom w:val="single" w:sz="4" w:space="0" w:color="00000A"/>
              <w:right w:val="single" w:sz="4" w:space="0" w:color="00000A"/>
            </w:tcBorders>
            <w:tcPrChange w:id="482" w:author="Anshul Agrawal" w:date="2018-07-26T16:38:00Z">
              <w:tcPr>
                <w:tcW w:w="5999" w:type="dxa"/>
                <w:tcBorders>
                  <w:bottom w:val="single" w:sz="4" w:space="0" w:color="00000A"/>
                  <w:right w:val="single" w:sz="4" w:space="0" w:color="00000A"/>
                </w:tcBorders>
              </w:tcPr>
            </w:tcPrChange>
          </w:tcPr>
          <w:p w14:paraId="4C71688D" w14:textId="77777777" w:rsidR="002A6578" w:rsidRDefault="002A6578">
            <w:pPr>
              <w:spacing w:after="0" w:line="240" w:lineRule="auto"/>
              <w:jc w:val="both"/>
              <w:rPr>
                <w:ins w:id="483" w:author="Anshul Agrawal" w:date="2018-07-26T16:38:00Z"/>
                <w:rFonts w:asciiTheme="majorHAnsi" w:eastAsia="Times New Roman" w:hAnsiTheme="majorHAnsi" w:cs="Times New Roman"/>
                <w:color w:val="000000"/>
                <w:sz w:val="18"/>
                <w:szCs w:val="18"/>
              </w:rPr>
            </w:pPr>
          </w:p>
        </w:tc>
      </w:tr>
      <w:tr w:rsidR="002A6578" w14:paraId="70EC2723" w14:textId="77777777" w:rsidTr="00557D83">
        <w:trPr>
          <w:trHeight w:val="300"/>
          <w:trPrChange w:id="484" w:author="Anshul Agrawal" w:date="2018-07-26T16:38:00Z">
            <w:trPr>
              <w:trHeight w:val="300"/>
            </w:trPr>
          </w:trPrChange>
        </w:trPr>
        <w:tc>
          <w:tcPr>
            <w:tcW w:w="858" w:type="dxa"/>
            <w:tcBorders>
              <w:left w:val="single" w:sz="4" w:space="0" w:color="00000A"/>
              <w:bottom w:val="single" w:sz="4" w:space="0" w:color="00000A"/>
              <w:right w:val="single" w:sz="4" w:space="0" w:color="00000A"/>
            </w:tcBorders>
            <w:shd w:val="clear" w:color="auto" w:fill="auto"/>
            <w:vAlign w:val="bottom"/>
            <w:tcPrChange w:id="485" w:author="Anshul Agrawal" w:date="2018-07-26T16:38:00Z">
              <w:tcPr>
                <w:tcW w:w="855" w:type="dxa"/>
                <w:tcBorders>
                  <w:left w:val="single" w:sz="4" w:space="0" w:color="00000A"/>
                  <w:bottom w:val="single" w:sz="4" w:space="0" w:color="00000A"/>
                  <w:right w:val="single" w:sz="4" w:space="0" w:color="00000A"/>
                </w:tcBorders>
                <w:shd w:val="clear" w:color="auto" w:fill="auto"/>
                <w:vAlign w:val="bottom"/>
              </w:tcPr>
            </w:tcPrChange>
          </w:tcPr>
          <w:p w14:paraId="5B30CF51" w14:textId="77777777" w:rsidR="002A6578" w:rsidRDefault="002A6578">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1.4.2.2</w:t>
            </w:r>
          </w:p>
        </w:tc>
        <w:tc>
          <w:tcPr>
            <w:tcW w:w="2248" w:type="dxa"/>
            <w:tcBorders>
              <w:bottom w:val="single" w:sz="4" w:space="0" w:color="00000A"/>
              <w:right w:val="single" w:sz="4" w:space="0" w:color="00000A"/>
            </w:tcBorders>
            <w:shd w:val="clear" w:color="auto" w:fill="auto"/>
            <w:vAlign w:val="bottom"/>
            <w:tcPrChange w:id="486" w:author="Anshul Agrawal" w:date="2018-07-26T16:38:00Z">
              <w:tcPr>
                <w:tcW w:w="2237" w:type="dxa"/>
                <w:tcBorders>
                  <w:bottom w:val="single" w:sz="4" w:space="0" w:color="00000A"/>
                  <w:right w:val="single" w:sz="4" w:space="0" w:color="00000A"/>
                </w:tcBorders>
                <w:shd w:val="clear" w:color="auto" w:fill="auto"/>
                <w:vAlign w:val="bottom"/>
              </w:tcPr>
            </w:tcPrChange>
          </w:tcPr>
          <w:p w14:paraId="7A8E3415" w14:textId="77777777" w:rsidR="002A6578" w:rsidRDefault="002A6578">
            <w:pPr>
              <w:spacing w:after="0" w:line="240" w:lineRule="auto"/>
              <w:ind w:firstLine="800"/>
              <w:jc w:val="both"/>
              <w:rPr>
                <w:rFonts w:asciiTheme="majorHAnsi" w:eastAsia="Times New Roman" w:hAnsiTheme="majorHAnsi" w:cs="Times New Roman"/>
                <w:b/>
                <w:color w:val="000000"/>
                <w:sz w:val="20"/>
                <w:szCs w:val="18"/>
              </w:rPr>
            </w:pPr>
            <w:proofErr w:type="spellStart"/>
            <w:r>
              <w:rPr>
                <w:rFonts w:asciiTheme="majorHAnsi" w:eastAsia="Times New Roman" w:hAnsiTheme="majorHAnsi" w:cs="Times New Roman"/>
                <w:b/>
                <w:color w:val="000000"/>
                <w:sz w:val="20"/>
                <w:szCs w:val="18"/>
              </w:rPr>
              <w:t>StreetName</w:t>
            </w:r>
            <w:proofErr w:type="spellEnd"/>
          </w:p>
        </w:tc>
        <w:tc>
          <w:tcPr>
            <w:tcW w:w="4567" w:type="dxa"/>
            <w:tcBorders>
              <w:bottom w:val="single" w:sz="4" w:space="0" w:color="00000A"/>
              <w:right w:val="single" w:sz="4" w:space="0" w:color="00000A"/>
            </w:tcBorders>
            <w:shd w:val="clear" w:color="auto" w:fill="auto"/>
            <w:vAlign w:val="bottom"/>
            <w:tcPrChange w:id="487" w:author="Anshul Agrawal" w:date="2018-07-26T16:38:00Z">
              <w:tcPr>
                <w:tcW w:w="6021" w:type="dxa"/>
                <w:tcBorders>
                  <w:bottom w:val="single" w:sz="4" w:space="0" w:color="00000A"/>
                  <w:right w:val="single" w:sz="4" w:space="0" w:color="00000A"/>
                </w:tcBorders>
                <w:shd w:val="clear" w:color="auto" w:fill="auto"/>
                <w:vAlign w:val="bottom"/>
              </w:tcPr>
            </w:tcPrChange>
          </w:tcPr>
          <w:p w14:paraId="3C710BC8" w14:textId="77777777" w:rsidR="002A6578" w:rsidRDefault="002A6578">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 </w:t>
            </w:r>
            <w:r>
              <w:rPr>
                <w:rFonts w:asciiTheme="majorHAnsi" w:hAnsiTheme="majorHAnsi" w:cs="Consolas"/>
                <w:color w:val="008080"/>
                <w:sz w:val="16"/>
                <w:szCs w:val="20"/>
              </w:rPr>
              <w:t>&lt;</w:t>
            </w:r>
            <w:r>
              <w:rPr>
                <w:rFonts w:asciiTheme="majorHAnsi" w:hAnsiTheme="majorHAnsi" w:cs="Consolas"/>
                <w:color w:val="3F7F7F"/>
                <w:sz w:val="16"/>
                <w:szCs w:val="20"/>
              </w:rPr>
              <w:t>Address</w:t>
            </w:r>
            <w:r>
              <w:rPr>
                <w:rFonts w:asciiTheme="majorHAnsi" w:hAnsiTheme="majorHAnsi" w:cs="Consolas"/>
                <w:color w:val="008080"/>
                <w:sz w:val="16"/>
                <w:szCs w:val="20"/>
              </w:rPr>
              <w:t>&gt;</w:t>
            </w:r>
            <w:r>
              <w:rPr>
                <w:rFonts w:asciiTheme="majorHAnsi" w:hAnsiTheme="majorHAnsi" w:cs="Consolas"/>
                <w:color w:val="000000"/>
                <w:sz w:val="16"/>
                <w:szCs w:val="20"/>
              </w:rPr>
              <w:t>REAL TIME PAYMENTS 6023 AIRPORT ROAD</w:t>
            </w:r>
            <w:r>
              <w:rPr>
                <w:rFonts w:asciiTheme="majorHAnsi" w:hAnsiTheme="majorHAnsi" w:cs="Consolas"/>
                <w:color w:val="008080"/>
                <w:sz w:val="16"/>
                <w:szCs w:val="20"/>
              </w:rPr>
              <w:t>&lt;/</w:t>
            </w:r>
            <w:r>
              <w:rPr>
                <w:rFonts w:asciiTheme="majorHAnsi" w:hAnsiTheme="majorHAnsi" w:cs="Consolas"/>
                <w:color w:val="3F7F7F"/>
                <w:sz w:val="16"/>
                <w:szCs w:val="20"/>
              </w:rPr>
              <w:t>Address</w:t>
            </w:r>
            <w:r>
              <w:rPr>
                <w:rFonts w:asciiTheme="majorHAnsi" w:hAnsiTheme="majorHAnsi" w:cs="Consolas"/>
                <w:color w:val="008080"/>
                <w:sz w:val="16"/>
                <w:szCs w:val="20"/>
              </w:rPr>
              <w:t>&gt;</w:t>
            </w:r>
          </w:p>
        </w:tc>
        <w:tc>
          <w:tcPr>
            <w:tcW w:w="1529" w:type="dxa"/>
            <w:tcBorders>
              <w:bottom w:val="single" w:sz="4" w:space="0" w:color="00000A"/>
              <w:right w:val="single" w:sz="4" w:space="0" w:color="00000A"/>
            </w:tcBorders>
            <w:tcPrChange w:id="488" w:author="Anshul Agrawal" w:date="2018-07-26T16:38:00Z">
              <w:tcPr>
                <w:tcW w:w="5999" w:type="dxa"/>
                <w:tcBorders>
                  <w:bottom w:val="single" w:sz="4" w:space="0" w:color="00000A"/>
                  <w:right w:val="single" w:sz="4" w:space="0" w:color="00000A"/>
                </w:tcBorders>
              </w:tcPr>
            </w:tcPrChange>
          </w:tcPr>
          <w:p w14:paraId="57DDBEC3" w14:textId="77777777" w:rsidR="002A6578" w:rsidRDefault="002A6578">
            <w:pPr>
              <w:spacing w:after="0" w:line="240" w:lineRule="auto"/>
              <w:jc w:val="both"/>
              <w:rPr>
                <w:ins w:id="489" w:author="Anshul Agrawal" w:date="2018-07-26T16:38:00Z"/>
                <w:rFonts w:asciiTheme="majorHAnsi" w:eastAsia="Times New Roman" w:hAnsiTheme="majorHAnsi" w:cs="Times New Roman"/>
                <w:color w:val="000000"/>
                <w:sz w:val="18"/>
                <w:szCs w:val="18"/>
              </w:rPr>
            </w:pPr>
          </w:p>
        </w:tc>
      </w:tr>
      <w:tr w:rsidR="00557D83" w14:paraId="56B7574F" w14:textId="77777777" w:rsidTr="00557D83">
        <w:trPr>
          <w:trHeight w:val="300"/>
          <w:trPrChange w:id="490" w:author="Anshul Agrawal" w:date="2018-07-26T16:38:00Z">
            <w:trPr>
              <w:trHeight w:val="300"/>
            </w:trPr>
          </w:trPrChange>
        </w:trPr>
        <w:tc>
          <w:tcPr>
            <w:tcW w:w="858" w:type="dxa"/>
            <w:tcBorders>
              <w:left w:val="single" w:sz="4" w:space="0" w:color="00000A"/>
              <w:bottom w:val="single" w:sz="4" w:space="0" w:color="00000A"/>
              <w:right w:val="single" w:sz="4" w:space="0" w:color="00000A"/>
            </w:tcBorders>
            <w:shd w:val="clear" w:color="auto" w:fill="auto"/>
            <w:vAlign w:val="bottom"/>
            <w:tcPrChange w:id="491" w:author="Anshul Agrawal" w:date="2018-07-26T16:38:00Z">
              <w:tcPr>
                <w:tcW w:w="855" w:type="dxa"/>
                <w:tcBorders>
                  <w:left w:val="single" w:sz="4" w:space="0" w:color="00000A"/>
                  <w:bottom w:val="single" w:sz="4" w:space="0" w:color="00000A"/>
                  <w:right w:val="single" w:sz="4" w:space="0" w:color="00000A"/>
                </w:tcBorders>
                <w:shd w:val="clear" w:color="auto" w:fill="auto"/>
                <w:vAlign w:val="bottom"/>
              </w:tcPr>
            </w:tcPrChange>
          </w:tcPr>
          <w:p w14:paraId="2EA663ED" w14:textId="77777777" w:rsidR="00557D83" w:rsidRDefault="00557D83" w:rsidP="00557D83">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1.4.2.3</w:t>
            </w:r>
          </w:p>
        </w:tc>
        <w:tc>
          <w:tcPr>
            <w:tcW w:w="2248" w:type="dxa"/>
            <w:tcBorders>
              <w:bottom w:val="single" w:sz="4" w:space="0" w:color="00000A"/>
              <w:right w:val="single" w:sz="4" w:space="0" w:color="00000A"/>
            </w:tcBorders>
            <w:shd w:val="clear" w:color="auto" w:fill="auto"/>
            <w:vAlign w:val="bottom"/>
            <w:tcPrChange w:id="492" w:author="Anshul Agrawal" w:date="2018-07-26T16:38:00Z">
              <w:tcPr>
                <w:tcW w:w="2237" w:type="dxa"/>
                <w:tcBorders>
                  <w:bottom w:val="single" w:sz="4" w:space="0" w:color="00000A"/>
                  <w:right w:val="single" w:sz="4" w:space="0" w:color="00000A"/>
                </w:tcBorders>
                <w:shd w:val="clear" w:color="auto" w:fill="auto"/>
                <w:vAlign w:val="bottom"/>
              </w:tcPr>
            </w:tcPrChange>
          </w:tcPr>
          <w:p w14:paraId="40543877" w14:textId="77777777" w:rsidR="00557D83" w:rsidRDefault="00557D83" w:rsidP="00557D83">
            <w:pPr>
              <w:spacing w:after="0" w:line="240" w:lineRule="auto"/>
              <w:ind w:firstLine="800"/>
              <w:jc w:val="both"/>
              <w:rPr>
                <w:rFonts w:asciiTheme="majorHAnsi" w:eastAsia="Times New Roman" w:hAnsiTheme="majorHAnsi" w:cs="Times New Roman"/>
                <w:b/>
                <w:color w:val="000000"/>
                <w:sz w:val="20"/>
                <w:szCs w:val="18"/>
              </w:rPr>
            </w:pPr>
            <w:proofErr w:type="spellStart"/>
            <w:r>
              <w:rPr>
                <w:rFonts w:asciiTheme="majorHAnsi" w:eastAsia="Times New Roman" w:hAnsiTheme="majorHAnsi" w:cs="Times New Roman"/>
                <w:b/>
                <w:color w:val="000000"/>
                <w:sz w:val="20"/>
                <w:szCs w:val="18"/>
              </w:rPr>
              <w:t>BldgNumber</w:t>
            </w:r>
            <w:proofErr w:type="spellEnd"/>
          </w:p>
        </w:tc>
        <w:tc>
          <w:tcPr>
            <w:tcW w:w="4567" w:type="dxa"/>
            <w:tcBorders>
              <w:bottom w:val="single" w:sz="4" w:space="0" w:color="00000A"/>
              <w:right w:val="single" w:sz="4" w:space="0" w:color="00000A"/>
            </w:tcBorders>
            <w:shd w:val="clear" w:color="auto" w:fill="auto"/>
            <w:vAlign w:val="bottom"/>
            <w:tcPrChange w:id="493" w:author="Anshul Agrawal" w:date="2018-07-26T16:38:00Z">
              <w:tcPr>
                <w:tcW w:w="6021" w:type="dxa"/>
                <w:tcBorders>
                  <w:bottom w:val="single" w:sz="4" w:space="0" w:color="00000A"/>
                  <w:right w:val="single" w:sz="4" w:space="0" w:color="00000A"/>
                </w:tcBorders>
                <w:shd w:val="clear" w:color="auto" w:fill="auto"/>
                <w:vAlign w:val="bottom"/>
              </w:tcPr>
            </w:tcPrChange>
          </w:tcPr>
          <w:p w14:paraId="7A06FE00" w14:textId="77777777" w:rsidR="00557D83" w:rsidRDefault="00557D83" w:rsidP="00557D83">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 </w:t>
            </w:r>
            <w:r>
              <w:rPr>
                <w:rFonts w:asciiTheme="majorHAnsi" w:eastAsia="Times New Roman" w:hAnsiTheme="majorHAnsi" w:cs="Times New Roman"/>
                <w:color w:val="FF0000"/>
                <w:sz w:val="18"/>
                <w:szCs w:val="18"/>
              </w:rPr>
              <w:t>Not available on the BE1AI event message</w:t>
            </w:r>
          </w:p>
        </w:tc>
        <w:tc>
          <w:tcPr>
            <w:tcW w:w="1529" w:type="dxa"/>
            <w:tcBorders>
              <w:bottom w:val="single" w:sz="4" w:space="0" w:color="00000A"/>
              <w:right w:val="single" w:sz="4" w:space="0" w:color="00000A"/>
            </w:tcBorders>
            <w:tcPrChange w:id="494" w:author="Anshul Agrawal" w:date="2018-07-26T16:38:00Z">
              <w:tcPr>
                <w:tcW w:w="5999" w:type="dxa"/>
                <w:tcBorders>
                  <w:bottom w:val="single" w:sz="4" w:space="0" w:color="00000A"/>
                  <w:right w:val="single" w:sz="4" w:space="0" w:color="00000A"/>
                </w:tcBorders>
              </w:tcPr>
            </w:tcPrChange>
          </w:tcPr>
          <w:p w14:paraId="794B3EDB" w14:textId="77777777" w:rsidR="00557D83" w:rsidRDefault="00B575F4" w:rsidP="00557D83">
            <w:pPr>
              <w:spacing w:after="0" w:line="240" w:lineRule="auto"/>
              <w:jc w:val="both"/>
              <w:rPr>
                <w:ins w:id="495" w:author="Anshul Agrawal" w:date="2018-07-26T16:38:00Z"/>
                <w:rFonts w:asciiTheme="majorHAnsi" w:eastAsia="Times New Roman" w:hAnsiTheme="majorHAnsi" w:cs="Times New Roman"/>
                <w:color w:val="000000"/>
                <w:sz w:val="18"/>
                <w:szCs w:val="18"/>
              </w:rPr>
            </w:pPr>
            <w:ins w:id="496" w:author="Anshul Agrawal" w:date="2018-07-26T17:52:00Z">
              <w:r>
                <w:rPr>
                  <w:rFonts w:asciiTheme="majorHAnsi" w:eastAsia="Times New Roman" w:hAnsiTheme="majorHAnsi" w:cs="Times New Roman"/>
                  <w:color w:val="FF0000"/>
                  <w:sz w:val="18"/>
                  <w:szCs w:val="18"/>
                </w:rPr>
                <w:t>Available in Domain out</w:t>
              </w:r>
            </w:ins>
          </w:p>
        </w:tc>
      </w:tr>
      <w:tr w:rsidR="00557D83" w14:paraId="47538E55" w14:textId="77777777" w:rsidTr="00557D83">
        <w:trPr>
          <w:trHeight w:val="300"/>
          <w:trPrChange w:id="497" w:author="Anshul Agrawal" w:date="2018-07-26T16:38:00Z">
            <w:trPr>
              <w:trHeight w:val="300"/>
            </w:trPr>
          </w:trPrChange>
        </w:trPr>
        <w:tc>
          <w:tcPr>
            <w:tcW w:w="858" w:type="dxa"/>
            <w:tcBorders>
              <w:left w:val="single" w:sz="4" w:space="0" w:color="00000A"/>
              <w:bottom w:val="single" w:sz="4" w:space="0" w:color="00000A"/>
              <w:right w:val="single" w:sz="4" w:space="0" w:color="00000A"/>
            </w:tcBorders>
            <w:shd w:val="clear" w:color="auto" w:fill="auto"/>
            <w:vAlign w:val="bottom"/>
            <w:tcPrChange w:id="498" w:author="Anshul Agrawal" w:date="2018-07-26T16:38:00Z">
              <w:tcPr>
                <w:tcW w:w="855" w:type="dxa"/>
                <w:tcBorders>
                  <w:left w:val="single" w:sz="4" w:space="0" w:color="00000A"/>
                  <w:bottom w:val="single" w:sz="4" w:space="0" w:color="00000A"/>
                  <w:right w:val="single" w:sz="4" w:space="0" w:color="00000A"/>
                </w:tcBorders>
                <w:shd w:val="clear" w:color="auto" w:fill="auto"/>
                <w:vAlign w:val="bottom"/>
              </w:tcPr>
            </w:tcPrChange>
          </w:tcPr>
          <w:p w14:paraId="529D665D" w14:textId="77777777" w:rsidR="00557D83" w:rsidRDefault="00557D83" w:rsidP="00557D83">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1.4.2.4</w:t>
            </w:r>
          </w:p>
        </w:tc>
        <w:tc>
          <w:tcPr>
            <w:tcW w:w="2248" w:type="dxa"/>
            <w:tcBorders>
              <w:bottom w:val="single" w:sz="4" w:space="0" w:color="00000A"/>
              <w:right w:val="single" w:sz="4" w:space="0" w:color="00000A"/>
            </w:tcBorders>
            <w:shd w:val="clear" w:color="auto" w:fill="auto"/>
            <w:vAlign w:val="bottom"/>
            <w:tcPrChange w:id="499" w:author="Anshul Agrawal" w:date="2018-07-26T16:38:00Z">
              <w:tcPr>
                <w:tcW w:w="2237" w:type="dxa"/>
                <w:tcBorders>
                  <w:bottom w:val="single" w:sz="4" w:space="0" w:color="00000A"/>
                  <w:right w:val="single" w:sz="4" w:space="0" w:color="00000A"/>
                </w:tcBorders>
                <w:shd w:val="clear" w:color="auto" w:fill="auto"/>
                <w:vAlign w:val="bottom"/>
              </w:tcPr>
            </w:tcPrChange>
          </w:tcPr>
          <w:p w14:paraId="7B6CD081" w14:textId="77777777" w:rsidR="00557D83" w:rsidRDefault="00557D83" w:rsidP="00557D83">
            <w:pPr>
              <w:spacing w:after="0" w:line="240" w:lineRule="auto"/>
              <w:ind w:firstLine="800"/>
              <w:jc w:val="both"/>
              <w:rPr>
                <w:rFonts w:asciiTheme="majorHAnsi" w:eastAsia="Times New Roman" w:hAnsiTheme="majorHAnsi" w:cs="Times New Roman"/>
                <w:b/>
                <w:color w:val="000000"/>
                <w:sz w:val="20"/>
                <w:szCs w:val="18"/>
              </w:rPr>
            </w:pPr>
            <w:proofErr w:type="spellStart"/>
            <w:r>
              <w:rPr>
                <w:rFonts w:asciiTheme="majorHAnsi" w:eastAsia="Times New Roman" w:hAnsiTheme="majorHAnsi" w:cs="Times New Roman"/>
                <w:b/>
                <w:color w:val="000000"/>
                <w:sz w:val="20"/>
                <w:szCs w:val="18"/>
              </w:rPr>
              <w:t>PostCode</w:t>
            </w:r>
            <w:proofErr w:type="spellEnd"/>
          </w:p>
        </w:tc>
        <w:tc>
          <w:tcPr>
            <w:tcW w:w="4567" w:type="dxa"/>
            <w:tcBorders>
              <w:bottom w:val="single" w:sz="4" w:space="0" w:color="00000A"/>
              <w:right w:val="single" w:sz="4" w:space="0" w:color="00000A"/>
            </w:tcBorders>
            <w:shd w:val="clear" w:color="auto" w:fill="auto"/>
            <w:vAlign w:val="bottom"/>
            <w:tcPrChange w:id="500" w:author="Anshul Agrawal" w:date="2018-07-26T16:38:00Z">
              <w:tcPr>
                <w:tcW w:w="6021" w:type="dxa"/>
                <w:tcBorders>
                  <w:bottom w:val="single" w:sz="4" w:space="0" w:color="00000A"/>
                  <w:right w:val="single" w:sz="4" w:space="0" w:color="00000A"/>
                </w:tcBorders>
                <w:shd w:val="clear" w:color="auto" w:fill="auto"/>
                <w:vAlign w:val="bottom"/>
              </w:tcPr>
            </w:tcPrChange>
          </w:tcPr>
          <w:p w14:paraId="1887D316" w14:textId="77777777" w:rsidR="00557D83" w:rsidRDefault="00557D83" w:rsidP="00557D83">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PstCd</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13424</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PstCd</w:t>
            </w:r>
            <w:proofErr w:type="spellEnd"/>
            <w:r>
              <w:rPr>
                <w:rFonts w:asciiTheme="majorHAnsi" w:hAnsiTheme="majorHAnsi" w:cs="Consolas"/>
                <w:color w:val="008080"/>
                <w:sz w:val="16"/>
                <w:szCs w:val="20"/>
              </w:rPr>
              <w:t>&gt;</w:t>
            </w:r>
          </w:p>
        </w:tc>
        <w:tc>
          <w:tcPr>
            <w:tcW w:w="1529" w:type="dxa"/>
            <w:tcBorders>
              <w:bottom w:val="single" w:sz="4" w:space="0" w:color="00000A"/>
              <w:right w:val="single" w:sz="4" w:space="0" w:color="00000A"/>
            </w:tcBorders>
            <w:tcPrChange w:id="501" w:author="Anshul Agrawal" w:date="2018-07-26T16:38:00Z">
              <w:tcPr>
                <w:tcW w:w="5999" w:type="dxa"/>
                <w:tcBorders>
                  <w:bottom w:val="single" w:sz="4" w:space="0" w:color="00000A"/>
                  <w:right w:val="single" w:sz="4" w:space="0" w:color="00000A"/>
                </w:tcBorders>
              </w:tcPr>
            </w:tcPrChange>
          </w:tcPr>
          <w:p w14:paraId="2DB9ADF6" w14:textId="77777777" w:rsidR="00557D83" w:rsidRDefault="00557D83" w:rsidP="00557D83">
            <w:pPr>
              <w:spacing w:after="0" w:line="240" w:lineRule="auto"/>
              <w:jc w:val="both"/>
              <w:rPr>
                <w:ins w:id="502" w:author="Anshul Agrawal" w:date="2018-07-26T16:38:00Z"/>
                <w:rFonts w:asciiTheme="majorHAnsi" w:eastAsia="Times New Roman" w:hAnsiTheme="majorHAnsi" w:cs="Times New Roman"/>
                <w:color w:val="000000"/>
                <w:sz w:val="18"/>
                <w:szCs w:val="18"/>
              </w:rPr>
            </w:pPr>
          </w:p>
        </w:tc>
      </w:tr>
      <w:tr w:rsidR="00557D83" w14:paraId="2AA8D969" w14:textId="77777777" w:rsidTr="00557D83">
        <w:trPr>
          <w:trHeight w:val="300"/>
          <w:trPrChange w:id="503" w:author="Anshul Agrawal" w:date="2018-07-26T16:38:00Z">
            <w:trPr>
              <w:trHeight w:val="300"/>
            </w:trPr>
          </w:trPrChange>
        </w:trPr>
        <w:tc>
          <w:tcPr>
            <w:tcW w:w="858" w:type="dxa"/>
            <w:tcBorders>
              <w:left w:val="single" w:sz="4" w:space="0" w:color="00000A"/>
              <w:bottom w:val="single" w:sz="4" w:space="0" w:color="00000A"/>
              <w:right w:val="single" w:sz="4" w:space="0" w:color="00000A"/>
            </w:tcBorders>
            <w:shd w:val="clear" w:color="auto" w:fill="auto"/>
            <w:vAlign w:val="bottom"/>
            <w:tcPrChange w:id="504" w:author="Anshul Agrawal" w:date="2018-07-26T16:38:00Z">
              <w:tcPr>
                <w:tcW w:w="855" w:type="dxa"/>
                <w:tcBorders>
                  <w:left w:val="single" w:sz="4" w:space="0" w:color="00000A"/>
                  <w:bottom w:val="single" w:sz="4" w:space="0" w:color="00000A"/>
                  <w:right w:val="single" w:sz="4" w:space="0" w:color="00000A"/>
                </w:tcBorders>
                <w:shd w:val="clear" w:color="auto" w:fill="auto"/>
                <w:vAlign w:val="bottom"/>
              </w:tcPr>
            </w:tcPrChange>
          </w:tcPr>
          <w:p w14:paraId="6B883628" w14:textId="77777777" w:rsidR="00557D83" w:rsidRDefault="00557D83" w:rsidP="00557D83">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1.4.2.5</w:t>
            </w:r>
          </w:p>
        </w:tc>
        <w:tc>
          <w:tcPr>
            <w:tcW w:w="2248" w:type="dxa"/>
            <w:tcBorders>
              <w:bottom w:val="single" w:sz="4" w:space="0" w:color="00000A"/>
              <w:right w:val="single" w:sz="4" w:space="0" w:color="00000A"/>
            </w:tcBorders>
            <w:shd w:val="clear" w:color="auto" w:fill="auto"/>
            <w:vAlign w:val="bottom"/>
            <w:tcPrChange w:id="505" w:author="Anshul Agrawal" w:date="2018-07-26T16:38:00Z">
              <w:tcPr>
                <w:tcW w:w="2237" w:type="dxa"/>
                <w:tcBorders>
                  <w:bottom w:val="single" w:sz="4" w:space="0" w:color="00000A"/>
                  <w:right w:val="single" w:sz="4" w:space="0" w:color="00000A"/>
                </w:tcBorders>
                <w:shd w:val="clear" w:color="auto" w:fill="auto"/>
                <w:vAlign w:val="bottom"/>
              </w:tcPr>
            </w:tcPrChange>
          </w:tcPr>
          <w:p w14:paraId="63929038" w14:textId="77777777" w:rsidR="00557D83" w:rsidRDefault="00557D83" w:rsidP="00557D83">
            <w:pPr>
              <w:spacing w:after="0" w:line="240" w:lineRule="auto"/>
              <w:ind w:firstLine="800"/>
              <w:jc w:val="both"/>
              <w:rPr>
                <w:rFonts w:asciiTheme="majorHAnsi" w:eastAsia="Times New Roman" w:hAnsiTheme="majorHAnsi" w:cs="Times New Roman"/>
                <w:b/>
                <w:color w:val="000000"/>
                <w:sz w:val="20"/>
                <w:szCs w:val="18"/>
              </w:rPr>
            </w:pPr>
            <w:proofErr w:type="spellStart"/>
            <w:r>
              <w:rPr>
                <w:rFonts w:asciiTheme="majorHAnsi" w:eastAsia="Times New Roman" w:hAnsiTheme="majorHAnsi" w:cs="Times New Roman"/>
                <w:b/>
                <w:color w:val="000000"/>
                <w:sz w:val="20"/>
                <w:szCs w:val="18"/>
              </w:rPr>
              <w:t>TownName</w:t>
            </w:r>
            <w:proofErr w:type="spellEnd"/>
          </w:p>
        </w:tc>
        <w:tc>
          <w:tcPr>
            <w:tcW w:w="4567" w:type="dxa"/>
            <w:tcBorders>
              <w:bottom w:val="single" w:sz="4" w:space="0" w:color="00000A"/>
              <w:right w:val="single" w:sz="4" w:space="0" w:color="00000A"/>
            </w:tcBorders>
            <w:shd w:val="clear" w:color="auto" w:fill="auto"/>
            <w:vAlign w:val="bottom"/>
            <w:tcPrChange w:id="506" w:author="Anshul Agrawal" w:date="2018-07-26T16:38:00Z">
              <w:tcPr>
                <w:tcW w:w="6021" w:type="dxa"/>
                <w:tcBorders>
                  <w:bottom w:val="single" w:sz="4" w:space="0" w:color="00000A"/>
                  <w:right w:val="single" w:sz="4" w:space="0" w:color="00000A"/>
                </w:tcBorders>
                <w:shd w:val="clear" w:color="auto" w:fill="auto"/>
                <w:vAlign w:val="bottom"/>
              </w:tcPr>
            </w:tcPrChange>
          </w:tcPr>
          <w:p w14:paraId="08B39F92" w14:textId="77777777" w:rsidR="00557D83" w:rsidRDefault="00557D83" w:rsidP="00557D83">
            <w:pPr>
              <w:spacing w:after="0" w:line="240" w:lineRule="auto"/>
              <w:jc w:val="both"/>
              <w:rPr>
                <w:rFonts w:asciiTheme="majorHAnsi" w:hAnsiTheme="majorHAnsi" w:cs="Consolas"/>
                <w:sz w:val="16"/>
                <w:szCs w:val="20"/>
              </w:rPr>
            </w:pPr>
            <w:r>
              <w:rPr>
                <w:rFonts w:asciiTheme="majorHAnsi" w:eastAsia="Times New Roman" w:hAnsiTheme="majorHAnsi" w:cs="Times New Roman"/>
                <w:color w:val="000000"/>
                <w:sz w:val="18"/>
                <w:szCs w:val="18"/>
              </w:rPr>
              <w:t> </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TwnNm</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ORISKANY</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TwnNm</w:t>
            </w:r>
            <w:proofErr w:type="spellEnd"/>
            <w:r>
              <w:rPr>
                <w:rFonts w:asciiTheme="majorHAnsi" w:hAnsiTheme="majorHAnsi" w:cs="Consolas"/>
                <w:color w:val="008080"/>
                <w:sz w:val="16"/>
                <w:szCs w:val="20"/>
              </w:rPr>
              <w:t>&gt;</w:t>
            </w:r>
          </w:p>
        </w:tc>
        <w:tc>
          <w:tcPr>
            <w:tcW w:w="1529" w:type="dxa"/>
            <w:tcBorders>
              <w:bottom w:val="single" w:sz="4" w:space="0" w:color="00000A"/>
              <w:right w:val="single" w:sz="4" w:space="0" w:color="00000A"/>
            </w:tcBorders>
            <w:tcPrChange w:id="507" w:author="Anshul Agrawal" w:date="2018-07-26T16:38:00Z">
              <w:tcPr>
                <w:tcW w:w="5999" w:type="dxa"/>
                <w:tcBorders>
                  <w:bottom w:val="single" w:sz="4" w:space="0" w:color="00000A"/>
                  <w:right w:val="single" w:sz="4" w:space="0" w:color="00000A"/>
                </w:tcBorders>
              </w:tcPr>
            </w:tcPrChange>
          </w:tcPr>
          <w:p w14:paraId="6DFD54BD" w14:textId="77777777" w:rsidR="00557D83" w:rsidRDefault="00557D83" w:rsidP="00557D83">
            <w:pPr>
              <w:spacing w:after="0" w:line="240" w:lineRule="auto"/>
              <w:jc w:val="both"/>
              <w:rPr>
                <w:ins w:id="508" w:author="Anshul Agrawal" w:date="2018-07-26T16:38:00Z"/>
                <w:rFonts w:asciiTheme="majorHAnsi" w:eastAsia="Times New Roman" w:hAnsiTheme="majorHAnsi" w:cs="Times New Roman"/>
                <w:color w:val="000000"/>
                <w:sz w:val="18"/>
                <w:szCs w:val="18"/>
              </w:rPr>
            </w:pPr>
          </w:p>
        </w:tc>
      </w:tr>
      <w:tr w:rsidR="00557D83" w14:paraId="24E0E5CB" w14:textId="77777777" w:rsidTr="00557D83">
        <w:trPr>
          <w:trHeight w:val="300"/>
          <w:trPrChange w:id="509" w:author="Anshul Agrawal" w:date="2018-07-26T16:38:00Z">
            <w:trPr>
              <w:trHeight w:val="300"/>
            </w:trPr>
          </w:trPrChange>
        </w:trPr>
        <w:tc>
          <w:tcPr>
            <w:tcW w:w="858" w:type="dxa"/>
            <w:tcBorders>
              <w:left w:val="single" w:sz="4" w:space="0" w:color="00000A"/>
              <w:bottom w:val="single" w:sz="4" w:space="0" w:color="00000A"/>
              <w:right w:val="single" w:sz="4" w:space="0" w:color="00000A"/>
            </w:tcBorders>
            <w:shd w:val="clear" w:color="auto" w:fill="auto"/>
            <w:vAlign w:val="bottom"/>
            <w:tcPrChange w:id="510" w:author="Anshul Agrawal" w:date="2018-07-26T16:38:00Z">
              <w:tcPr>
                <w:tcW w:w="855" w:type="dxa"/>
                <w:tcBorders>
                  <w:left w:val="single" w:sz="4" w:space="0" w:color="00000A"/>
                  <w:bottom w:val="single" w:sz="4" w:space="0" w:color="00000A"/>
                  <w:right w:val="single" w:sz="4" w:space="0" w:color="00000A"/>
                </w:tcBorders>
                <w:shd w:val="clear" w:color="auto" w:fill="auto"/>
                <w:vAlign w:val="bottom"/>
              </w:tcPr>
            </w:tcPrChange>
          </w:tcPr>
          <w:p w14:paraId="2AA969A3" w14:textId="77777777" w:rsidR="00557D83" w:rsidRDefault="00557D83" w:rsidP="00557D83">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1.4.2.6</w:t>
            </w:r>
          </w:p>
        </w:tc>
        <w:tc>
          <w:tcPr>
            <w:tcW w:w="2248" w:type="dxa"/>
            <w:tcBorders>
              <w:bottom w:val="single" w:sz="4" w:space="0" w:color="00000A"/>
              <w:right w:val="single" w:sz="4" w:space="0" w:color="00000A"/>
            </w:tcBorders>
            <w:shd w:val="clear" w:color="auto" w:fill="auto"/>
            <w:vAlign w:val="bottom"/>
            <w:tcPrChange w:id="511" w:author="Anshul Agrawal" w:date="2018-07-26T16:38:00Z">
              <w:tcPr>
                <w:tcW w:w="2237" w:type="dxa"/>
                <w:tcBorders>
                  <w:bottom w:val="single" w:sz="4" w:space="0" w:color="00000A"/>
                  <w:right w:val="single" w:sz="4" w:space="0" w:color="00000A"/>
                </w:tcBorders>
                <w:shd w:val="clear" w:color="auto" w:fill="auto"/>
                <w:vAlign w:val="bottom"/>
              </w:tcPr>
            </w:tcPrChange>
          </w:tcPr>
          <w:p w14:paraId="4046598C" w14:textId="77777777" w:rsidR="00557D83" w:rsidRDefault="00557D83" w:rsidP="00557D83">
            <w:pPr>
              <w:spacing w:after="0" w:line="240" w:lineRule="auto"/>
              <w:ind w:firstLine="800"/>
              <w:jc w:val="both"/>
              <w:rPr>
                <w:rFonts w:asciiTheme="majorHAnsi" w:eastAsia="Times New Roman" w:hAnsiTheme="majorHAnsi" w:cs="Times New Roman"/>
                <w:b/>
                <w:color w:val="000000"/>
                <w:sz w:val="20"/>
                <w:szCs w:val="18"/>
              </w:rPr>
            </w:pPr>
            <w:r>
              <w:rPr>
                <w:rFonts w:asciiTheme="majorHAnsi" w:eastAsia="Times New Roman" w:hAnsiTheme="majorHAnsi" w:cs="Times New Roman"/>
                <w:b/>
                <w:color w:val="000000"/>
                <w:sz w:val="20"/>
                <w:szCs w:val="18"/>
              </w:rPr>
              <w:t>Country</w:t>
            </w:r>
          </w:p>
        </w:tc>
        <w:tc>
          <w:tcPr>
            <w:tcW w:w="4567" w:type="dxa"/>
            <w:tcBorders>
              <w:bottom w:val="single" w:sz="4" w:space="0" w:color="00000A"/>
              <w:right w:val="single" w:sz="4" w:space="0" w:color="00000A"/>
            </w:tcBorders>
            <w:shd w:val="clear" w:color="auto" w:fill="auto"/>
            <w:vAlign w:val="bottom"/>
            <w:tcPrChange w:id="512" w:author="Anshul Agrawal" w:date="2018-07-26T16:38:00Z">
              <w:tcPr>
                <w:tcW w:w="6021" w:type="dxa"/>
                <w:tcBorders>
                  <w:bottom w:val="single" w:sz="4" w:space="0" w:color="00000A"/>
                  <w:right w:val="single" w:sz="4" w:space="0" w:color="00000A"/>
                </w:tcBorders>
                <w:shd w:val="clear" w:color="auto" w:fill="auto"/>
                <w:vAlign w:val="bottom"/>
              </w:tcPr>
            </w:tcPrChange>
          </w:tcPr>
          <w:p w14:paraId="65E626B3" w14:textId="77777777" w:rsidR="00557D83" w:rsidRDefault="00557D83" w:rsidP="00557D83">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 &lt;</w:t>
            </w:r>
            <w:proofErr w:type="spellStart"/>
            <w:r>
              <w:rPr>
                <w:rFonts w:asciiTheme="majorHAnsi" w:hAnsiTheme="majorHAnsi" w:cs="Consolas"/>
                <w:color w:val="3F7F7F"/>
                <w:sz w:val="16"/>
                <w:szCs w:val="20"/>
              </w:rPr>
              <w:t>Ctry</w:t>
            </w:r>
            <w:proofErr w:type="spellEnd"/>
            <w:r>
              <w:rPr>
                <w:rFonts w:asciiTheme="majorHAnsi" w:hAnsiTheme="majorHAnsi" w:cs="Consolas"/>
                <w:color w:val="008080"/>
                <w:sz w:val="16"/>
                <w:szCs w:val="20"/>
              </w:rPr>
              <w:t>&gt;</w:t>
            </w:r>
            <w:r>
              <w:rPr>
                <w:rFonts w:asciiTheme="majorHAnsi" w:hAnsiTheme="majorHAnsi" w:cs="Consolas"/>
                <w:color w:val="000000"/>
                <w:sz w:val="16"/>
                <w:szCs w:val="20"/>
              </w:rPr>
              <w:t>US</w:t>
            </w:r>
            <w:r>
              <w:rPr>
                <w:rFonts w:asciiTheme="majorHAnsi" w:hAnsiTheme="majorHAnsi" w:cs="Consolas"/>
                <w:color w:val="008080"/>
                <w:sz w:val="16"/>
                <w:szCs w:val="20"/>
              </w:rPr>
              <w:t>&lt;/</w:t>
            </w:r>
            <w:proofErr w:type="spellStart"/>
            <w:r>
              <w:rPr>
                <w:rFonts w:asciiTheme="majorHAnsi" w:hAnsiTheme="majorHAnsi" w:cs="Consolas"/>
                <w:color w:val="3F7F7F"/>
                <w:sz w:val="16"/>
                <w:szCs w:val="20"/>
              </w:rPr>
              <w:t>Ctry</w:t>
            </w:r>
            <w:proofErr w:type="spellEnd"/>
            <w:r>
              <w:rPr>
                <w:rFonts w:asciiTheme="majorHAnsi" w:hAnsiTheme="majorHAnsi" w:cs="Consolas"/>
                <w:color w:val="008080"/>
                <w:sz w:val="16"/>
                <w:szCs w:val="20"/>
              </w:rPr>
              <w:t>&gt;</w:t>
            </w:r>
          </w:p>
        </w:tc>
        <w:tc>
          <w:tcPr>
            <w:tcW w:w="1529" w:type="dxa"/>
            <w:tcBorders>
              <w:bottom w:val="single" w:sz="4" w:space="0" w:color="00000A"/>
              <w:right w:val="single" w:sz="4" w:space="0" w:color="00000A"/>
            </w:tcBorders>
            <w:tcPrChange w:id="513" w:author="Anshul Agrawal" w:date="2018-07-26T16:38:00Z">
              <w:tcPr>
                <w:tcW w:w="5999" w:type="dxa"/>
                <w:tcBorders>
                  <w:bottom w:val="single" w:sz="4" w:space="0" w:color="00000A"/>
                  <w:right w:val="single" w:sz="4" w:space="0" w:color="00000A"/>
                </w:tcBorders>
              </w:tcPr>
            </w:tcPrChange>
          </w:tcPr>
          <w:p w14:paraId="49678EDF" w14:textId="77777777" w:rsidR="00557D83" w:rsidRDefault="00557D83" w:rsidP="00557D83">
            <w:pPr>
              <w:spacing w:after="0" w:line="240" w:lineRule="auto"/>
              <w:jc w:val="both"/>
              <w:rPr>
                <w:ins w:id="514" w:author="Anshul Agrawal" w:date="2018-07-26T16:38:00Z"/>
                <w:rFonts w:asciiTheme="majorHAnsi" w:eastAsia="Times New Roman" w:hAnsiTheme="majorHAnsi" w:cs="Times New Roman"/>
                <w:color w:val="000000"/>
                <w:sz w:val="18"/>
                <w:szCs w:val="18"/>
              </w:rPr>
            </w:pPr>
          </w:p>
        </w:tc>
      </w:tr>
      <w:tr w:rsidR="00557D83" w14:paraId="06BCD12B" w14:textId="77777777" w:rsidTr="00557D83">
        <w:trPr>
          <w:trHeight w:val="300"/>
          <w:trPrChange w:id="515" w:author="Anshul Agrawal" w:date="2018-07-26T16:38:00Z">
            <w:trPr>
              <w:trHeight w:val="300"/>
            </w:trPr>
          </w:trPrChange>
        </w:trPr>
        <w:tc>
          <w:tcPr>
            <w:tcW w:w="858" w:type="dxa"/>
            <w:tcBorders>
              <w:left w:val="single" w:sz="4" w:space="0" w:color="00000A"/>
              <w:bottom w:val="single" w:sz="4" w:space="0" w:color="00000A"/>
              <w:right w:val="single" w:sz="4" w:space="0" w:color="00000A"/>
            </w:tcBorders>
            <w:shd w:val="clear" w:color="000000" w:fill="D9D9D9"/>
            <w:vAlign w:val="bottom"/>
            <w:tcPrChange w:id="516" w:author="Anshul Agrawal" w:date="2018-07-26T16:38:00Z">
              <w:tcPr>
                <w:tcW w:w="855" w:type="dxa"/>
                <w:tcBorders>
                  <w:left w:val="single" w:sz="4" w:space="0" w:color="00000A"/>
                  <w:bottom w:val="single" w:sz="4" w:space="0" w:color="00000A"/>
                  <w:right w:val="single" w:sz="4" w:space="0" w:color="00000A"/>
                </w:tcBorders>
                <w:shd w:val="clear" w:color="000000" w:fill="D9D9D9"/>
                <w:vAlign w:val="bottom"/>
              </w:tcPr>
            </w:tcPrChange>
          </w:tcPr>
          <w:p w14:paraId="62DC5BFC" w14:textId="77777777" w:rsidR="00557D83" w:rsidRDefault="00557D83" w:rsidP="00557D83">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1.4.2.7</w:t>
            </w:r>
          </w:p>
        </w:tc>
        <w:tc>
          <w:tcPr>
            <w:tcW w:w="2248" w:type="dxa"/>
            <w:tcBorders>
              <w:bottom w:val="single" w:sz="4" w:space="0" w:color="00000A"/>
              <w:right w:val="single" w:sz="4" w:space="0" w:color="00000A"/>
            </w:tcBorders>
            <w:shd w:val="clear" w:color="000000" w:fill="D9D9D9"/>
            <w:vAlign w:val="bottom"/>
            <w:tcPrChange w:id="517" w:author="Anshul Agrawal" w:date="2018-07-26T16:38:00Z">
              <w:tcPr>
                <w:tcW w:w="2237" w:type="dxa"/>
                <w:tcBorders>
                  <w:bottom w:val="single" w:sz="4" w:space="0" w:color="00000A"/>
                  <w:right w:val="single" w:sz="4" w:space="0" w:color="00000A"/>
                </w:tcBorders>
                <w:shd w:val="clear" w:color="000000" w:fill="D9D9D9"/>
                <w:vAlign w:val="bottom"/>
              </w:tcPr>
            </w:tcPrChange>
          </w:tcPr>
          <w:p w14:paraId="3AC1B813" w14:textId="77777777" w:rsidR="00557D83" w:rsidRDefault="00557D83" w:rsidP="00557D83">
            <w:pPr>
              <w:spacing w:after="0" w:line="240" w:lineRule="auto"/>
              <w:ind w:firstLine="800"/>
              <w:jc w:val="both"/>
              <w:rPr>
                <w:rFonts w:asciiTheme="majorHAnsi" w:eastAsia="Times New Roman" w:hAnsiTheme="majorHAnsi" w:cs="Times New Roman"/>
                <w:color w:val="000000"/>
                <w:sz w:val="20"/>
                <w:szCs w:val="18"/>
              </w:rPr>
            </w:pPr>
            <w:proofErr w:type="spellStart"/>
            <w:r>
              <w:rPr>
                <w:rFonts w:asciiTheme="majorHAnsi" w:eastAsia="Times New Roman" w:hAnsiTheme="majorHAnsi" w:cs="Times New Roman"/>
                <w:color w:val="000000"/>
                <w:sz w:val="20"/>
                <w:szCs w:val="18"/>
              </w:rPr>
              <w:t>DebtorAcct</w:t>
            </w:r>
            <w:proofErr w:type="spellEnd"/>
          </w:p>
        </w:tc>
        <w:tc>
          <w:tcPr>
            <w:tcW w:w="4567" w:type="dxa"/>
            <w:tcBorders>
              <w:bottom w:val="single" w:sz="4" w:space="0" w:color="00000A"/>
              <w:right w:val="single" w:sz="4" w:space="0" w:color="00000A"/>
            </w:tcBorders>
            <w:shd w:val="clear" w:color="000000" w:fill="D9D9D9"/>
            <w:vAlign w:val="bottom"/>
            <w:tcPrChange w:id="518" w:author="Anshul Agrawal" w:date="2018-07-26T16:38:00Z">
              <w:tcPr>
                <w:tcW w:w="6021" w:type="dxa"/>
                <w:tcBorders>
                  <w:bottom w:val="single" w:sz="4" w:space="0" w:color="00000A"/>
                  <w:right w:val="single" w:sz="4" w:space="0" w:color="00000A"/>
                </w:tcBorders>
                <w:shd w:val="clear" w:color="000000" w:fill="D9D9D9"/>
                <w:vAlign w:val="bottom"/>
              </w:tcPr>
            </w:tcPrChange>
          </w:tcPr>
          <w:p w14:paraId="34BF8F76" w14:textId="77777777" w:rsidR="00557D83" w:rsidRDefault="00557D83" w:rsidP="00557D83">
            <w:pPr>
              <w:spacing w:after="0" w:line="240" w:lineRule="auto"/>
              <w:jc w:val="both"/>
              <w:rPr>
                <w:rFonts w:asciiTheme="majorHAnsi" w:eastAsia="Times New Roman" w:hAnsiTheme="majorHAnsi" w:cs="Times New Roman"/>
                <w:color w:val="000000"/>
                <w:sz w:val="18"/>
                <w:szCs w:val="18"/>
              </w:rPr>
            </w:pPr>
          </w:p>
        </w:tc>
        <w:tc>
          <w:tcPr>
            <w:tcW w:w="1529" w:type="dxa"/>
            <w:tcBorders>
              <w:bottom w:val="single" w:sz="4" w:space="0" w:color="00000A"/>
              <w:right w:val="single" w:sz="4" w:space="0" w:color="00000A"/>
            </w:tcBorders>
            <w:shd w:val="clear" w:color="000000" w:fill="D9D9D9"/>
            <w:tcPrChange w:id="519" w:author="Anshul Agrawal" w:date="2018-07-26T16:38:00Z">
              <w:tcPr>
                <w:tcW w:w="5999" w:type="dxa"/>
                <w:tcBorders>
                  <w:bottom w:val="single" w:sz="4" w:space="0" w:color="00000A"/>
                  <w:right w:val="single" w:sz="4" w:space="0" w:color="00000A"/>
                </w:tcBorders>
                <w:shd w:val="clear" w:color="000000" w:fill="D9D9D9"/>
              </w:tcPr>
            </w:tcPrChange>
          </w:tcPr>
          <w:p w14:paraId="33EF848C" w14:textId="77777777" w:rsidR="00557D83" w:rsidRDefault="00557D83" w:rsidP="00557D83">
            <w:pPr>
              <w:spacing w:after="0" w:line="240" w:lineRule="auto"/>
              <w:jc w:val="both"/>
              <w:rPr>
                <w:ins w:id="520" w:author="Anshul Agrawal" w:date="2018-07-26T16:38:00Z"/>
                <w:rFonts w:asciiTheme="majorHAnsi" w:eastAsia="Times New Roman" w:hAnsiTheme="majorHAnsi" w:cs="Times New Roman"/>
                <w:color w:val="000000"/>
                <w:sz w:val="18"/>
                <w:szCs w:val="18"/>
              </w:rPr>
            </w:pPr>
          </w:p>
        </w:tc>
      </w:tr>
      <w:tr w:rsidR="00557D83" w14:paraId="0F52BF27" w14:textId="77777777" w:rsidTr="00557D83">
        <w:trPr>
          <w:trHeight w:val="300"/>
          <w:trPrChange w:id="521" w:author="Anshul Agrawal" w:date="2018-07-26T16:38:00Z">
            <w:trPr>
              <w:trHeight w:val="300"/>
            </w:trPr>
          </w:trPrChange>
        </w:trPr>
        <w:tc>
          <w:tcPr>
            <w:tcW w:w="858" w:type="dxa"/>
            <w:tcBorders>
              <w:left w:val="single" w:sz="4" w:space="0" w:color="00000A"/>
              <w:bottom w:val="single" w:sz="4" w:space="0" w:color="00000A"/>
              <w:right w:val="single" w:sz="4" w:space="0" w:color="00000A"/>
            </w:tcBorders>
            <w:shd w:val="clear" w:color="auto" w:fill="auto"/>
            <w:vAlign w:val="bottom"/>
            <w:tcPrChange w:id="522" w:author="Anshul Agrawal" w:date="2018-07-26T16:38:00Z">
              <w:tcPr>
                <w:tcW w:w="855" w:type="dxa"/>
                <w:tcBorders>
                  <w:left w:val="single" w:sz="4" w:space="0" w:color="00000A"/>
                  <w:bottom w:val="single" w:sz="4" w:space="0" w:color="00000A"/>
                  <w:right w:val="single" w:sz="4" w:space="0" w:color="00000A"/>
                </w:tcBorders>
                <w:shd w:val="clear" w:color="auto" w:fill="auto"/>
                <w:vAlign w:val="bottom"/>
              </w:tcPr>
            </w:tcPrChange>
          </w:tcPr>
          <w:p w14:paraId="14B11E17" w14:textId="77777777" w:rsidR="00557D83" w:rsidRDefault="00557D83" w:rsidP="00557D83">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lastRenderedPageBreak/>
              <w:t>1.4.2.7.1</w:t>
            </w:r>
          </w:p>
        </w:tc>
        <w:tc>
          <w:tcPr>
            <w:tcW w:w="2248" w:type="dxa"/>
            <w:tcBorders>
              <w:bottom w:val="single" w:sz="4" w:space="0" w:color="00000A"/>
              <w:right w:val="single" w:sz="4" w:space="0" w:color="00000A"/>
            </w:tcBorders>
            <w:shd w:val="clear" w:color="auto" w:fill="auto"/>
            <w:vAlign w:val="bottom"/>
            <w:tcPrChange w:id="523" w:author="Anshul Agrawal" w:date="2018-07-26T16:38:00Z">
              <w:tcPr>
                <w:tcW w:w="2237" w:type="dxa"/>
                <w:tcBorders>
                  <w:bottom w:val="single" w:sz="4" w:space="0" w:color="00000A"/>
                  <w:right w:val="single" w:sz="4" w:space="0" w:color="00000A"/>
                </w:tcBorders>
                <w:shd w:val="clear" w:color="auto" w:fill="auto"/>
                <w:vAlign w:val="bottom"/>
              </w:tcPr>
            </w:tcPrChange>
          </w:tcPr>
          <w:p w14:paraId="69DC060F" w14:textId="77777777" w:rsidR="00557D83" w:rsidRDefault="00557D83" w:rsidP="00557D83">
            <w:pPr>
              <w:spacing w:after="0" w:line="240" w:lineRule="auto"/>
              <w:ind w:firstLine="1200"/>
              <w:jc w:val="both"/>
              <w:rPr>
                <w:rFonts w:asciiTheme="majorHAnsi" w:eastAsia="Times New Roman" w:hAnsiTheme="majorHAnsi" w:cs="Times New Roman"/>
                <w:b/>
                <w:color w:val="000000"/>
                <w:sz w:val="20"/>
                <w:szCs w:val="18"/>
              </w:rPr>
            </w:pPr>
            <w:r>
              <w:rPr>
                <w:rFonts w:asciiTheme="majorHAnsi" w:eastAsia="Times New Roman" w:hAnsiTheme="majorHAnsi" w:cs="Times New Roman"/>
                <w:b/>
                <w:color w:val="000000"/>
                <w:sz w:val="20"/>
                <w:szCs w:val="18"/>
              </w:rPr>
              <w:t>Id</w:t>
            </w:r>
          </w:p>
        </w:tc>
        <w:tc>
          <w:tcPr>
            <w:tcW w:w="4567" w:type="dxa"/>
            <w:tcBorders>
              <w:bottom w:val="single" w:sz="4" w:space="0" w:color="00000A"/>
              <w:right w:val="single" w:sz="4" w:space="0" w:color="00000A"/>
            </w:tcBorders>
            <w:shd w:val="clear" w:color="auto" w:fill="auto"/>
            <w:vAlign w:val="bottom"/>
            <w:tcPrChange w:id="524" w:author="Anshul Agrawal" w:date="2018-07-26T16:38:00Z">
              <w:tcPr>
                <w:tcW w:w="6021" w:type="dxa"/>
                <w:tcBorders>
                  <w:bottom w:val="single" w:sz="4" w:space="0" w:color="00000A"/>
                  <w:right w:val="single" w:sz="4" w:space="0" w:color="00000A"/>
                </w:tcBorders>
                <w:shd w:val="clear" w:color="auto" w:fill="auto"/>
                <w:vAlign w:val="bottom"/>
              </w:tcPr>
            </w:tcPrChange>
          </w:tcPr>
          <w:p w14:paraId="38E16602" w14:textId="77777777" w:rsidR="00557D83" w:rsidRDefault="00557D83" w:rsidP="00557D83">
            <w:pPr>
              <w:spacing w:after="0" w:line="240" w:lineRule="auto"/>
              <w:jc w:val="both"/>
              <w:rPr>
                <w:rFonts w:asciiTheme="majorHAnsi" w:hAnsiTheme="majorHAnsi" w:cs="Consolas"/>
                <w:sz w:val="16"/>
                <w:szCs w:val="20"/>
              </w:rPr>
            </w:pPr>
            <w:r>
              <w:rPr>
                <w:rFonts w:asciiTheme="majorHAnsi" w:eastAsia="Times New Roman" w:hAnsiTheme="majorHAnsi" w:cs="Times New Roman"/>
                <w:color w:val="000000"/>
                <w:sz w:val="18"/>
                <w:szCs w:val="18"/>
              </w:rPr>
              <w:t> </w:t>
            </w:r>
            <w:r>
              <w:rPr>
                <w:rFonts w:asciiTheme="majorHAnsi" w:hAnsiTheme="majorHAnsi" w:cs="Consolas"/>
                <w:color w:val="008080"/>
                <w:sz w:val="16"/>
                <w:szCs w:val="20"/>
              </w:rPr>
              <w:t>&lt;</w:t>
            </w:r>
            <w:r>
              <w:rPr>
                <w:rFonts w:asciiTheme="majorHAnsi" w:hAnsiTheme="majorHAnsi" w:cs="Consolas"/>
                <w:color w:val="3F7F7F"/>
                <w:sz w:val="16"/>
                <w:szCs w:val="20"/>
              </w:rPr>
              <w:t>Account</w:t>
            </w:r>
            <w:r>
              <w:rPr>
                <w:rFonts w:asciiTheme="majorHAnsi" w:hAnsiTheme="majorHAnsi" w:cs="Consolas"/>
                <w:color w:val="008080"/>
                <w:sz w:val="16"/>
                <w:szCs w:val="20"/>
              </w:rPr>
              <w:t>&gt;</w:t>
            </w:r>
            <w:r>
              <w:rPr>
                <w:rFonts w:asciiTheme="majorHAnsi" w:hAnsiTheme="majorHAnsi" w:cs="Consolas"/>
                <w:color w:val="000000"/>
                <w:sz w:val="16"/>
                <w:szCs w:val="20"/>
              </w:rPr>
              <w:t>8901418455</w:t>
            </w:r>
            <w:r>
              <w:rPr>
                <w:rFonts w:asciiTheme="majorHAnsi" w:hAnsiTheme="majorHAnsi" w:cs="Consolas"/>
                <w:color w:val="008080"/>
                <w:sz w:val="16"/>
                <w:szCs w:val="20"/>
              </w:rPr>
              <w:t>&lt;/</w:t>
            </w:r>
            <w:r>
              <w:rPr>
                <w:rFonts w:asciiTheme="majorHAnsi" w:hAnsiTheme="majorHAnsi" w:cs="Consolas"/>
                <w:color w:val="3F7F7F"/>
                <w:sz w:val="16"/>
                <w:szCs w:val="20"/>
              </w:rPr>
              <w:t>Account</w:t>
            </w:r>
            <w:r>
              <w:rPr>
                <w:rFonts w:asciiTheme="majorHAnsi" w:hAnsiTheme="majorHAnsi" w:cs="Consolas"/>
                <w:color w:val="008080"/>
                <w:sz w:val="16"/>
                <w:szCs w:val="20"/>
              </w:rPr>
              <w:t>&gt;</w:t>
            </w:r>
          </w:p>
        </w:tc>
        <w:tc>
          <w:tcPr>
            <w:tcW w:w="1529" w:type="dxa"/>
            <w:tcBorders>
              <w:bottom w:val="single" w:sz="4" w:space="0" w:color="00000A"/>
              <w:right w:val="single" w:sz="4" w:space="0" w:color="00000A"/>
            </w:tcBorders>
            <w:tcPrChange w:id="525" w:author="Anshul Agrawal" w:date="2018-07-26T16:38:00Z">
              <w:tcPr>
                <w:tcW w:w="5999" w:type="dxa"/>
                <w:tcBorders>
                  <w:bottom w:val="single" w:sz="4" w:space="0" w:color="00000A"/>
                  <w:right w:val="single" w:sz="4" w:space="0" w:color="00000A"/>
                </w:tcBorders>
              </w:tcPr>
            </w:tcPrChange>
          </w:tcPr>
          <w:p w14:paraId="3A133E88" w14:textId="77777777" w:rsidR="00557D83" w:rsidRDefault="00557D83" w:rsidP="00557D83">
            <w:pPr>
              <w:spacing w:after="0" w:line="240" w:lineRule="auto"/>
              <w:jc w:val="both"/>
              <w:rPr>
                <w:ins w:id="526" w:author="Anshul Agrawal" w:date="2018-07-26T16:38:00Z"/>
                <w:rFonts w:asciiTheme="majorHAnsi" w:eastAsia="Times New Roman" w:hAnsiTheme="majorHAnsi" w:cs="Times New Roman"/>
                <w:color w:val="000000"/>
                <w:sz w:val="18"/>
                <w:szCs w:val="18"/>
              </w:rPr>
            </w:pPr>
          </w:p>
        </w:tc>
      </w:tr>
      <w:tr w:rsidR="00557D83" w14:paraId="2DCC38D7" w14:textId="77777777" w:rsidTr="00557D83">
        <w:trPr>
          <w:trHeight w:val="300"/>
          <w:trPrChange w:id="527" w:author="Anshul Agrawal" w:date="2018-07-26T16:38:00Z">
            <w:trPr>
              <w:trHeight w:val="300"/>
            </w:trPr>
          </w:trPrChange>
        </w:trPr>
        <w:tc>
          <w:tcPr>
            <w:tcW w:w="858" w:type="dxa"/>
            <w:tcBorders>
              <w:left w:val="single" w:sz="4" w:space="0" w:color="00000A"/>
              <w:bottom w:val="single" w:sz="4" w:space="0" w:color="00000A"/>
              <w:right w:val="single" w:sz="4" w:space="0" w:color="00000A"/>
            </w:tcBorders>
            <w:shd w:val="clear" w:color="000000" w:fill="D9D9D9"/>
            <w:vAlign w:val="bottom"/>
            <w:tcPrChange w:id="528" w:author="Anshul Agrawal" w:date="2018-07-26T16:38:00Z">
              <w:tcPr>
                <w:tcW w:w="855" w:type="dxa"/>
                <w:tcBorders>
                  <w:left w:val="single" w:sz="4" w:space="0" w:color="00000A"/>
                  <w:bottom w:val="single" w:sz="4" w:space="0" w:color="00000A"/>
                  <w:right w:val="single" w:sz="4" w:space="0" w:color="00000A"/>
                </w:tcBorders>
                <w:shd w:val="clear" w:color="000000" w:fill="D9D9D9"/>
                <w:vAlign w:val="bottom"/>
              </w:tcPr>
            </w:tcPrChange>
          </w:tcPr>
          <w:p w14:paraId="747BE32D" w14:textId="77777777" w:rsidR="00557D83" w:rsidRDefault="00557D83" w:rsidP="00557D83">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1.4.3</w:t>
            </w:r>
          </w:p>
        </w:tc>
        <w:tc>
          <w:tcPr>
            <w:tcW w:w="2248" w:type="dxa"/>
            <w:tcBorders>
              <w:bottom w:val="single" w:sz="4" w:space="0" w:color="00000A"/>
              <w:right w:val="single" w:sz="4" w:space="0" w:color="00000A"/>
            </w:tcBorders>
            <w:shd w:val="clear" w:color="000000" w:fill="D9D9D9"/>
            <w:vAlign w:val="bottom"/>
            <w:tcPrChange w:id="529" w:author="Anshul Agrawal" w:date="2018-07-26T16:38:00Z">
              <w:tcPr>
                <w:tcW w:w="2237" w:type="dxa"/>
                <w:tcBorders>
                  <w:bottom w:val="single" w:sz="4" w:space="0" w:color="00000A"/>
                  <w:right w:val="single" w:sz="4" w:space="0" w:color="00000A"/>
                </w:tcBorders>
                <w:shd w:val="clear" w:color="000000" w:fill="D9D9D9"/>
                <w:vAlign w:val="bottom"/>
              </w:tcPr>
            </w:tcPrChange>
          </w:tcPr>
          <w:p w14:paraId="4FC73566" w14:textId="77777777" w:rsidR="00557D83" w:rsidRDefault="00557D83" w:rsidP="00557D83">
            <w:pPr>
              <w:spacing w:after="0" w:line="240" w:lineRule="auto"/>
              <w:ind w:firstLine="400"/>
              <w:jc w:val="both"/>
              <w:rPr>
                <w:rFonts w:asciiTheme="majorHAnsi" w:eastAsia="Times New Roman" w:hAnsiTheme="majorHAnsi" w:cs="Times New Roman"/>
                <w:color w:val="000000"/>
                <w:sz w:val="20"/>
                <w:szCs w:val="18"/>
              </w:rPr>
            </w:pPr>
            <w:r>
              <w:rPr>
                <w:rFonts w:asciiTheme="majorHAnsi" w:eastAsia="Times New Roman" w:hAnsiTheme="majorHAnsi" w:cs="Times New Roman"/>
                <w:color w:val="000000"/>
                <w:sz w:val="20"/>
                <w:szCs w:val="18"/>
              </w:rPr>
              <w:t>Creditor</w:t>
            </w:r>
          </w:p>
        </w:tc>
        <w:tc>
          <w:tcPr>
            <w:tcW w:w="4567" w:type="dxa"/>
            <w:tcBorders>
              <w:bottom w:val="single" w:sz="4" w:space="0" w:color="00000A"/>
              <w:right w:val="single" w:sz="4" w:space="0" w:color="00000A"/>
            </w:tcBorders>
            <w:shd w:val="clear" w:color="000000" w:fill="D9D9D9"/>
            <w:vAlign w:val="bottom"/>
            <w:tcPrChange w:id="530" w:author="Anshul Agrawal" w:date="2018-07-26T16:38:00Z">
              <w:tcPr>
                <w:tcW w:w="6021" w:type="dxa"/>
                <w:tcBorders>
                  <w:bottom w:val="single" w:sz="4" w:space="0" w:color="00000A"/>
                  <w:right w:val="single" w:sz="4" w:space="0" w:color="00000A"/>
                </w:tcBorders>
                <w:shd w:val="clear" w:color="000000" w:fill="D9D9D9"/>
                <w:vAlign w:val="bottom"/>
              </w:tcPr>
            </w:tcPrChange>
          </w:tcPr>
          <w:p w14:paraId="2858743B" w14:textId="77777777" w:rsidR="00557D83" w:rsidRDefault="00557D83" w:rsidP="00557D83">
            <w:pPr>
              <w:spacing w:after="0" w:line="240" w:lineRule="auto"/>
              <w:jc w:val="both"/>
              <w:rPr>
                <w:rFonts w:asciiTheme="majorHAnsi" w:eastAsia="Times New Roman" w:hAnsiTheme="majorHAnsi" w:cs="Times New Roman"/>
                <w:color w:val="000000"/>
                <w:sz w:val="18"/>
                <w:szCs w:val="18"/>
              </w:rPr>
            </w:pPr>
          </w:p>
        </w:tc>
        <w:tc>
          <w:tcPr>
            <w:tcW w:w="1529" w:type="dxa"/>
            <w:tcBorders>
              <w:bottom w:val="single" w:sz="4" w:space="0" w:color="00000A"/>
              <w:right w:val="single" w:sz="4" w:space="0" w:color="00000A"/>
            </w:tcBorders>
            <w:shd w:val="clear" w:color="000000" w:fill="D9D9D9"/>
            <w:tcPrChange w:id="531" w:author="Anshul Agrawal" w:date="2018-07-26T16:38:00Z">
              <w:tcPr>
                <w:tcW w:w="5999" w:type="dxa"/>
                <w:tcBorders>
                  <w:bottom w:val="single" w:sz="4" w:space="0" w:color="00000A"/>
                  <w:right w:val="single" w:sz="4" w:space="0" w:color="00000A"/>
                </w:tcBorders>
                <w:shd w:val="clear" w:color="000000" w:fill="D9D9D9"/>
              </w:tcPr>
            </w:tcPrChange>
          </w:tcPr>
          <w:p w14:paraId="646FBDAB" w14:textId="77777777" w:rsidR="00557D83" w:rsidRDefault="00557D83" w:rsidP="00557D83">
            <w:pPr>
              <w:spacing w:after="0" w:line="240" w:lineRule="auto"/>
              <w:jc w:val="both"/>
              <w:rPr>
                <w:ins w:id="532" w:author="Anshul Agrawal" w:date="2018-07-26T16:38:00Z"/>
                <w:rFonts w:asciiTheme="majorHAnsi" w:eastAsia="Times New Roman" w:hAnsiTheme="majorHAnsi" w:cs="Times New Roman"/>
                <w:color w:val="000000"/>
                <w:sz w:val="18"/>
                <w:szCs w:val="18"/>
              </w:rPr>
            </w:pPr>
          </w:p>
        </w:tc>
      </w:tr>
      <w:tr w:rsidR="00557D83" w14:paraId="7ADD4B6D" w14:textId="77777777" w:rsidTr="00557D83">
        <w:trPr>
          <w:trHeight w:val="300"/>
          <w:trPrChange w:id="533" w:author="Anshul Agrawal" w:date="2018-07-26T16:38:00Z">
            <w:trPr>
              <w:trHeight w:val="300"/>
            </w:trPr>
          </w:trPrChange>
        </w:trPr>
        <w:tc>
          <w:tcPr>
            <w:tcW w:w="858" w:type="dxa"/>
            <w:tcBorders>
              <w:left w:val="single" w:sz="4" w:space="0" w:color="00000A"/>
              <w:bottom w:val="single" w:sz="4" w:space="0" w:color="00000A"/>
              <w:right w:val="single" w:sz="4" w:space="0" w:color="00000A"/>
            </w:tcBorders>
            <w:shd w:val="clear" w:color="auto" w:fill="auto"/>
            <w:vAlign w:val="bottom"/>
            <w:tcPrChange w:id="534" w:author="Anshul Agrawal" w:date="2018-07-26T16:38:00Z">
              <w:tcPr>
                <w:tcW w:w="855" w:type="dxa"/>
                <w:tcBorders>
                  <w:left w:val="single" w:sz="4" w:space="0" w:color="00000A"/>
                  <w:bottom w:val="single" w:sz="4" w:space="0" w:color="00000A"/>
                  <w:right w:val="single" w:sz="4" w:space="0" w:color="00000A"/>
                </w:tcBorders>
                <w:shd w:val="clear" w:color="auto" w:fill="auto"/>
                <w:vAlign w:val="bottom"/>
              </w:tcPr>
            </w:tcPrChange>
          </w:tcPr>
          <w:p w14:paraId="0EAD6347" w14:textId="77777777" w:rsidR="00557D83" w:rsidRDefault="00557D83" w:rsidP="00557D83">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1.4.3.1</w:t>
            </w:r>
          </w:p>
        </w:tc>
        <w:tc>
          <w:tcPr>
            <w:tcW w:w="2248" w:type="dxa"/>
            <w:tcBorders>
              <w:bottom w:val="single" w:sz="4" w:space="0" w:color="00000A"/>
              <w:right w:val="single" w:sz="4" w:space="0" w:color="00000A"/>
            </w:tcBorders>
            <w:shd w:val="clear" w:color="auto" w:fill="auto"/>
            <w:vAlign w:val="bottom"/>
            <w:tcPrChange w:id="535" w:author="Anshul Agrawal" w:date="2018-07-26T16:38:00Z">
              <w:tcPr>
                <w:tcW w:w="2237" w:type="dxa"/>
                <w:tcBorders>
                  <w:bottom w:val="single" w:sz="4" w:space="0" w:color="00000A"/>
                  <w:right w:val="single" w:sz="4" w:space="0" w:color="00000A"/>
                </w:tcBorders>
                <w:shd w:val="clear" w:color="auto" w:fill="auto"/>
                <w:vAlign w:val="bottom"/>
              </w:tcPr>
            </w:tcPrChange>
          </w:tcPr>
          <w:p w14:paraId="2CC66619" w14:textId="77777777" w:rsidR="00557D83" w:rsidRDefault="00557D83" w:rsidP="00557D83">
            <w:pPr>
              <w:spacing w:after="0" w:line="240" w:lineRule="auto"/>
              <w:ind w:firstLine="800"/>
              <w:jc w:val="both"/>
              <w:rPr>
                <w:rFonts w:asciiTheme="majorHAnsi" w:eastAsia="Times New Roman" w:hAnsiTheme="majorHAnsi" w:cs="Times New Roman"/>
                <w:b/>
                <w:color w:val="000000"/>
                <w:sz w:val="20"/>
                <w:szCs w:val="18"/>
              </w:rPr>
            </w:pPr>
            <w:r>
              <w:rPr>
                <w:rFonts w:asciiTheme="majorHAnsi" w:eastAsia="Times New Roman" w:hAnsiTheme="majorHAnsi" w:cs="Times New Roman"/>
                <w:b/>
                <w:color w:val="000000"/>
                <w:sz w:val="20"/>
                <w:szCs w:val="18"/>
              </w:rPr>
              <w:t>Name</w:t>
            </w:r>
          </w:p>
        </w:tc>
        <w:tc>
          <w:tcPr>
            <w:tcW w:w="4567" w:type="dxa"/>
            <w:tcBorders>
              <w:bottom w:val="single" w:sz="4" w:space="0" w:color="00000A"/>
              <w:right w:val="single" w:sz="4" w:space="0" w:color="00000A"/>
            </w:tcBorders>
            <w:shd w:val="clear" w:color="auto" w:fill="auto"/>
            <w:vAlign w:val="bottom"/>
            <w:tcPrChange w:id="536" w:author="Anshul Agrawal" w:date="2018-07-26T16:38:00Z">
              <w:tcPr>
                <w:tcW w:w="6021" w:type="dxa"/>
                <w:tcBorders>
                  <w:bottom w:val="single" w:sz="4" w:space="0" w:color="00000A"/>
                  <w:right w:val="single" w:sz="4" w:space="0" w:color="00000A"/>
                </w:tcBorders>
                <w:shd w:val="clear" w:color="auto" w:fill="auto"/>
                <w:vAlign w:val="bottom"/>
              </w:tcPr>
            </w:tcPrChange>
          </w:tcPr>
          <w:p w14:paraId="5247959D" w14:textId="77777777" w:rsidR="00557D83" w:rsidRDefault="00557D83" w:rsidP="00557D83">
            <w:pPr>
              <w:spacing w:after="0" w:line="240" w:lineRule="auto"/>
              <w:jc w:val="both"/>
              <w:rPr>
                <w:rFonts w:asciiTheme="majorHAnsi" w:hAnsiTheme="majorHAnsi" w:cs="Consolas"/>
                <w:sz w:val="16"/>
                <w:szCs w:val="20"/>
              </w:rPr>
            </w:pPr>
            <w:r>
              <w:rPr>
                <w:rFonts w:asciiTheme="majorHAnsi" w:eastAsia="Times New Roman" w:hAnsiTheme="majorHAnsi" w:cs="Times New Roman"/>
                <w:color w:val="000000"/>
                <w:sz w:val="18"/>
                <w:szCs w:val="18"/>
              </w:rPr>
              <w:t> </w:t>
            </w:r>
            <w:r>
              <w:rPr>
                <w:rFonts w:asciiTheme="majorHAnsi" w:hAnsiTheme="majorHAnsi" w:cs="Consolas"/>
                <w:color w:val="008080"/>
                <w:sz w:val="16"/>
                <w:szCs w:val="20"/>
              </w:rPr>
              <w:t>&lt;</w:t>
            </w:r>
            <w:r>
              <w:rPr>
                <w:rFonts w:asciiTheme="majorHAnsi" w:hAnsiTheme="majorHAnsi" w:cs="Consolas"/>
                <w:color w:val="3F7F7F"/>
                <w:sz w:val="16"/>
                <w:szCs w:val="20"/>
              </w:rPr>
              <w:t>Name</w:t>
            </w:r>
            <w:r>
              <w:rPr>
                <w:rFonts w:asciiTheme="majorHAnsi" w:hAnsiTheme="majorHAnsi" w:cs="Consolas"/>
                <w:color w:val="008080"/>
                <w:sz w:val="16"/>
                <w:szCs w:val="20"/>
              </w:rPr>
              <w:t>&gt;</w:t>
            </w:r>
            <w:r>
              <w:rPr>
                <w:rFonts w:asciiTheme="majorHAnsi" w:hAnsiTheme="majorHAnsi" w:cs="Consolas"/>
                <w:color w:val="000000"/>
                <w:sz w:val="16"/>
                <w:szCs w:val="20"/>
              </w:rPr>
              <w:t>US BANK</w:t>
            </w:r>
            <w:r>
              <w:rPr>
                <w:rFonts w:asciiTheme="majorHAnsi" w:hAnsiTheme="majorHAnsi" w:cs="Consolas"/>
                <w:color w:val="008080"/>
                <w:sz w:val="16"/>
                <w:szCs w:val="20"/>
              </w:rPr>
              <w:t>&lt;/</w:t>
            </w:r>
            <w:r>
              <w:rPr>
                <w:rFonts w:asciiTheme="majorHAnsi" w:hAnsiTheme="majorHAnsi" w:cs="Consolas"/>
                <w:color w:val="3F7F7F"/>
                <w:sz w:val="16"/>
                <w:szCs w:val="20"/>
              </w:rPr>
              <w:t>Name</w:t>
            </w:r>
            <w:r>
              <w:rPr>
                <w:rFonts w:asciiTheme="majorHAnsi" w:hAnsiTheme="majorHAnsi" w:cs="Consolas"/>
                <w:color w:val="008080"/>
                <w:sz w:val="16"/>
                <w:szCs w:val="20"/>
              </w:rPr>
              <w:t>&gt;</w:t>
            </w:r>
          </w:p>
        </w:tc>
        <w:tc>
          <w:tcPr>
            <w:tcW w:w="1529" w:type="dxa"/>
            <w:tcBorders>
              <w:bottom w:val="single" w:sz="4" w:space="0" w:color="00000A"/>
              <w:right w:val="single" w:sz="4" w:space="0" w:color="00000A"/>
            </w:tcBorders>
            <w:tcPrChange w:id="537" w:author="Anshul Agrawal" w:date="2018-07-26T16:38:00Z">
              <w:tcPr>
                <w:tcW w:w="5999" w:type="dxa"/>
                <w:tcBorders>
                  <w:bottom w:val="single" w:sz="4" w:space="0" w:color="00000A"/>
                  <w:right w:val="single" w:sz="4" w:space="0" w:color="00000A"/>
                </w:tcBorders>
              </w:tcPr>
            </w:tcPrChange>
          </w:tcPr>
          <w:p w14:paraId="1F437B48" w14:textId="77777777" w:rsidR="00557D83" w:rsidRDefault="00557D83" w:rsidP="00557D83">
            <w:pPr>
              <w:spacing w:after="0" w:line="240" w:lineRule="auto"/>
              <w:jc w:val="both"/>
              <w:rPr>
                <w:ins w:id="538" w:author="Anshul Agrawal" w:date="2018-07-26T16:38:00Z"/>
                <w:rFonts w:asciiTheme="majorHAnsi" w:eastAsia="Times New Roman" w:hAnsiTheme="majorHAnsi" w:cs="Times New Roman"/>
                <w:color w:val="000000"/>
                <w:sz w:val="18"/>
                <w:szCs w:val="18"/>
              </w:rPr>
            </w:pPr>
          </w:p>
        </w:tc>
      </w:tr>
      <w:tr w:rsidR="00557D83" w14:paraId="407AF9BB" w14:textId="77777777" w:rsidTr="00557D83">
        <w:trPr>
          <w:trHeight w:val="300"/>
          <w:trPrChange w:id="539" w:author="Anshul Agrawal" w:date="2018-07-26T16:38:00Z">
            <w:trPr>
              <w:trHeight w:val="300"/>
            </w:trPr>
          </w:trPrChange>
        </w:trPr>
        <w:tc>
          <w:tcPr>
            <w:tcW w:w="858" w:type="dxa"/>
            <w:tcBorders>
              <w:left w:val="single" w:sz="4" w:space="0" w:color="00000A"/>
              <w:bottom w:val="single" w:sz="4" w:space="0" w:color="00000A"/>
              <w:right w:val="single" w:sz="4" w:space="0" w:color="00000A"/>
            </w:tcBorders>
            <w:shd w:val="clear" w:color="auto" w:fill="auto"/>
            <w:vAlign w:val="bottom"/>
            <w:tcPrChange w:id="540" w:author="Anshul Agrawal" w:date="2018-07-26T16:38:00Z">
              <w:tcPr>
                <w:tcW w:w="855" w:type="dxa"/>
                <w:tcBorders>
                  <w:left w:val="single" w:sz="4" w:space="0" w:color="00000A"/>
                  <w:bottom w:val="single" w:sz="4" w:space="0" w:color="00000A"/>
                  <w:right w:val="single" w:sz="4" w:space="0" w:color="00000A"/>
                </w:tcBorders>
                <w:shd w:val="clear" w:color="auto" w:fill="auto"/>
                <w:vAlign w:val="bottom"/>
              </w:tcPr>
            </w:tcPrChange>
          </w:tcPr>
          <w:p w14:paraId="16A37F60" w14:textId="77777777" w:rsidR="00557D83" w:rsidRDefault="00557D83" w:rsidP="00557D83">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1.4.3.2</w:t>
            </w:r>
          </w:p>
        </w:tc>
        <w:tc>
          <w:tcPr>
            <w:tcW w:w="2248" w:type="dxa"/>
            <w:tcBorders>
              <w:bottom w:val="single" w:sz="4" w:space="0" w:color="00000A"/>
              <w:right w:val="single" w:sz="4" w:space="0" w:color="00000A"/>
            </w:tcBorders>
            <w:shd w:val="clear" w:color="auto" w:fill="auto"/>
            <w:vAlign w:val="bottom"/>
            <w:tcPrChange w:id="541" w:author="Anshul Agrawal" w:date="2018-07-26T16:38:00Z">
              <w:tcPr>
                <w:tcW w:w="2237" w:type="dxa"/>
                <w:tcBorders>
                  <w:bottom w:val="single" w:sz="4" w:space="0" w:color="00000A"/>
                  <w:right w:val="single" w:sz="4" w:space="0" w:color="00000A"/>
                </w:tcBorders>
                <w:shd w:val="clear" w:color="auto" w:fill="auto"/>
                <w:vAlign w:val="bottom"/>
              </w:tcPr>
            </w:tcPrChange>
          </w:tcPr>
          <w:p w14:paraId="195A3336" w14:textId="77777777" w:rsidR="00557D83" w:rsidRDefault="00557D83" w:rsidP="00557D83">
            <w:pPr>
              <w:spacing w:after="0" w:line="240" w:lineRule="auto"/>
              <w:ind w:firstLine="800"/>
              <w:jc w:val="both"/>
              <w:rPr>
                <w:rFonts w:asciiTheme="majorHAnsi" w:eastAsia="Times New Roman" w:hAnsiTheme="majorHAnsi" w:cs="Times New Roman"/>
                <w:b/>
                <w:color w:val="000000"/>
                <w:sz w:val="20"/>
                <w:szCs w:val="18"/>
              </w:rPr>
            </w:pPr>
            <w:proofErr w:type="spellStart"/>
            <w:r>
              <w:rPr>
                <w:rFonts w:asciiTheme="majorHAnsi" w:eastAsia="Times New Roman" w:hAnsiTheme="majorHAnsi" w:cs="Times New Roman"/>
                <w:b/>
                <w:color w:val="000000"/>
                <w:sz w:val="20"/>
                <w:szCs w:val="18"/>
              </w:rPr>
              <w:t>StreetName</w:t>
            </w:r>
            <w:proofErr w:type="spellEnd"/>
          </w:p>
        </w:tc>
        <w:tc>
          <w:tcPr>
            <w:tcW w:w="4567" w:type="dxa"/>
            <w:tcBorders>
              <w:bottom w:val="single" w:sz="4" w:space="0" w:color="00000A"/>
              <w:right w:val="single" w:sz="4" w:space="0" w:color="00000A"/>
            </w:tcBorders>
            <w:shd w:val="clear" w:color="auto" w:fill="auto"/>
            <w:vAlign w:val="bottom"/>
            <w:tcPrChange w:id="542" w:author="Anshul Agrawal" w:date="2018-07-26T16:38:00Z">
              <w:tcPr>
                <w:tcW w:w="6021" w:type="dxa"/>
                <w:tcBorders>
                  <w:bottom w:val="single" w:sz="4" w:space="0" w:color="00000A"/>
                  <w:right w:val="single" w:sz="4" w:space="0" w:color="00000A"/>
                </w:tcBorders>
                <w:shd w:val="clear" w:color="auto" w:fill="auto"/>
                <w:vAlign w:val="bottom"/>
              </w:tcPr>
            </w:tcPrChange>
          </w:tcPr>
          <w:p w14:paraId="346B4DF9" w14:textId="77777777" w:rsidR="00557D83" w:rsidRDefault="00557D83" w:rsidP="00557D83">
            <w:pPr>
              <w:pStyle w:val="ListParagraph"/>
              <w:numPr>
                <w:ilvl w:val="1"/>
                <w:numId w:val="8"/>
              </w:numPr>
              <w:spacing w:after="0" w:line="240" w:lineRule="auto"/>
              <w:jc w:val="both"/>
              <w:rPr>
                <w:rFonts w:asciiTheme="majorHAnsi" w:eastAsia="Times New Roman" w:hAnsiTheme="majorHAnsi" w:cs="Times New Roman"/>
                <w:color w:val="000000"/>
                <w:sz w:val="18"/>
                <w:szCs w:val="18"/>
              </w:rPr>
            </w:pPr>
          </w:p>
        </w:tc>
        <w:tc>
          <w:tcPr>
            <w:tcW w:w="1529" w:type="dxa"/>
            <w:tcBorders>
              <w:bottom w:val="single" w:sz="4" w:space="0" w:color="00000A"/>
              <w:right w:val="single" w:sz="4" w:space="0" w:color="00000A"/>
            </w:tcBorders>
            <w:tcPrChange w:id="543" w:author="Anshul Agrawal" w:date="2018-07-26T16:38:00Z">
              <w:tcPr>
                <w:tcW w:w="5999" w:type="dxa"/>
                <w:tcBorders>
                  <w:bottom w:val="single" w:sz="4" w:space="0" w:color="00000A"/>
                  <w:right w:val="single" w:sz="4" w:space="0" w:color="00000A"/>
                </w:tcBorders>
              </w:tcPr>
            </w:tcPrChange>
          </w:tcPr>
          <w:p w14:paraId="139B1B82" w14:textId="77777777" w:rsidR="00557D83" w:rsidRDefault="00557D83" w:rsidP="00557D83">
            <w:pPr>
              <w:pStyle w:val="ListParagraph"/>
              <w:numPr>
                <w:ilvl w:val="1"/>
                <w:numId w:val="8"/>
              </w:numPr>
              <w:spacing w:after="0" w:line="240" w:lineRule="auto"/>
              <w:jc w:val="both"/>
              <w:rPr>
                <w:ins w:id="544" w:author="Anshul Agrawal" w:date="2018-07-26T16:38:00Z"/>
                <w:rFonts w:asciiTheme="majorHAnsi" w:eastAsia="Times New Roman" w:hAnsiTheme="majorHAnsi" w:cs="Times New Roman"/>
                <w:color w:val="000000"/>
                <w:sz w:val="18"/>
                <w:szCs w:val="18"/>
              </w:rPr>
            </w:pPr>
          </w:p>
        </w:tc>
      </w:tr>
      <w:tr w:rsidR="00557D83" w14:paraId="08B52A9C" w14:textId="77777777" w:rsidTr="00557D83">
        <w:trPr>
          <w:trHeight w:val="300"/>
          <w:trPrChange w:id="545" w:author="Anshul Agrawal" w:date="2018-07-26T16:38:00Z">
            <w:trPr>
              <w:trHeight w:val="300"/>
            </w:trPr>
          </w:trPrChange>
        </w:trPr>
        <w:tc>
          <w:tcPr>
            <w:tcW w:w="858" w:type="dxa"/>
            <w:tcBorders>
              <w:left w:val="single" w:sz="4" w:space="0" w:color="00000A"/>
              <w:bottom w:val="single" w:sz="4" w:space="0" w:color="00000A"/>
              <w:right w:val="single" w:sz="4" w:space="0" w:color="00000A"/>
            </w:tcBorders>
            <w:shd w:val="clear" w:color="auto" w:fill="auto"/>
            <w:vAlign w:val="bottom"/>
            <w:tcPrChange w:id="546" w:author="Anshul Agrawal" w:date="2018-07-26T16:38:00Z">
              <w:tcPr>
                <w:tcW w:w="855" w:type="dxa"/>
                <w:tcBorders>
                  <w:left w:val="single" w:sz="4" w:space="0" w:color="00000A"/>
                  <w:bottom w:val="single" w:sz="4" w:space="0" w:color="00000A"/>
                  <w:right w:val="single" w:sz="4" w:space="0" w:color="00000A"/>
                </w:tcBorders>
                <w:shd w:val="clear" w:color="auto" w:fill="auto"/>
                <w:vAlign w:val="bottom"/>
              </w:tcPr>
            </w:tcPrChange>
          </w:tcPr>
          <w:p w14:paraId="48CB5AEB" w14:textId="77777777" w:rsidR="00557D83" w:rsidRDefault="00557D83" w:rsidP="00557D83">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1.4.3.3</w:t>
            </w:r>
          </w:p>
        </w:tc>
        <w:tc>
          <w:tcPr>
            <w:tcW w:w="2248" w:type="dxa"/>
            <w:tcBorders>
              <w:bottom w:val="single" w:sz="4" w:space="0" w:color="00000A"/>
              <w:right w:val="single" w:sz="4" w:space="0" w:color="00000A"/>
            </w:tcBorders>
            <w:shd w:val="clear" w:color="auto" w:fill="auto"/>
            <w:vAlign w:val="bottom"/>
            <w:tcPrChange w:id="547" w:author="Anshul Agrawal" w:date="2018-07-26T16:38:00Z">
              <w:tcPr>
                <w:tcW w:w="2237" w:type="dxa"/>
                <w:tcBorders>
                  <w:bottom w:val="single" w:sz="4" w:space="0" w:color="00000A"/>
                  <w:right w:val="single" w:sz="4" w:space="0" w:color="00000A"/>
                </w:tcBorders>
                <w:shd w:val="clear" w:color="auto" w:fill="auto"/>
                <w:vAlign w:val="bottom"/>
              </w:tcPr>
            </w:tcPrChange>
          </w:tcPr>
          <w:p w14:paraId="3C6BB6FF" w14:textId="77777777" w:rsidR="00557D83" w:rsidRDefault="00557D83" w:rsidP="00557D83">
            <w:pPr>
              <w:spacing w:after="0" w:line="240" w:lineRule="auto"/>
              <w:ind w:firstLine="800"/>
              <w:jc w:val="both"/>
              <w:rPr>
                <w:rFonts w:asciiTheme="majorHAnsi" w:eastAsia="Times New Roman" w:hAnsiTheme="majorHAnsi" w:cs="Times New Roman"/>
                <w:b/>
                <w:color w:val="000000"/>
                <w:sz w:val="20"/>
                <w:szCs w:val="18"/>
              </w:rPr>
            </w:pPr>
            <w:proofErr w:type="spellStart"/>
            <w:r>
              <w:rPr>
                <w:rFonts w:asciiTheme="majorHAnsi" w:eastAsia="Times New Roman" w:hAnsiTheme="majorHAnsi" w:cs="Times New Roman"/>
                <w:b/>
                <w:color w:val="000000"/>
                <w:sz w:val="20"/>
                <w:szCs w:val="18"/>
              </w:rPr>
              <w:t>BldgNumber</w:t>
            </w:r>
            <w:proofErr w:type="spellEnd"/>
          </w:p>
        </w:tc>
        <w:tc>
          <w:tcPr>
            <w:tcW w:w="4567" w:type="dxa"/>
            <w:tcBorders>
              <w:bottom w:val="single" w:sz="4" w:space="0" w:color="00000A"/>
              <w:right w:val="single" w:sz="4" w:space="0" w:color="00000A"/>
            </w:tcBorders>
            <w:shd w:val="clear" w:color="auto" w:fill="auto"/>
            <w:vAlign w:val="bottom"/>
            <w:tcPrChange w:id="548" w:author="Anshul Agrawal" w:date="2018-07-26T16:38:00Z">
              <w:tcPr>
                <w:tcW w:w="6021" w:type="dxa"/>
                <w:tcBorders>
                  <w:bottom w:val="single" w:sz="4" w:space="0" w:color="00000A"/>
                  <w:right w:val="single" w:sz="4" w:space="0" w:color="00000A"/>
                </w:tcBorders>
                <w:shd w:val="clear" w:color="auto" w:fill="auto"/>
                <w:vAlign w:val="bottom"/>
              </w:tcPr>
            </w:tcPrChange>
          </w:tcPr>
          <w:p w14:paraId="0B58355F" w14:textId="77777777" w:rsidR="00557D83" w:rsidRDefault="00557D83" w:rsidP="00557D83">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 </w:t>
            </w:r>
            <w:r>
              <w:rPr>
                <w:rFonts w:asciiTheme="majorHAnsi" w:eastAsia="Times New Roman" w:hAnsiTheme="majorHAnsi" w:cs="Times New Roman"/>
                <w:color w:val="FF0000"/>
                <w:sz w:val="18"/>
                <w:szCs w:val="18"/>
              </w:rPr>
              <w:t>Not available on the BE1AI event message</w:t>
            </w:r>
          </w:p>
        </w:tc>
        <w:tc>
          <w:tcPr>
            <w:tcW w:w="1529" w:type="dxa"/>
            <w:tcBorders>
              <w:bottom w:val="single" w:sz="4" w:space="0" w:color="00000A"/>
              <w:right w:val="single" w:sz="4" w:space="0" w:color="00000A"/>
            </w:tcBorders>
            <w:tcPrChange w:id="549" w:author="Anshul Agrawal" w:date="2018-07-26T16:38:00Z">
              <w:tcPr>
                <w:tcW w:w="5999" w:type="dxa"/>
                <w:tcBorders>
                  <w:bottom w:val="single" w:sz="4" w:space="0" w:color="00000A"/>
                  <w:right w:val="single" w:sz="4" w:space="0" w:color="00000A"/>
                </w:tcBorders>
              </w:tcPr>
            </w:tcPrChange>
          </w:tcPr>
          <w:p w14:paraId="52044418" w14:textId="77777777" w:rsidR="00557D83" w:rsidRDefault="00B575F4" w:rsidP="00557D83">
            <w:pPr>
              <w:spacing w:after="0" w:line="240" w:lineRule="auto"/>
              <w:jc w:val="both"/>
              <w:rPr>
                <w:ins w:id="550" w:author="Anshul Agrawal" w:date="2018-07-26T16:38:00Z"/>
                <w:rFonts w:asciiTheme="majorHAnsi" w:eastAsia="Times New Roman" w:hAnsiTheme="majorHAnsi" w:cs="Times New Roman"/>
                <w:color w:val="000000"/>
                <w:sz w:val="18"/>
                <w:szCs w:val="18"/>
              </w:rPr>
            </w:pPr>
            <w:ins w:id="551" w:author="Anshul Agrawal" w:date="2018-07-26T17:52:00Z">
              <w:r>
                <w:rPr>
                  <w:rFonts w:asciiTheme="majorHAnsi" w:eastAsia="Times New Roman" w:hAnsiTheme="majorHAnsi" w:cs="Times New Roman"/>
                  <w:color w:val="FF0000"/>
                  <w:sz w:val="18"/>
                  <w:szCs w:val="18"/>
                </w:rPr>
                <w:t>Available in Domain out</w:t>
              </w:r>
            </w:ins>
          </w:p>
        </w:tc>
      </w:tr>
      <w:tr w:rsidR="00557D83" w14:paraId="3F25C857" w14:textId="77777777" w:rsidTr="00557D83">
        <w:trPr>
          <w:trHeight w:val="300"/>
          <w:trPrChange w:id="552" w:author="Anshul Agrawal" w:date="2018-07-26T16:38:00Z">
            <w:trPr>
              <w:trHeight w:val="300"/>
            </w:trPr>
          </w:trPrChange>
        </w:trPr>
        <w:tc>
          <w:tcPr>
            <w:tcW w:w="858" w:type="dxa"/>
            <w:tcBorders>
              <w:left w:val="single" w:sz="4" w:space="0" w:color="00000A"/>
              <w:bottom w:val="single" w:sz="4" w:space="0" w:color="00000A"/>
              <w:right w:val="single" w:sz="4" w:space="0" w:color="00000A"/>
            </w:tcBorders>
            <w:shd w:val="clear" w:color="auto" w:fill="auto"/>
            <w:vAlign w:val="bottom"/>
            <w:tcPrChange w:id="553" w:author="Anshul Agrawal" w:date="2018-07-26T16:38:00Z">
              <w:tcPr>
                <w:tcW w:w="855" w:type="dxa"/>
                <w:tcBorders>
                  <w:left w:val="single" w:sz="4" w:space="0" w:color="00000A"/>
                  <w:bottom w:val="single" w:sz="4" w:space="0" w:color="00000A"/>
                  <w:right w:val="single" w:sz="4" w:space="0" w:color="00000A"/>
                </w:tcBorders>
                <w:shd w:val="clear" w:color="auto" w:fill="auto"/>
                <w:vAlign w:val="bottom"/>
              </w:tcPr>
            </w:tcPrChange>
          </w:tcPr>
          <w:p w14:paraId="293046A4" w14:textId="77777777" w:rsidR="00557D83" w:rsidRDefault="00557D83" w:rsidP="00557D83">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1.4.3.4</w:t>
            </w:r>
          </w:p>
        </w:tc>
        <w:tc>
          <w:tcPr>
            <w:tcW w:w="2248" w:type="dxa"/>
            <w:tcBorders>
              <w:bottom w:val="single" w:sz="4" w:space="0" w:color="00000A"/>
              <w:right w:val="single" w:sz="4" w:space="0" w:color="00000A"/>
            </w:tcBorders>
            <w:shd w:val="clear" w:color="auto" w:fill="auto"/>
            <w:vAlign w:val="bottom"/>
            <w:tcPrChange w:id="554" w:author="Anshul Agrawal" w:date="2018-07-26T16:38:00Z">
              <w:tcPr>
                <w:tcW w:w="2237" w:type="dxa"/>
                <w:tcBorders>
                  <w:bottom w:val="single" w:sz="4" w:space="0" w:color="00000A"/>
                  <w:right w:val="single" w:sz="4" w:space="0" w:color="00000A"/>
                </w:tcBorders>
                <w:shd w:val="clear" w:color="auto" w:fill="auto"/>
                <w:vAlign w:val="bottom"/>
              </w:tcPr>
            </w:tcPrChange>
          </w:tcPr>
          <w:p w14:paraId="3C12BC3F" w14:textId="77777777" w:rsidR="00557D83" w:rsidRDefault="00557D83" w:rsidP="00557D83">
            <w:pPr>
              <w:spacing w:after="0" w:line="240" w:lineRule="auto"/>
              <w:ind w:firstLine="800"/>
              <w:jc w:val="both"/>
              <w:rPr>
                <w:rFonts w:asciiTheme="majorHAnsi" w:eastAsia="Times New Roman" w:hAnsiTheme="majorHAnsi" w:cs="Times New Roman"/>
                <w:b/>
                <w:color w:val="000000"/>
                <w:sz w:val="20"/>
                <w:szCs w:val="18"/>
              </w:rPr>
            </w:pPr>
            <w:proofErr w:type="spellStart"/>
            <w:r>
              <w:rPr>
                <w:rFonts w:asciiTheme="majorHAnsi" w:eastAsia="Times New Roman" w:hAnsiTheme="majorHAnsi" w:cs="Times New Roman"/>
                <w:b/>
                <w:color w:val="000000"/>
                <w:sz w:val="20"/>
                <w:szCs w:val="18"/>
              </w:rPr>
              <w:t>PostCode</w:t>
            </w:r>
            <w:proofErr w:type="spellEnd"/>
          </w:p>
        </w:tc>
        <w:tc>
          <w:tcPr>
            <w:tcW w:w="4567" w:type="dxa"/>
            <w:tcBorders>
              <w:bottom w:val="single" w:sz="4" w:space="0" w:color="00000A"/>
              <w:right w:val="single" w:sz="4" w:space="0" w:color="00000A"/>
            </w:tcBorders>
            <w:shd w:val="clear" w:color="auto" w:fill="auto"/>
            <w:vAlign w:val="bottom"/>
            <w:tcPrChange w:id="555" w:author="Anshul Agrawal" w:date="2018-07-26T16:38:00Z">
              <w:tcPr>
                <w:tcW w:w="6021" w:type="dxa"/>
                <w:tcBorders>
                  <w:bottom w:val="single" w:sz="4" w:space="0" w:color="00000A"/>
                  <w:right w:val="single" w:sz="4" w:space="0" w:color="00000A"/>
                </w:tcBorders>
                <w:shd w:val="clear" w:color="auto" w:fill="auto"/>
                <w:vAlign w:val="bottom"/>
              </w:tcPr>
            </w:tcPrChange>
          </w:tcPr>
          <w:p w14:paraId="35CC9F58" w14:textId="77777777" w:rsidR="00557D83" w:rsidRDefault="00557D83" w:rsidP="00557D83">
            <w:pPr>
              <w:pStyle w:val="ListParagraph"/>
              <w:numPr>
                <w:ilvl w:val="1"/>
                <w:numId w:val="8"/>
              </w:numPr>
              <w:spacing w:after="0" w:line="240" w:lineRule="auto"/>
              <w:jc w:val="both"/>
              <w:rPr>
                <w:rFonts w:asciiTheme="majorHAnsi" w:eastAsia="Times New Roman" w:hAnsiTheme="majorHAnsi" w:cs="Times New Roman"/>
                <w:color w:val="000000"/>
                <w:sz w:val="18"/>
                <w:szCs w:val="18"/>
              </w:rPr>
            </w:pPr>
          </w:p>
        </w:tc>
        <w:tc>
          <w:tcPr>
            <w:tcW w:w="1529" w:type="dxa"/>
            <w:tcBorders>
              <w:bottom w:val="single" w:sz="4" w:space="0" w:color="00000A"/>
              <w:right w:val="single" w:sz="4" w:space="0" w:color="00000A"/>
            </w:tcBorders>
            <w:tcPrChange w:id="556" w:author="Anshul Agrawal" w:date="2018-07-26T16:38:00Z">
              <w:tcPr>
                <w:tcW w:w="5999" w:type="dxa"/>
                <w:tcBorders>
                  <w:bottom w:val="single" w:sz="4" w:space="0" w:color="00000A"/>
                  <w:right w:val="single" w:sz="4" w:space="0" w:color="00000A"/>
                </w:tcBorders>
              </w:tcPr>
            </w:tcPrChange>
          </w:tcPr>
          <w:p w14:paraId="0609C060" w14:textId="77777777" w:rsidR="00557D83" w:rsidRDefault="00557D83" w:rsidP="00557D83">
            <w:pPr>
              <w:pStyle w:val="ListParagraph"/>
              <w:numPr>
                <w:ilvl w:val="1"/>
                <w:numId w:val="8"/>
              </w:numPr>
              <w:spacing w:after="0" w:line="240" w:lineRule="auto"/>
              <w:jc w:val="both"/>
              <w:rPr>
                <w:ins w:id="557" w:author="Anshul Agrawal" w:date="2018-07-26T16:38:00Z"/>
                <w:rFonts w:asciiTheme="majorHAnsi" w:eastAsia="Times New Roman" w:hAnsiTheme="majorHAnsi" w:cs="Times New Roman"/>
                <w:color w:val="000000"/>
                <w:sz w:val="18"/>
                <w:szCs w:val="18"/>
              </w:rPr>
            </w:pPr>
          </w:p>
        </w:tc>
      </w:tr>
      <w:tr w:rsidR="00557D83" w14:paraId="45497EB1" w14:textId="77777777" w:rsidTr="00557D83">
        <w:trPr>
          <w:trHeight w:val="300"/>
          <w:trPrChange w:id="558" w:author="Anshul Agrawal" w:date="2018-07-26T16:38:00Z">
            <w:trPr>
              <w:trHeight w:val="300"/>
            </w:trPr>
          </w:trPrChange>
        </w:trPr>
        <w:tc>
          <w:tcPr>
            <w:tcW w:w="858" w:type="dxa"/>
            <w:tcBorders>
              <w:left w:val="single" w:sz="4" w:space="0" w:color="00000A"/>
              <w:bottom w:val="single" w:sz="4" w:space="0" w:color="00000A"/>
              <w:right w:val="single" w:sz="4" w:space="0" w:color="00000A"/>
            </w:tcBorders>
            <w:shd w:val="clear" w:color="auto" w:fill="auto"/>
            <w:vAlign w:val="bottom"/>
            <w:tcPrChange w:id="559" w:author="Anshul Agrawal" w:date="2018-07-26T16:38:00Z">
              <w:tcPr>
                <w:tcW w:w="855" w:type="dxa"/>
                <w:tcBorders>
                  <w:left w:val="single" w:sz="4" w:space="0" w:color="00000A"/>
                  <w:bottom w:val="single" w:sz="4" w:space="0" w:color="00000A"/>
                  <w:right w:val="single" w:sz="4" w:space="0" w:color="00000A"/>
                </w:tcBorders>
                <w:shd w:val="clear" w:color="auto" w:fill="auto"/>
                <w:vAlign w:val="bottom"/>
              </w:tcPr>
            </w:tcPrChange>
          </w:tcPr>
          <w:p w14:paraId="2783848E" w14:textId="77777777" w:rsidR="00557D83" w:rsidRDefault="00557D83" w:rsidP="00557D83">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1.4.3.5</w:t>
            </w:r>
          </w:p>
        </w:tc>
        <w:tc>
          <w:tcPr>
            <w:tcW w:w="2248" w:type="dxa"/>
            <w:tcBorders>
              <w:bottom w:val="single" w:sz="4" w:space="0" w:color="00000A"/>
              <w:right w:val="single" w:sz="4" w:space="0" w:color="00000A"/>
            </w:tcBorders>
            <w:shd w:val="clear" w:color="auto" w:fill="auto"/>
            <w:vAlign w:val="bottom"/>
            <w:tcPrChange w:id="560" w:author="Anshul Agrawal" w:date="2018-07-26T16:38:00Z">
              <w:tcPr>
                <w:tcW w:w="2237" w:type="dxa"/>
                <w:tcBorders>
                  <w:bottom w:val="single" w:sz="4" w:space="0" w:color="00000A"/>
                  <w:right w:val="single" w:sz="4" w:space="0" w:color="00000A"/>
                </w:tcBorders>
                <w:shd w:val="clear" w:color="auto" w:fill="auto"/>
                <w:vAlign w:val="bottom"/>
              </w:tcPr>
            </w:tcPrChange>
          </w:tcPr>
          <w:p w14:paraId="7B80F1FB" w14:textId="77777777" w:rsidR="00557D83" w:rsidRDefault="00557D83" w:rsidP="00557D83">
            <w:pPr>
              <w:spacing w:after="0" w:line="240" w:lineRule="auto"/>
              <w:ind w:firstLine="800"/>
              <w:jc w:val="both"/>
              <w:rPr>
                <w:rFonts w:asciiTheme="majorHAnsi" w:eastAsia="Times New Roman" w:hAnsiTheme="majorHAnsi" w:cs="Times New Roman"/>
                <w:b/>
                <w:color w:val="000000"/>
                <w:sz w:val="20"/>
                <w:szCs w:val="18"/>
              </w:rPr>
            </w:pPr>
            <w:proofErr w:type="spellStart"/>
            <w:r>
              <w:rPr>
                <w:rFonts w:asciiTheme="majorHAnsi" w:eastAsia="Times New Roman" w:hAnsiTheme="majorHAnsi" w:cs="Times New Roman"/>
                <w:b/>
                <w:color w:val="000000"/>
                <w:sz w:val="20"/>
                <w:szCs w:val="18"/>
              </w:rPr>
              <w:t>TownName</w:t>
            </w:r>
            <w:proofErr w:type="spellEnd"/>
          </w:p>
        </w:tc>
        <w:tc>
          <w:tcPr>
            <w:tcW w:w="4567" w:type="dxa"/>
            <w:tcBorders>
              <w:bottom w:val="single" w:sz="4" w:space="0" w:color="00000A"/>
              <w:right w:val="single" w:sz="4" w:space="0" w:color="00000A"/>
            </w:tcBorders>
            <w:shd w:val="clear" w:color="auto" w:fill="auto"/>
            <w:vAlign w:val="bottom"/>
            <w:tcPrChange w:id="561" w:author="Anshul Agrawal" w:date="2018-07-26T16:38:00Z">
              <w:tcPr>
                <w:tcW w:w="6021" w:type="dxa"/>
                <w:tcBorders>
                  <w:bottom w:val="single" w:sz="4" w:space="0" w:color="00000A"/>
                  <w:right w:val="single" w:sz="4" w:space="0" w:color="00000A"/>
                </w:tcBorders>
                <w:shd w:val="clear" w:color="auto" w:fill="auto"/>
                <w:vAlign w:val="bottom"/>
              </w:tcPr>
            </w:tcPrChange>
          </w:tcPr>
          <w:p w14:paraId="1CD02571" w14:textId="77777777" w:rsidR="00557D83" w:rsidRDefault="00557D83" w:rsidP="00557D83">
            <w:pPr>
              <w:pStyle w:val="ListParagraph"/>
              <w:numPr>
                <w:ilvl w:val="1"/>
                <w:numId w:val="8"/>
              </w:numPr>
              <w:spacing w:after="0" w:line="240" w:lineRule="auto"/>
              <w:jc w:val="both"/>
              <w:rPr>
                <w:rFonts w:asciiTheme="majorHAnsi" w:eastAsia="Times New Roman" w:hAnsiTheme="majorHAnsi" w:cs="Times New Roman"/>
                <w:color w:val="000000"/>
                <w:sz w:val="18"/>
                <w:szCs w:val="18"/>
              </w:rPr>
            </w:pPr>
          </w:p>
        </w:tc>
        <w:tc>
          <w:tcPr>
            <w:tcW w:w="1529" w:type="dxa"/>
            <w:tcBorders>
              <w:bottom w:val="single" w:sz="4" w:space="0" w:color="00000A"/>
              <w:right w:val="single" w:sz="4" w:space="0" w:color="00000A"/>
            </w:tcBorders>
            <w:tcPrChange w:id="562" w:author="Anshul Agrawal" w:date="2018-07-26T16:38:00Z">
              <w:tcPr>
                <w:tcW w:w="5999" w:type="dxa"/>
                <w:tcBorders>
                  <w:bottom w:val="single" w:sz="4" w:space="0" w:color="00000A"/>
                  <w:right w:val="single" w:sz="4" w:space="0" w:color="00000A"/>
                </w:tcBorders>
              </w:tcPr>
            </w:tcPrChange>
          </w:tcPr>
          <w:p w14:paraId="7839323E" w14:textId="77777777" w:rsidR="00557D83" w:rsidRDefault="00557D83" w:rsidP="00557D83">
            <w:pPr>
              <w:pStyle w:val="ListParagraph"/>
              <w:numPr>
                <w:ilvl w:val="1"/>
                <w:numId w:val="8"/>
              </w:numPr>
              <w:spacing w:after="0" w:line="240" w:lineRule="auto"/>
              <w:jc w:val="both"/>
              <w:rPr>
                <w:ins w:id="563" w:author="Anshul Agrawal" w:date="2018-07-26T16:38:00Z"/>
                <w:rFonts w:asciiTheme="majorHAnsi" w:eastAsia="Times New Roman" w:hAnsiTheme="majorHAnsi" w:cs="Times New Roman"/>
                <w:color w:val="000000"/>
                <w:sz w:val="18"/>
                <w:szCs w:val="18"/>
              </w:rPr>
            </w:pPr>
          </w:p>
        </w:tc>
      </w:tr>
      <w:tr w:rsidR="00557D83" w14:paraId="21A53FA1" w14:textId="77777777" w:rsidTr="00557D83">
        <w:trPr>
          <w:trHeight w:val="300"/>
          <w:trPrChange w:id="564" w:author="Anshul Agrawal" w:date="2018-07-26T16:38:00Z">
            <w:trPr>
              <w:trHeight w:val="300"/>
            </w:trPr>
          </w:trPrChange>
        </w:trPr>
        <w:tc>
          <w:tcPr>
            <w:tcW w:w="858" w:type="dxa"/>
            <w:tcBorders>
              <w:left w:val="single" w:sz="4" w:space="0" w:color="00000A"/>
              <w:bottom w:val="single" w:sz="4" w:space="0" w:color="00000A"/>
              <w:right w:val="single" w:sz="4" w:space="0" w:color="00000A"/>
            </w:tcBorders>
            <w:shd w:val="clear" w:color="auto" w:fill="auto"/>
            <w:vAlign w:val="bottom"/>
            <w:tcPrChange w:id="565" w:author="Anshul Agrawal" w:date="2018-07-26T16:38:00Z">
              <w:tcPr>
                <w:tcW w:w="855" w:type="dxa"/>
                <w:tcBorders>
                  <w:left w:val="single" w:sz="4" w:space="0" w:color="00000A"/>
                  <w:bottom w:val="single" w:sz="4" w:space="0" w:color="00000A"/>
                  <w:right w:val="single" w:sz="4" w:space="0" w:color="00000A"/>
                </w:tcBorders>
                <w:shd w:val="clear" w:color="auto" w:fill="auto"/>
                <w:vAlign w:val="bottom"/>
              </w:tcPr>
            </w:tcPrChange>
          </w:tcPr>
          <w:p w14:paraId="2F8E240B" w14:textId="77777777" w:rsidR="00557D83" w:rsidRDefault="00557D83" w:rsidP="00557D83">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1.4.3.6</w:t>
            </w:r>
          </w:p>
        </w:tc>
        <w:tc>
          <w:tcPr>
            <w:tcW w:w="2248" w:type="dxa"/>
            <w:tcBorders>
              <w:bottom w:val="single" w:sz="4" w:space="0" w:color="00000A"/>
              <w:right w:val="single" w:sz="4" w:space="0" w:color="00000A"/>
            </w:tcBorders>
            <w:shd w:val="clear" w:color="auto" w:fill="auto"/>
            <w:vAlign w:val="bottom"/>
            <w:tcPrChange w:id="566" w:author="Anshul Agrawal" w:date="2018-07-26T16:38:00Z">
              <w:tcPr>
                <w:tcW w:w="2237" w:type="dxa"/>
                <w:tcBorders>
                  <w:bottom w:val="single" w:sz="4" w:space="0" w:color="00000A"/>
                  <w:right w:val="single" w:sz="4" w:space="0" w:color="00000A"/>
                </w:tcBorders>
                <w:shd w:val="clear" w:color="auto" w:fill="auto"/>
                <w:vAlign w:val="bottom"/>
              </w:tcPr>
            </w:tcPrChange>
          </w:tcPr>
          <w:p w14:paraId="7B09885E" w14:textId="77777777" w:rsidR="00557D83" w:rsidRDefault="00557D83" w:rsidP="00557D83">
            <w:pPr>
              <w:spacing w:after="0" w:line="240" w:lineRule="auto"/>
              <w:ind w:firstLine="800"/>
              <w:jc w:val="both"/>
              <w:rPr>
                <w:rFonts w:asciiTheme="majorHAnsi" w:eastAsia="Times New Roman" w:hAnsiTheme="majorHAnsi" w:cs="Times New Roman"/>
                <w:b/>
                <w:color w:val="000000"/>
                <w:sz w:val="20"/>
                <w:szCs w:val="18"/>
              </w:rPr>
            </w:pPr>
            <w:r>
              <w:rPr>
                <w:rFonts w:asciiTheme="majorHAnsi" w:eastAsia="Times New Roman" w:hAnsiTheme="majorHAnsi" w:cs="Times New Roman"/>
                <w:b/>
                <w:color w:val="000000"/>
                <w:sz w:val="20"/>
                <w:szCs w:val="18"/>
              </w:rPr>
              <w:t>Country</w:t>
            </w:r>
          </w:p>
        </w:tc>
        <w:tc>
          <w:tcPr>
            <w:tcW w:w="4567" w:type="dxa"/>
            <w:tcBorders>
              <w:bottom w:val="single" w:sz="4" w:space="0" w:color="00000A"/>
              <w:right w:val="single" w:sz="4" w:space="0" w:color="00000A"/>
            </w:tcBorders>
            <w:shd w:val="clear" w:color="auto" w:fill="auto"/>
            <w:vAlign w:val="bottom"/>
            <w:tcPrChange w:id="567" w:author="Anshul Agrawal" w:date="2018-07-26T16:38:00Z">
              <w:tcPr>
                <w:tcW w:w="6021" w:type="dxa"/>
                <w:tcBorders>
                  <w:bottom w:val="single" w:sz="4" w:space="0" w:color="00000A"/>
                  <w:right w:val="single" w:sz="4" w:space="0" w:color="00000A"/>
                </w:tcBorders>
                <w:shd w:val="clear" w:color="auto" w:fill="auto"/>
                <w:vAlign w:val="bottom"/>
              </w:tcPr>
            </w:tcPrChange>
          </w:tcPr>
          <w:p w14:paraId="37C17E34" w14:textId="77777777" w:rsidR="00557D83" w:rsidRDefault="00557D83" w:rsidP="00557D83">
            <w:pPr>
              <w:pStyle w:val="ListParagraph"/>
              <w:numPr>
                <w:ilvl w:val="1"/>
                <w:numId w:val="8"/>
              </w:numPr>
              <w:spacing w:after="0" w:line="240" w:lineRule="auto"/>
              <w:jc w:val="both"/>
              <w:rPr>
                <w:rFonts w:asciiTheme="majorHAnsi" w:eastAsia="Times New Roman" w:hAnsiTheme="majorHAnsi" w:cs="Times New Roman"/>
                <w:color w:val="000000"/>
                <w:sz w:val="18"/>
                <w:szCs w:val="18"/>
              </w:rPr>
            </w:pPr>
          </w:p>
        </w:tc>
        <w:tc>
          <w:tcPr>
            <w:tcW w:w="1529" w:type="dxa"/>
            <w:tcBorders>
              <w:bottom w:val="single" w:sz="4" w:space="0" w:color="00000A"/>
              <w:right w:val="single" w:sz="4" w:space="0" w:color="00000A"/>
            </w:tcBorders>
            <w:tcPrChange w:id="568" w:author="Anshul Agrawal" w:date="2018-07-26T16:38:00Z">
              <w:tcPr>
                <w:tcW w:w="5999" w:type="dxa"/>
                <w:tcBorders>
                  <w:bottom w:val="single" w:sz="4" w:space="0" w:color="00000A"/>
                  <w:right w:val="single" w:sz="4" w:space="0" w:color="00000A"/>
                </w:tcBorders>
              </w:tcPr>
            </w:tcPrChange>
          </w:tcPr>
          <w:p w14:paraId="151354B4" w14:textId="77777777" w:rsidR="00557D83" w:rsidRDefault="00557D83" w:rsidP="00557D83">
            <w:pPr>
              <w:pStyle w:val="ListParagraph"/>
              <w:numPr>
                <w:ilvl w:val="1"/>
                <w:numId w:val="8"/>
              </w:numPr>
              <w:spacing w:after="0" w:line="240" w:lineRule="auto"/>
              <w:jc w:val="both"/>
              <w:rPr>
                <w:ins w:id="569" w:author="Anshul Agrawal" w:date="2018-07-26T16:38:00Z"/>
                <w:rFonts w:asciiTheme="majorHAnsi" w:eastAsia="Times New Roman" w:hAnsiTheme="majorHAnsi" w:cs="Times New Roman"/>
                <w:color w:val="000000"/>
                <w:sz w:val="18"/>
                <w:szCs w:val="18"/>
              </w:rPr>
            </w:pPr>
          </w:p>
        </w:tc>
      </w:tr>
      <w:tr w:rsidR="00557D83" w14:paraId="1EC2B719" w14:textId="77777777" w:rsidTr="00557D83">
        <w:trPr>
          <w:trHeight w:val="300"/>
          <w:trPrChange w:id="570" w:author="Anshul Agrawal" w:date="2018-07-26T16:38:00Z">
            <w:trPr>
              <w:trHeight w:val="300"/>
            </w:trPr>
          </w:trPrChange>
        </w:trPr>
        <w:tc>
          <w:tcPr>
            <w:tcW w:w="858" w:type="dxa"/>
            <w:tcBorders>
              <w:left w:val="single" w:sz="4" w:space="0" w:color="00000A"/>
              <w:bottom w:val="single" w:sz="4" w:space="0" w:color="00000A"/>
              <w:right w:val="single" w:sz="4" w:space="0" w:color="00000A"/>
            </w:tcBorders>
            <w:shd w:val="clear" w:color="000000" w:fill="D9D9D9"/>
            <w:vAlign w:val="bottom"/>
            <w:tcPrChange w:id="571" w:author="Anshul Agrawal" w:date="2018-07-26T16:38:00Z">
              <w:tcPr>
                <w:tcW w:w="855" w:type="dxa"/>
                <w:tcBorders>
                  <w:left w:val="single" w:sz="4" w:space="0" w:color="00000A"/>
                  <w:bottom w:val="single" w:sz="4" w:space="0" w:color="00000A"/>
                  <w:right w:val="single" w:sz="4" w:space="0" w:color="00000A"/>
                </w:tcBorders>
                <w:shd w:val="clear" w:color="000000" w:fill="D9D9D9"/>
                <w:vAlign w:val="bottom"/>
              </w:tcPr>
            </w:tcPrChange>
          </w:tcPr>
          <w:p w14:paraId="5B86CCD7" w14:textId="77777777" w:rsidR="00557D83" w:rsidRDefault="00557D83" w:rsidP="00557D83">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1.4.3.7</w:t>
            </w:r>
          </w:p>
        </w:tc>
        <w:tc>
          <w:tcPr>
            <w:tcW w:w="2248" w:type="dxa"/>
            <w:tcBorders>
              <w:bottom w:val="single" w:sz="4" w:space="0" w:color="00000A"/>
              <w:right w:val="single" w:sz="4" w:space="0" w:color="00000A"/>
            </w:tcBorders>
            <w:shd w:val="clear" w:color="000000" w:fill="D9D9D9"/>
            <w:vAlign w:val="bottom"/>
            <w:tcPrChange w:id="572" w:author="Anshul Agrawal" w:date="2018-07-26T16:38:00Z">
              <w:tcPr>
                <w:tcW w:w="2237" w:type="dxa"/>
                <w:tcBorders>
                  <w:bottom w:val="single" w:sz="4" w:space="0" w:color="00000A"/>
                  <w:right w:val="single" w:sz="4" w:space="0" w:color="00000A"/>
                </w:tcBorders>
                <w:shd w:val="clear" w:color="000000" w:fill="D9D9D9"/>
                <w:vAlign w:val="bottom"/>
              </w:tcPr>
            </w:tcPrChange>
          </w:tcPr>
          <w:p w14:paraId="5D6D4DA3" w14:textId="77777777" w:rsidR="00557D83" w:rsidRDefault="00557D83" w:rsidP="00557D83">
            <w:pPr>
              <w:spacing w:after="0" w:line="240" w:lineRule="auto"/>
              <w:ind w:firstLine="800"/>
              <w:jc w:val="both"/>
              <w:rPr>
                <w:rFonts w:asciiTheme="majorHAnsi" w:eastAsia="Times New Roman" w:hAnsiTheme="majorHAnsi" w:cs="Times New Roman"/>
                <w:color w:val="000000"/>
                <w:sz w:val="20"/>
                <w:szCs w:val="18"/>
              </w:rPr>
            </w:pPr>
            <w:proofErr w:type="spellStart"/>
            <w:r>
              <w:rPr>
                <w:rFonts w:asciiTheme="majorHAnsi" w:eastAsia="Times New Roman" w:hAnsiTheme="majorHAnsi" w:cs="Times New Roman"/>
                <w:color w:val="000000"/>
                <w:sz w:val="20"/>
                <w:szCs w:val="18"/>
              </w:rPr>
              <w:t>CreditorAcct</w:t>
            </w:r>
            <w:proofErr w:type="spellEnd"/>
          </w:p>
        </w:tc>
        <w:tc>
          <w:tcPr>
            <w:tcW w:w="4567" w:type="dxa"/>
            <w:tcBorders>
              <w:bottom w:val="single" w:sz="4" w:space="0" w:color="00000A"/>
              <w:right w:val="single" w:sz="4" w:space="0" w:color="00000A"/>
            </w:tcBorders>
            <w:shd w:val="clear" w:color="000000" w:fill="D9D9D9"/>
            <w:vAlign w:val="bottom"/>
            <w:tcPrChange w:id="573" w:author="Anshul Agrawal" w:date="2018-07-26T16:38:00Z">
              <w:tcPr>
                <w:tcW w:w="6021" w:type="dxa"/>
                <w:tcBorders>
                  <w:bottom w:val="single" w:sz="4" w:space="0" w:color="00000A"/>
                  <w:right w:val="single" w:sz="4" w:space="0" w:color="00000A"/>
                </w:tcBorders>
                <w:shd w:val="clear" w:color="000000" w:fill="D9D9D9"/>
                <w:vAlign w:val="bottom"/>
              </w:tcPr>
            </w:tcPrChange>
          </w:tcPr>
          <w:p w14:paraId="454857E2" w14:textId="77777777" w:rsidR="00557D83" w:rsidRDefault="00557D83" w:rsidP="00557D83">
            <w:pPr>
              <w:spacing w:after="0" w:line="240" w:lineRule="auto"/>
              <w:jc w:val="both"/>
              <w:rPr>
                <w:rFonts w:asciiTheme="majorHAnsi" w:eastAsia="Times New Roman" w:hAnsiTheme="majorHAnsi" w:cs="Times New Roman"/>
                <w:color w:val="000000"/>
                <w:sz w:val="18"/>
                <w:szCs w:val="18"/>
              </w:rPr>
            </w:pPr>
          </w:p>
        </w:tc>
        <w:tc>
          <w:tcPr>
            <w:tcW w:w="1529" w:type="dxa"/>
            <w:tcBorders>
              <w:bottom w:val="single" w:sz="4" w:space="0" w:color="00000A"/>
              <w:right w:val="single" w:sz="4" w:space="0" w:color="00000A"/>
            </w:tcBorders>
            <w:shd w:val="clear" w:color="000000" w:fill="D9D9D9"/>
            <w:tcPrChange w:id="574" w:author="Anshul Agrawal" w:date="2018-07-26T16:38:00Z">
              <w:tcPr>
                <w:tcW w:w="5999" w:type="dxa"/>
                <w:tcBorders>
                  <w:bottom w:val="single" w:sz="4" w:space="0" w:color="00000A"/>
                  <w:right w:val="single" w:sz="4" w:space="0" w:color="00000A"/>
                </w:tcBorders>
                <w:shd w:val="clear" w:color="000000" w:fill="D9D9D9"/>
              </w:tcPr>
            </w:tcPrChange>
          </w:tcPr>
          <w:p w14:paraId="036041A3" w14:textId="77777777" w:rsidR="00557D83" w:rsidRDefault="00557D83" w:rsidP="00557D83">
            <w:pPr>
              <w:spacing w:after="0" w:line="240" w:lineRule="auto"/>
              <w:jc w:val="both"/>
              <w:rPr>
                <w:ins w:id="575" w:author="Anshul Agrawal" w:date="2018-07-26T16:38:00Z"/>
                <w:rFonts w:asciiTheme="majorHAnsi" w:eastAsia="Times New Roman" w:hAnsiTheme="majorHAnsi" w:cs="Times New Roman"/>
                <w:color w:val="000000"/>
                <w:sz w:val="18"/>
                <w:szCs w:val="18"/>
              </w:rPr>
            </w:pPr>
          </w:p>
        </w:tc>
      </w:tr>
      <w:tr w:rsidR="00557D83" w14:paraId="571A8E1A" w14:textId="77777777" w:rsidTr="00557D83">
        <w:trPr>
          <w:trHeight w:val="300"/>
          <w:trPrChange w:id="576" w:author="Anshul Agrawal" w:date="2018-07-26T16:38:00Z">
            <w:trPr>
              <w:trHeight w:val="300"/>
            </w:trPr>
          </w:trPrChange>
        </w:trPr>
        <w:tc>
          <w:tcPr>
            <w:tcW w:w="858" w:type="dxa"/>
            <w:tcBorders>
              <w:left w:val="single" w:sz="4" w:space="0" w:color="00000A"/>
              <w:bottom w:val="single" w:sz="4" w:space="0" w:color="00000A"/>
              <w:right w:val="single" w:sz="4" w:space="0" w:color="00000A"/>
            </w:tcBorders>
            <w:shd w:val="clear" w:color="auto" w:fill="auto"/>
            <w:vAlign w:val="bottom"/>
            <w:tcPrChange w:id="577" w:author="Anshul Agrawal" w:date="2018-07-26T16:38:00Z">
              <w:tcPr>
                <w:tcW w:w="855" w:type="dxa"/>
                <w:tcBorders>
                  <w:left w:val="single" w:sz="4" w:space="0" w:color="00000A"/>
                  <w:bottom w:val="single" w:sz="4" w:space="0" w:color="00000A"/>
                  <w:right w:val="single" w:sz="4" w:space="0" w:color="00000A"/>
                </w:tcBorders>
                <w:shd w:val="clear" w:color="auto" w:fill="auto"/>
                <w:vAlign w:val="bottom"/>
              </w:tcPr>
            </w:tcPrChange>
          </w:tcPr>
          <w:p w14:paraId="2EF70C5B" w14:textId="77777777" w:rsidR="00557D83" w:rsidRDefault="00557D83" w:rsidP="00557D83">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1.4.3.7.1</w:t>
            </w:r>
          </w:p>
        </w:tc>
        <w:tc>
          <w:tcPr>
            <w:tcW w:w="2248" w:type="dxa"/>
            <w:tcBorders>
              <w:bottom w:val="single" w:sz="4" w:space="0" w:color="00000A"/>
              <w:right w:val="single" w:sz="4" w:space="0" w:color="00000A"/>
            </w:tcBorders>
            <w:shd w:val="clear" w:color="auto" w:fill="auto"/>
            <w:vAlign w:val="bottom"/>
            <w:tcPrChange w:id="578" w:author="Anshul Agrawal" w:date="2018-07-26T16:38:00Z">
              <w:tcPr>
                <w:tcW w:w="2237" w:type="dxa"/>
                <w:tcBorders>
                  <w:bottom w:val="single" w:sz="4" w:space="0" w:color="00000A"/>
                  <w:right w:val="single" w:sz="4" w:space="0" w:color="00000A"/>
                </w:tcBorders>
                <w:shd w:val="clear" w:color="auto" w:fill="auto"/>
                <w:vAlign w:val="bottom"/>
              </w:tcPr>
            </w:tcPrChange>
          </w:tcPr>
          <w:p w14:paraId="56A1C378" w14:textId="77777777" w:rsidR="00557D83" w:rsidRDefault="00557D83" w:rsidP="00557D83">
            <w:pPr>
              <w:spacing w:after="0" w:line="240" w:lineRule="auto"/>
              <w:ind w:firstLine="1200"/>
              <w:jc w:val="both"/>
              <w:rPr>
                <w:rFonts w:asciiTheme="majorHAnsi" w:eastAsia="Times New Roman" w:hAnsiTheme="majorHAnsi" w:cs="Times New Roman"/>
                <w:b/>
                <w:color w:val="000000"/>
                <w:sz w:val="20"/>
                <w:szCs w:val="18"/>
              </w:rPr>
            </w:pPr>
            <w:r>
              <w:rPr>
                <w:rFonts w:asciiTheme="majorHAnsi" w:eastAsia="Times New Roman" w:hAnsiTheme="majorHAnsi" w:cs="Times New Roman"/>
                <w:b/>
                <w:color w:val="000000"/>
                <w:sz w:val="20"/>
                <w:szCs w:val="18"/>
              </w:rPr>
              <w:t>Id</w:t>
            </w:r>
          </w:p>
        </w:tc>
        <w:tc>
          <w:tcPr>
            <w:tcW w:w="4567" w:type="dxa"/>
            <w:tcBorders>
              <w:bottom w:val="single" w:sz="4" w:space="0" w:color="00000A"/>
              <w:right w:val="single" w:sz="4" w:space="0" w:color="00000A"/>
            </w:tcBorders>
            <w:shd w:val="clear" w:color="auto" w:fill="auto"/>
            <w:vAlign w:val="bottom"/>
            <w:tcPrChange w:id="579" w:author="Anshul Agrawal" w:date="2018-07-26T16:38:00Z">
              <w:tcPr>
                <w:tcW w:w="6021" w:type="dxa"/>
                <w:tcBorders>
                  <w:bottom w:val="single" w:sz="4" w:space="0" w:color="00000A"/>
                  <w:right w:val="single" w:sz="4" w:space="0" w:color="00000A"/>
                </w:tcBorders>
                <w:shd w:val="clear" w:color="auto" w:fill="auto"/>
                <w:vAlign w:val="bottom"/>
              </w:tcPr>
            </w:tcPrChange>
          </w:tcPr>
          <w:p w14:paraId="16D4A637" w14:textId="77777777" w:rsidR="00557D83" w:rsidRDefault="00557D83" w:rsidP="00557D83">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 </w:t>
            </w:r>
            <w:r>
              <w:rPr>
                <w:rFonts w:asciiTheme="majorHAnsi" w:hAnsiTheme="majorHAnsi" w:cs="Consolas"/>
                <w:color w:val="008080"/>
                <w:sz w:val="16"/>
                <w:szCs w:val="20"/>
              </w:rPr>
              <w:t>&lt;</w:t>
            </w:r>
            <w:r>
              <w:rPr>
                <w:rFonts w:asciiTheme="majorHAnsi" w:hAnsiTheme="majorHAnsi" w:cs="Consolas"/>
                <w:color w:val="3F7F7F"/>
                <w:sz w:val="16"/>
                <w:szCs w:val="20"/>
              </w:rPr>
              <w:t>Account</w:t>
            </w:r>
            <w:r>
              <w:rPr>
                <w:rFonts w:asciiTheme="majorHAnsi" w:hAnsiTheme="majorHAnsi" w:cs="Consolas"/>
                <w:color w:val="008080"/>
                <w:sz w:val="16"/>
                <w:szCs w:val="20"/>
              </w:rPr>
              <w:t>&gt;</w:t>
            </w:r>
            <w:r>
              <w:rPr>
                <w:rFonts w:asciiTheme="majorHAnsi" w:hAnsiTheme="majorHAnsi" w:cs="Consolas"/>
                <w:color w:val="000000"/>
                <w:sz w:val="16"/>
                <w:szCs w:val="20"/>
              </w:rPr>
              <w:t>153910315016</w:t>
            </w:r>
            <w:r>
              <w:rPr>
                <w:rFonts w:asciiTheme="majorHAnsi" w:hAnsiTheme="majorHAnsi" w:cs="Consolas"/>
                <w:color w:val="008080"/>
                <w:sz w:val="16"/>
                <w:szCs w:val="20"/>
              </w:rPr>
              <w:t>&lt;/</w:t>
            </w:r>
            <w:r>
              <w:rPr>
                <w:rFonts w:asciiTheme="majorHAnsi" w:hAnsiTheme="majorHAnsi" w:cs="Consolas"/>
                <w:color w:val="3F7F7F"/>
                <w:sz w:val="16"/>
                <w:szCs w:val="20"/>
              </w:rPr>
              <w:t>Account</w:t>
            </w:r>
            <w:r>
              <w:rPr>
                <w:rFonts w:asciiTheme="majorHAnsi" w:hAnsiTheme="majorHAnsi" w:cs="Consolas"/>
                <w:color w:val="008080"/>
                <w:sz w:val="16"/>
                <w:szCs w:val="20"/>
              </w:rPr>
              <w:t>&gt;</w:t>
            </w:r>
          </w:p>
        </w:tc>
        <w:tc>
          <w:tcPr>
            <w:tcW w:w="1529" w:type="dxa"/>
            <w:tcBorders>
              <w:bottom w:val="single" w:sz="4" w:space="0" w:color="00000A"/>
              <w:right w:val="single" w:sz="4" w:space="0" w:color="00000A"/>
            </w:tcBorders>
            <w:tcPrChange w:id="580" w:author="Anshul Agrawal" w:date="2018-07-26T16:38:00Z">
              <w:tcPr>
                <w:tcW w:w="5999" w:type="dxa"/>
                <w:tcBorders>
                  <w:bottom w:val="single" w:sz="4" w:space="0" w:color="00000A"/>
                  <w:right w:val="single" w:sz="4" w:space="0" w:color="00000A"/>
                </w:tcBorders>
              </w:tcPr>
            </w:tcPrChange>
          </w:tcPr>
          <w:p w14:paraId="76F95ABA" w14:textId="77777777" w:rsidR="00557D83" w:rsidRDefault="00557D83" w:rsidP="00557D83">
            <w:pPr>
              <w:spacing w:after="0" w:line="240" w:lineRule="auto"/>
              <w:jc w:val="both"/>
              <w:rPr>
                <w:ins w:id="581" w:author="Anshul Agrawal" w:date="2018-07-26T16:38:00Z"/>
                <w:rFonts w:asciiTheme="majorHAnsi" w:eastAsia="Times New Roman" w:hAnsiTheme="majorHAnsi" w:cs="Times New Roman"/>
                <w:color w:val="000000"/>
                <w:sz w:val="18"/>
                <w:szCs w:val="18"/>
              </w:rPr>
            </w:pPr>
          </w:p>
        </w:tc>
      </w:tr>
      <w:tr w:rsidR="00557D83" w14:paraId="104531A3" w14:textId="77777777" w:rsidTr="00557D83">
        <w:trPr>
          <w:trHeight w:val="300"/>
          <w:trPrChange w:id="582" w:author="Anshul Agrawal" w:date="2018-07-26T16:38:00Z">
            <w:trPr>
              <w:trHeight w:val="300"/>
            </w:trPr>
          </w:trPrChange>
        </w:trPr>
        <w:tc>
          <w:tcPr>
            <w:tcW w:w="858" w:type="dxa"/>
            <w:tcBorders>
              <w:left w:val="single" w:sz="4" w:space="0" w:color="00000A"/>
              <w:bottom w:val="single" w:sz="4" w:space="0" w:color="00000A"/>
              <w:right w:val="single" w:sz="4" w:space="0" w:color="00000A"/>
            </w:tcBorders>
            <w:shd w:val="clear" w:color="000000" w:fill="D9D9D9"/>
            <w:vAlign w:val="bottom"/>
            <w:tcPrChange w:id="583" w:author="Anshul Agrawal" w:date="2018-07-26T16:38:00Z">
              <w:tcPr>
                <w:tcW w:w="855" w:type="dxa"/>
                <w:tcBorders>
                  <w:left w:val="single" w:sz="4" w:space="0" w:color="00000A"/>
                  <w:bottom w:val="single" w:sz="4" w:space="0" w:color="00000A"/>
                  <w:right w:val="single" w:sz="4" w:space="0" w:color="00000A"/>
                </w:tcBorders>
                <w:shd w:val="clear" w:color="000000" w:fill="D9D9D9"/>
                <w:vAlign w:val="bottom"/>
              </w:tcPr>
            </w:tcPrChange>
          </w:tcPr>
          <w:p w14:paraId="30CA5117" w14:textId="77777777" w:rsidR="00557D83" w:rsidRDefault="00557D83" w:rsidP="00557D83">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1.4.4</w:t>
            </w:r>
          </w:p>
        </w:tc>
        <w:tc>
          <w:tcPr>
            <w:tcW w:w="2248" w:type="dxa"/>
            <w:tcBorders>
              <w:bottom w:val="single" w:sz="4" w:space="0" w:color="00000A"/>
              <w:right w:val="single" w:sz="4" w:space="0" w:color="00000A"/>
            </w:tcBorders>
            <w:shd w:val="clear" w:color="000000" w:fill="D9D9D9"/>
            <w:vAlign w:val="bottom"/>
            <w:tcPrChange w:id="584" w:author="Anshul Agrawal" w:date="2018-07-26T16:38:00Z">
              <w:tcPr>
                <w:tcW w:w="2237" w:type="dxa"/>
                <w:tcBorders>
                  <w:bottom w:val="single" w:sz="4" w:space="0" w:color="00000A"/>
                  <w:right w:val="single" w:sz="4" w:space="0" w:color="00000A"/>
                </w:tcBorders>
                <w:shd w:val="clear" w:color="000000" w:fill="D9D9D9"/>
                <w:vAlign w:val="bottom"/>
              </w:tcPr>
            </w:tcPrChange>
          </w:tcPr>
          <w:p w14:paraId="5C95AA6F" w14:textId="77777777" w:rsidR="00557D83" w:rsidRDefault="00557D83" w:rsidP="00557D83">
            <w:pPr>
              <w:spacing w:after="0" w:line="240" w:lineRule="auto"/>
              <w:ind w:firstLine="400"/>
              <w:jc w:val="both"/>
              <w:rPr>
                <w:rFonts w:asciiTheme="majorHAnsi" w:eastAsia="Times New Roman" w:hAnsiTheme="majorHAnsi" w:cs="Times New Roman"/>
                <w:color w:val="000000"/>
                <w:sz w:val="20"/>
                <w:szCs w:val="18"/>
              </w:rPr>
            </w:pPr>
            <w:proofErr w:type="spellStart"/>
            <w:r>
              <w:rPr>
                <w:rFonts w:asciiTheme="majorHAnsi" w:eastAsia="Times New Roman" w:hAnsiTheme="majorHAnsi" w:cs="Times New Roman"/>
                <w:color w:val="000000"/>
                <w:sz w:val="20"/>
                <w:szCs w:val="18"/>
              </w:rPr>
              <w:t>RemittanceInfo</w:t>
            </w:r>
            <w:proofErr w:type="spellEnd"/>
          </w:p>
        </w:tc>
        <w:tc>
          <w:tcPr>
            <w:tcW w:w="4567" w:type="dxa"/>
            <w:tcBorders>
              <w:bottom w:val="single" w:sz="4" w:space="0" w:color="00000A"/>
              <w:right w:val="single" w:sz="4" w:space="0" w:color="00000A"/>
            </w:tcBorders>
            <w:shd w:val="clear" w:color="000000" w:fill="D9D9D9"/>
            <w:vAlign w:val="bottom"/>
            <w:tcPrChange w:id="585" w:author="Anshul Agrawal" w:date="2018-07-26T16:38:00Z">
              <w:tcPr>
                <w:tcW w:w="6021" w:type="dxa"/>
                <w:tcBorders>
                  <w:bottom w:val="single" w:sz="4" w:space="0" w:color="00000A"/>
                  <w:right w:val="single" w:sz="4" w:space="0" w:color="00000A"/>
                </w:tcBorders>
                <w:shd w:val="clear" w:color="000000" w:fill="D9D9D9"/>
                <w:vAlign w:val="bottom"/>
              </w:tcPr>
            </w:tcPrChange>
          </w:tcPr>
          <w:p w14:paraId="74B83E4F" w14:textId="77777777" w:rsidR="00557D83" w:rsidRDefault="00557D83" w:rsidP="00557D83">
            <w:pPr>
              <w:spacing w:after="0" w:line="240" w:lineRule="auto"/>
              <w:jc w:val="both"/>
              <w:rPr>
                <w:rFonts w:asciiTheme="majorHAnsi" w:eastAsia="Times New Roman" w:hAnsiTheme="majorHAnsi" w:cs="Times New Roman"/>
                <w:color w:val="000000"/>
                <w:sz w:val="18"/>
                <w:szCs w:val="18"/>
              </w:rPr>
            </w:pPr>
          </w:p>
        </w:tc>
        <w:tc>
          <w:tcPr>
            <w:tcW w:w="1529" w:type="dxa"/>
            <w:tcBorders>
              <w:bottom w:val="single" w:sz="4" w:space="0" w:color="00000A"/>
              <w:right w:val="single" w:sz="4" w:space="0" w:color="00000A"/>
            </w:tcBorders>
            <w:shd w:val="clear" w:color="000000" w:fill="D9D9D9"/>
            <w:tcPrChange w:id="586" w:author="Anshul Agrawal" w:date="2018-07-26T16:38:00Z">
              <w:tcPr>
                <w:tcW w:w="5999" w:type="dxa"/>
                <w:tcBorders>
                  <w:bottom w:val="single" w:sz="4" w:space="0" w:color="00000A"/>
                  <w:right w:val="single" w:sz="4" w:space="0" w:color="00000A"/>
                </w:tcBorders>
                <w:shd w:val="clear" w:color="000000" w:fill="D9D9D9"/>
              </w:tcPr>
            </w:tcPrChange>
          </w:tcPr>
          <w:p w14:paraId="5B3B62AB" w14:textId="77777777" w:rsidR="00557D83" w:rsidRDefault="00557D83" w:rsidP="00557D83">
            <w:pPr>
              <w:spacing w:after="0" w:line="240" w:lineRule="auto"/>
              <w:jc w:val="both"/>
              <w:rPr>
                <w:ins w:id="587" w:author="Anshul Agrawal" w:date="2018-07-26T16:38:00Z"/>
                <w:rFonts w:asciiTheme="majorHAnsi" w:eastAsia="Times New Roman" w:hAnsiTheme="majorHAnsi" w:cs="Times New Roman"/>
                <w:color w:val="000000"/>
                <w:sz w:val="18"/>
                <w:szCs w:val="18"/>
              </w:rPr>
            </w:pPr>
          </w:p>
        </w:tc>
      </w:tr>
      <w:tr w:rsidR="00557D83" w14:paraId="2D5B96B3" w14:textId="77777777" w:rsidTr="00557D83">
        <w:trPr>
          <w:trHeight w:val="300"/>
          <w:trPrChange w:id="588" w:author="Anshul Agrawal" w:date="2018-07-26T16:38:00Z">
            <w:trPr>
              <w:trHeight w:val="300"/>
            </w:trPr>
          </w:trPrChange>
        </w:trPr>
        <w:tc>
          <w:tcPr>
            <w:tcW w:w="858" w:type="dxa"/>
            <w:tcBorders>
              <w:left w:val="single" w:sz="4" w:space="0" w:color="00000A"/>
              <w:bottom w:val="single" w:sz="4" w:space="0" w:color="00000A"/>
              <w:right w:val="single" w:sz="4" w:space="0" w:color="00000A"/>
            </w:tcBorders>
            <w:shd w:val="clear" w:color="auto" w:fill="auto"/>
            <w:vAlign w:val="bottom"/>
            <w:tcPrChange w:id="589" w:author="Anshul Agrawal" w:date="2018-07-26T16:38:00Z">
              <w:tcPr>
                <w:tcW w:w="855" w:type="dxa"/>
                <w:tcBorders>
                  <w:left w:val="single" w:sz="4" w:space="0" w:color="00000A"/>
                  <w:bottom w:val="single" w:sz="4" w:space="0" w:color="00000A"/>
                  <w:right w:val="single" w:sz="4" w:space="0" w:color="00000A"/>
                </w:tcBorders>
                <w:shd w:val="clear" w:color="auto" w:fill="auto"/>
                <w:vAlign w:val="bottom"/>
              </w:tcPr>
            </w:tcPrChange>
          </w:tcPr>
          <w:p w14:paraId="498DE2D3" w14:textId="77777777" w:rsidR="00557D83" w:rsidRDefault="00557D83" w:rsidP="00557D83">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1.4.4.1</w:t>
            </w:r>
          </w:p>
        </w:tc>
        <w:tc>
          <w:tcPr>
            <w:tcW w:w="2248" w:type="dxa"/>
            <w:tcBorders>
              <w:bottom w:val="single" w:sz="4" w:space="0" w:color="00000A"/>
              <w:right w:val="single" w:sz="4" w:space="0" w:color="00000A"/>
            </w:tcBorders>
            <w:shd w:val="clear" w:color="auto" w:fill="auto"/>
            <w:vAlign w:val="bottom"/>
            <w:tcPrChange w:id="590" w:author="Anshul Agrawal" w:date="2018-07-26T16:38:00Z">
              <w:tcPr>
                <w:tcW w:w="2237" w:type="dxa"/>
                <w:tcBorders>
                  <w:bottom w:val="single" w:sz="4" w:space="0" w:color="00000A"/>
                  <w:right w:val="single" w:sz="4" w:space="0" w:color="00000A"/>
                </w:tcBorders>
                <w:shd w:val="clear" w:color="auto" w:fill="auto"/>
                <w:vAlign w:val="bottom"/>
              </w:tcPr>
            </w:tcPrChange>
          </w:tcPr>
          <w:p w14:paraId="6343A3B9" w14:textId="77777777" w:rsidR="00557D83" w:rsidRDefault="00557D83" w:rsidP="00557D83">
            <w:pPr>
              <w:spacing w:after="0" w:line="240" w:lineRule="auto"/>
              <w:ind w:firstLine="800"/>
              <w:jc w:val="both"/>
              <w:rPr>
                <w:rFonts w:asciiTheme="majorHAnsi" w:eastAsia="Times New Roman" w:hAnsiTheme="majorHAnsi" w:cs="Times New Roman"/>
                <w:b/>
                <w:color w:val="000000"/>
                <w:sz w:val="20"/>
                <w:szCs w:val="18"/>
              </w:rPr>
            </w:pPr>
            <w:r>
              <w:rPr>
                <w:rFonts w:asciiTheme="majorHAnsi" w:eastAsia="Times New Roman" w:hAnsiTheme="majorHAnsi" w:cs="Times New Roman"/>
                <w:b/>
                <w:color w:val="000000"/>
                <w:sz w:val="20"/>
                <w:szCs w:val="18"/>
              </w:rPr>
              <w:t>Unstructured</w:t>
            </w:r>
          </w:p>
        </w:tc>
        <w:tc>
          <w:tcPr>
            <w:tcW w:w="4567" w:type="dxa"/>
            <w:tcBorders>
              <w:bottom w:val="single" w:sz="4" w:space="0" w:color="00000A"/>
              <w:right w:val="single" w:sz="4" w:space="0" w:color="00000A"/>
            </w:tcBorders>
            <w:shd w:val="clear" w:color="auto" w:fill="auto"/>
            <w:vAlign w:val="bottom"/>
            <w:tcPrChange w:id="591" w:author="Anshul Agrawal" w:date="2018-07-26T16:38:00Z">
              <w:tcPr>
                <w:tcW w:w="6021" w:type="dxa"/>
                <w:tcBorders>
                  <w:bottom w:val="single" w:sz="4" w:space="0" w:color="00000A"/>
                  <w:right w:val="single" w:sz="4" w:space="0" w:color="00000A"/>
                </w:tcBorders>
                <w:shd w:val="clear" w:color="auto" w:fill="auto"/>
                <w:vAlign w:val="bottom"/>
              </w:tcPr>
            </w:tcPrChange>
          </w:tcPr>
          <w:p w14:paraId="34ECDFB4" w14:textId="77777777" w:rsidR="00557D83" w:rsidRDefault="00557D83" w:rsidP="00557D83">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 </w:t>
            </w:r>
            <w:r>
              <w:rPr>
                <w:rFonts w:asciiTheme="majorHAnsi" w:eastAsia="Times New Roman" w:hAnsiTheme="majorHAnsi" w:cs="Times New Roman"/>
                <w:color w:val="FF0000"/>
                <w:sz w:val="18"/>
                <w:szCs w:val="18"/>
              </w:rPr>
              <w:t>Not available on the BE1AI event message</w:t>
            </w:r>
          </w:p>
        </w:tc>
        <w:tc>
          <w:tcPr>
            <w:tcW w:w="1529" w:type="dxa"/>
            <w:tcBorders>
              <w:bottom w:val="single" w:sz="4" w:space="0" w:color="00000A"/>
              <w:right w:val="single" w:sz="4" w:space="0" w:color="00000A"/>
            </w:tcBorders>
            <w:tcPrChange w:id="592" w:author="Anshul Agrawal" w:date="2018-07-26T16:38:00Z">
              <w:tcPr>
                <w:tcW w:w="5999" w:type="dxa"/>
                <w:tcBorders>
                  <w:bottom w:val="single" w:sz="4" w:space="0" w:color="00000A"/>
                  <w:right w:val="single" w:sz="4" w:space="0" w:color="00000A"/>
                </w:tcBorders>
              </w:tcPr>
            </w:tcPrChange>
          </w:tcPr>
          <w:p w14:paraId="7E4EBAA7" w14:textId="77777777" w:rsidR="00557D83" w:rsidRDefault="00B575F4" w:rsidP="00557D83">
            <w:pPr>
              <w:spacing w:after="0" w:line="240" w:lineRule="auto"/>
              <w:jc w:val="both"/>
              <w:rPr>
                <w:ins w:id="593" w:author="Anshul Agrawal" w:date="2018-07-26T16:38:00Z"/>
                <w:rFonts w:asciiTheme="majorHAnsi" w:eastAsia="Times New Roman" w:hAnsiTheme="majorHAnsi" w:cs="Times New Roman"/>
                <w:color w:val="000000"/>
                <w:sz w:val="18"/>
                <w:szCs w:val="18"/>
              </w:rPr>
            </w:pPr>
            <w:ins w:id="594" w:author="Anshul Agrawal" w:date="2018-07-26T17:52:00Z">
              <w:r>
                <w:rPr>
                  <w:rFonts w:asciiTheme="majorHAnsi" w:eastAsia="Times New Roman" w:hAnsiTheme="majorHAnsi" w:cs="Times New Roman"/>
                  <w:color w:val="FF0000"/>
                  <w:sz w:val="18"/>
                  <w:szCs w:val="18"/>
                </w:rPr>
                <w:t>Available in Domain out</w:t>
              </w:r>
            </w:ins>
          </w:p>
        </w:tc>
      </w:tr>
      <w:tr w:rsidR="00557D83" w14:paraId="7FAD39C6" w14:textId="77777777" w:rsidTr="00557D83">
        <w:trPr>
          <w:trHeight w:val="495"/>
          <w:trPrChange w:id="595" w:author="Anshul Agrawal" w:date="2018-07-26T16:38:00Z">
            <w:trPr>
              <w:trHeight w:val="495"/>
            </w:trPr>
          </w:trPrChange>
        </w:trPr>
        <w:tc>
          <w:tcPr>
            <w:tcW w:w="858" w:type="dxa"/>
            <w:tcBorders>
              <w:left w:val="single" w:sz="4" w:space="0" w:color="00000A"/>
              <w:bottom w:val="single" w:sz="4" w:space="0" w:color="00000A"/>
              <w:right w:val="single" w:sz="4" w:space="0" w:color="00000A"/>
            </w:tcBorders>
            <w:shd w:val="clear" w:color="auto" w:fill="auto"/>
            <w:vAlign w:val="bottom"/>
            <w:tcPrChange w:id="596" w:author="Anshul Agrawal" w:date="2018-07-26T16:38:00Z">
              <w:tcPr>
                <w:tcW w:w="855" w:type="dxa"/>
                <w:tcBorders>
                  <w:left w:val="single" w:sz="4" w:space="0" w:color="00000A"/>
                  <w:bottom w:val="single" w:sz="4" w:space="0" w:color="00000A"/>
                  <w:right w:val="single" w:sz="4" w:space="0" w:color="00000A"/>
                </w:tcBorders>
                <w:shd w:val="clear" w:color="auto" w:fill="auto"/>
                <w:vAlign w:val="bottom"/>
              </w:tcPr>
            </w:tcPrChange>
          </w:tcPr>
          <w:p w14:paraId="2DB11896" w14:textId="77777777" w:rsidR="00557D83" w:rsidRDefault="00557D83" w:rsidP="00557D83">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1.4.5</w:t>
            </w:r>
          </w:p>
        </w:tc>
        <w:tc>
          <w:tcPr>
            <w:tcW w:w="2248" w:type="dxa"/>
            <w:tcBorders>
              <w:bottom w:val="single" w:sz="4" w:space="0" w:color="00000A"/>
              <w:right w:val="single" w:sz="4" w:space="0" w:color="00000A"/>
            </w:tcBorders>
            <w:shd w:val="clear" w:color="auto" w:fill="auto"/>
            <w:vAlign w:val="bottom"/>
            <w:tcPrChange w:id="597" w:author="Anshul Agrawal" w:date="2018-07-26T16:38:00Z">
              <w:tcPr>
                <w:tcW w:w="2237" w:type="dxa"/>
                <w:tcBorders>
                  <w:bottom w:val="single" w:sz="4" w:space="0" w:color="00000A"/>
                  <w:right w:val="single" w:sz="4" w:space="0" w:color="00000A"/>
                </w:tcBorders>
                <w:shd w:val="clear" w:color="auto" w:fill="auto"/>
                <w:vAlign w:val="bottom"/>
              </w:tcPr>
            </w:tcPrChange>
          </w:tcPr>
          <w:p w14:paraId="7E08F7DF" w14:textId="77777777" w:rsidR="00557D83" w:rsidRDefault="00557D83" w:rsidP="00557D83">
            <w:pPr>
              <w:spacing w:after="0" w:line="240" w:lineRule="auto"/>
              <w:ind w:firstLine="400"/>
              <w:jc w:val="both"/>
              <w:rPr>
                <w:rFonts w:asciiTheme="majorHAnsi" w:eastAsia="Times New Roman" w:hAnsiTheme="majorHAnsi" w:cs="Times New Roman"/>
                <w:b/>
                <w:color w:val="000000"/>
                <w:sz w:val="20"/>
                <w:szCs w:val="18"/>
              </w:rPr>
            </w:pPr>
            <w:proofErr w:type="spellStart"/>
            <w:r>
              <w:rPr>
                <w:rFonts w:asciiTheme="majorHAnsi" w:eastAsia="Times New Roman" w:hAnsiTheme="majorHAnsi" w:cs="Times New Roman"/>
                <w:b/>
                <w:color w:val="000000"/>
                <w:sz w:val="20"/>
                <w:szCs w:val="18"/>
              </w:rPr>
              <w:t>AdditionalInfo</w:t>
            </w:r>
            <w:proofErr w:type="spellEnd"/>
          </w:p>
        </w:tc>
        <w:tc>
          <w:tcPr>
            <w:tcW w:w="4567" w:type="dxa"/>
            <w:tcBorders>
              <w:bottom w:val="single" w:sz="4" w:space="0" w:color="00000A"/>
              <w:right w:val="single" w:sz="4" w:space="0" w:color="00000A"/>
            </w:tcBorders>
            <w:shd w:val="clear" w:color="auto" w:fill="auto"/>
            <w:vAlign w:val="bottom"/>
            <w:tcPrChange w:id="598" w:author="Anshul Agrawal" w:date="2018-07-26T16:38:00Z">
              <w:tcPr>
                <w:tcW w:w="6021" w:type="dxa"/>
                <w:tcBorders>
                  <w:bottom w:val="single" w:sz="4" w:space="0" w:color="00000A"/>
                  <w:right w:val="single" w:sz="4" w:space="0" w:color="00000A"/>
                </w:tcBorders>
                <w:shd w:val="clear" w:color="auto" w:fill="auto"/>
                <w:vAlign w:val="bottom"/>
              </w:tcPr>
            </w:tcPrChange>
          </w:tcPr>
          <w:p w14:paraId="391A2DDC" w14:textId="77777777" w:rsidR="00557D83" w:rsidRDefault="00557D83" w:rsidP="00557D83">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 </w:t>
            </w:r>
            <w:r>
              <w:rPr>
                <w:rFonts w:asciiTheme="majorHAnsi" w:eastAsia="Times New Roman" w:hAnsiTheme="majorHAnsi" w:cs="Times New Roman"/>
                <w:color w:val="FF0000"/>
                <w:sz w:val="18"/>
                <w:szCs w:val="18"/>
              </w:rPr>
              <w:t>Not available on the BE1AI event message</w:t>
            </w:r>
          </w:p>
        </w:tc>
        <w:tc>
          <w:tcPr>
            <w:tcW w:w="1529" w:type="dxa"/>
            <w:tcBorders>
              <w:bottom w:val="single" w:sz="4" w:space="0" w:color="00000A"/>
              <w:right w:val="single" w:sz="4" w:space="0" w:color="00000A"/>
            </w:tcBorders>
            <w:tcPrChange w:id="599" w:author="Anshul Agrawal" w:date="2018-07-26T16:38:00Z">
              <w:tcPr>
                <w:tcW w:w="5999" w:type="dxa"/>
                <w:tcBorders>
                  <w:bottom w:val="single" w:sz="4" w:space="0" w:color="00000A"/>
                  <w:right w:val="single" w:sz="4" w:space="0" w:color="00000A"/>
                </w:tcBorders>
              </w:tcPr>
            </w:tcPrChange>
          </w:tcPr>
          <w:p w14:paraId="3C5E1089" w14:textId="77777777" w:rsidR="00557D83" w:rsidRDefault="00557D83" w:rsidP="00557D83">
            <w:pPr>
              <w:spacing w:after="0" w:line="240" w:lineRule="auto"/>
              <w:jc w:val="both"/>
              <w:rPr>
                <w:ins w:id="600" w:author="Anshul Agrawal" w:date="2018-07-26T16:38:00Z"/>
                <w:rFonts w:asciiTheme="majorHAnsi" w:eastAsia="Times New Roman" w:hAnsiTheme="majorHAnsi" w:cs="Times New Roman"/>
                <w:color w:val="000000"/>
                <w:sz w:val="18"/>
                <w:szCs w:val="18"/>
              </w:rPr>
            </w:pPr>
            <w:ins w:id="601" w:author="Anshul Agrawal" w:date="2018-07-26T16:40:00Z">
              <w:r>
                <w:rPr>
                  <w:rFonts w:asciiTheme="majorHAnsi" w:eastAsia="Times New Roman" w:hAnsiTheme="majorHAnsi" w:cs="Times New Roman"/>
                  <w:color w:val="000000"/>
                  <w:sz w:val="18"/>
                  <w:szCs w:val="18"/>
                </w:rPr>
                <w:t>NA</w:t>
              </w:r>
            </w:ins>
          </w:p>
        </w:tc>
      </w:tr>
      <w:tr w:rsidR="00557D83" w14:paraId="6C05FF2C" w14:textId="77777777" w:rsidTr="00557D83">
        <w:trPr>
          <w:trHeight w:val="300"/>
          <w:trPrChange w:id="602" w:author="Anshul Agrawal" w:date="2018-07-26T16:38:00Z">
            <w:trPr>
              <w:trHeight w:val="300"/>
            </w:trPr>
          </w:trPrChange>
        </w:trPr>
        <w:tc>
          <w:tcPr>
            <w:tcW w:w="858" w:type="dxa"/>
            <w:tcBorders>
              <w:left w:val="single" w:sz="4" w:space="0" w:color="00000A"/>
              <w:bottom w:val="single" w:sz="4" w:space="0" w:color="00000A"/>
              <w:right w:val="single" w:sz="4" w:space="0" w:color="00000A"/>
            </w:tcBorders>
            <w:shd w:val="clear" w:color="000000" w:fill="D9D9D9"/>
            <w:vAlign w:val="bottom"/>
            <w:tcPrChange w:id="603" w:author="Anshul Agrawal" w:date="2018-07-26T16:38:00Z">
              <w:tcPr>
                <w:tcW w:w="855" w:type="dxa"/>
                <w:tcBorders>
                  <w:left w:val="single" w:sz="4" w:space="0" w:color="00000A"/>
                  <w:bottom w:val="single" w:sz="4" w:space="0" w:color="00000A"/>
                  <w:right w:val="single" w:sz="4" w:space="0" w:color="00000A"/>
                </w:tcBorders>
                <w:shd w:val="clear" w:color="000000" w:fill="D9D9D9"/>
                <w:vAlign w:val="bottom"/>
              </w:tcPr>
            </w:tcPrChange>
          </w:tcPr>
          <w:p w14:paraId="338E5140" w14:textId="77777777" w:rsidR="00557D83" w:rsidRDefault="00557D83" w:rsidP="00557D83">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1.4.6</w:t>
            </w:r>
          </w:p>
        </w:tc>
        <w:tc>
          <w:tcPr>
            <w:tcW w:w="2248" w:type="dxa"/>
            <w:tcBorders>
              <w:bottom w:val="single" w:sz="4" w:space="0" w:color="00000A"/>
              <w:right w:val="single" w:sz="4" w:space="0" w:color="00000A"/>
            </w:tcBorders>
            <w:shd w:val="clear" w:color="000000" w:fill="D9D9D9"/>
            <w:vAlign w:val="bottom"/>
            <w:tcPrChange w:id="604" w:author="Anshul Agrawal" w:date="2018-07-26T16:38:00Z">
              <w:tcPr>
                <w:tcW w:w="2237" w:type="dxa"/>
                <w:tcBorders>
                  <w:bottom w:val="single" w:sz="4" w:space="0" w:color="00000A"/>
                  <w:right w:val="single" w:sz="4" w:space="0" w:color="00000A"/>
                </w:tcBorders>
                <w:shd w:val="clear" w:color="000000" w:fill="D9D9D9"/>
                <w:vAlign w:val="bottom"/>
              </w:tcPr>
            </w:tcPrChange>
          </w:tcPr>
          <w:p w14:paraId="75CFC283" w14:textId="77777777" w:rsidR="00557D83" w:rsidRDefault="00557D83" w:rsidP="00557D83">
            <w:pPr>
              <w:spacing w:after="0" w:line="240" w:lineRule="auto"/>
              <w:ind w:firstLine="400"/>
              <w:jc w:val="both"/>
              <w:rPr>
                <w:rFonts w:asciiTheme="majorHAnsi" w:eastAsia="Times New Roman" w:hAnsiTheme="majorHAnsi" w:cs="Times New Roman"/>
                <w:color w:val="000000"/>
                <w:sz w:val="20"/>
                <w:szCs w:val="18"/>
              </w:rPr>
            </w:pPr>
            <w:proofErr w:type="spellStart"/>
            <w:r>
              <w:rPr>
                <w:rFonts w:asciiTheme="majorHAnsi" w:eastAsia="Times New Roman" w:hAnsiTheme="majorHAnsi" w:cs="Times New Roman"/>
                <w:color w:val="000000"/>
                <w:sz w:val="20"/>
                <w:szCs w:val="18"/>
              </w:rPr>
              <w:t>AddtionalParams</w:t>
            </w:r>
            <w:proofErr w:type="spellEnd"/>
          </w:p>
        </w:tc>
        <w:tc>
          <w:tcPr>
            <w:tcW w:w="4567" w:type="dxa"/>
            <w:tcBorders>
              <w:bottom w:val="single" w:sz="4" w:space="0" w:color="00000A"/>
              <w:right w:val="single" w:sz="4" w:space="0" w:color="00000A"/>
            </w:tcBorders>
            <w:shd w:val="clear" w:color="000000" w:fill="D9D9D9"/>
            <w:vAlign w:val="bottom"/>
            <w:tcPrChange w:id="605" w:author="Anshul Agrawal" w:date="2018-07-26T16:38:00Z">
              <w:tcPr>
                <w:tcW w:w="6021" w:type="dxa"/>
                <w:tcBorders>
                  <w:bottom w:val="single" w:sz="4" w:space="0" w:color="00000A"/>
                  <w:right w:val="single" w:sz="4" w:space="0" w:color="00000A"/>
                </w:tcBorders>
                <w:shd w:val="clear" w:color="000000" w:fill="D9D9D9"/>
                <w:vAlign w:val="bottom"/>
              </w:tcPr>
            </w:tcPrChange>
          </w:tcPr>
          <w:p w14:paraId="3E66199F" w14:textId="77777777" w:rsidR="00557D83" w:rsidRDefault="00557D83" w:rsidP="00557D83">
            <w:pPr>
              <w:spacing w:after="0" w:line="240" w:lineRule="auto"/>
              <w:jc w:val="both"/>
              <w:rPr>
                <w:rFonts w:asciiTheme="majorHAnsi" w:eastAsia="Times New Roman" w:hAnsiTheme="majorHAnsi" w:cs="Times New Roman"/>
                <w:color w:val="000000"/>
                <w:sz w:val="18"/>
                <w:szCs w:val="18"/>
              </w:rPr>
            </w:pPr>
          </w:p>
        </w:tc>
        <w:tc>
          <w:tcPr>
            <w:tcW w:w="1529" w:type="dxa"/>
            <w:tcBorders>
              <w:bottom w:val="single" w:sz="4" w:space="0" w:color="00000A"/>
              <w:right w:val="single" w:sz="4" w:space="0" w:color="00000A"/>
            </w:tcBorders>
            <w:shd w:val="clear" w:color="000000" w:fill="D9D9D9"/>
            <w:tcPrChange w:id="606" w:author="Anshul Agrawal" w:date="2018-07-26T16:38:00Z">
              <w:tcPr>
                <w:tcW w:w="5999" w:type="dxa"/>
                <w:tcBorders>
                  <w:bottom w:val="single" w:sz="4" w:space="0" w:color="00000A"/>
                  <w:right w:val="single" w:sz="4" w:space="0" w:color="00000A"/>
                </w:tcBorders>
                <w:shd w:val="clear" w:color="000000" w:fill="D9D9D9"/>
              </w:tcPr>
            </w:tcPrChange>
          </w:tcPr>
          <w:p w14:paraId="6DF1B051" w14:textId="77777777" w:rsidR="00557D83" w:rsidRDefault="00557D83" w:rsidP="00557D83">
            <w:pPr>
              <w:spacing w:after="0" w:line="240" w:lineRule="auto"/>
              <w:jc w:val="both"/>
              <w:rPr>
                <w:ins w:id="607" w:author="Anshul Agrawal" w:date="2018-07-26T16:38:00Z"/>
                <w:rFonts w:asciiTheme="majorHAnsi" w:eastAsia="Times New Roman" w:hAnsiTheme="majorHAnsi" w:cs="Times New Roman"/>
                <w:color w:val="000000"/>
                <w:sz w:val="18"/>
                <w:szCs w:val="18"/>
              </w:rPr>
            </w:pPr>
          </w:p>
        </w:tc>
      </w:tr>
      <w:tr w:rsidR="00557D83" w14:paraId="69550289" w14:textId="77777777" w:rsidTr="00557D83">
        <w:trPr>
          <w:trHeight w:val="300"/>
          <w:trPrChange w:id="608" w:author="Anshul Agrawal" w:date="2018-07-26T16:38:00Z">
            <w:trPr>
              <w:trHeight w:val="300"/>
            </w:trPr>
          </w:trPrChange>
        </w:trPr>
        <w:tc>
          <w:tcPr>
            <w:tcW w:w="858" w:type="dxa"/>
            <w:tcBorders>
              <w:left w:val="single" w:sz="4" w:space="0" w:color="00000A"/>
              <w:bottom w:val="single" w:sz="4" w:space="0" w:color="00000A"/>
              <w:right w:val="single" w:sz="4" w:space="0" w:color="00000A"/>
            </w:tcBorders>
            <w:shd w:val="clear" w:color="auto" w:fill="auto"/>
            <w:vAlign w:val="bottom"/>
            <w:tcPrChange w:id="609" w:author="Anshul Agrawal" w:date="2018-07-26T16:38:00Z">
              <w:tcPr>
                <w:tcW w:w="855" w:type="dxa"/>
                <w:tcBorders>
                  <w:left w:val="single" w:sz="4" w:space="0" w:color="00000A"/>
                  <w:bottom w:val="single" w:sz="4" w:space="0" w:color="00000A"/>
                  <w:right w:val="single" w:sz="4" w:space="0" w:color="00000A"/>
                </w:tcBorders>
                <w:shd w:val="clear" w:color="auto" w:fill="auto"/>
                <w:vAlign w:val="bottom"/>
              </w:tcPr>
            </w:tcPrChange>
          </w:tcPr>
          <w:p w14:paraId="3D1B1C9E" w14:textId="77777777" w:rsidR="00557D83" w:rsidRDefault="00557D83" w:rsidP="00557D83">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1.4.6.1</w:t>
            </w:r>
          </w:p>
        </w:tc>
        <w:tc>
          <w:tcPr>
            <w:tcW w:w="2248" w:type="dxa"/>
            <w:tcBorders>
              <w:bottom w:val="single" w:sz="4" w:space="0" w:color="00000A"/>
              <w:right w:val="single" w:sz="4" w:space="0" w:color="00000A"/>
            </w:tcBorders>
            <w:shd w:val="clear" w:color="auto" w:fill="auto"/>
            <w:vAlign w:val="bottom"/>
            <w:tcPrChange w:id="610" w:author="Anshul Agrawal" w:date="2018-07-26T16:38:00Z">
              <w:tcPr>
                <w:tcW w:w="2237" w:type="dxa"/>
                <w:tcBorders>
                  <w:bottom w:val="single" w:sz="4" w:space="0" w:color="00000A"/>
                  <w:right w:val="single" w:sz="4" w:space="0" w:color="00000A"/>
                </w:tcBorders>
                <w:shd w:val="clear" w:color="auto" w:fill="auto"/>
                <w:vAlign w:val="bottom"/>
              </w:tcPr>
            </w:tcPrChange>
          </w:tcPr>
          <w:p w14:paraId="5425A6F3" w14:textId="77777777" w:rsidR="00557D83" w:rsidRDefault="00557D83" w:rsidP="00557D83">
            <w:pPr>
              <w:spacing w:after="0" w:line="240" w:lineRule="auto"/>
              <w:ind w:firstLine="800"/>
              <w:jc w:val="both"/>
              <w:rPr>
                <w:rFonts w:asciiTheme="majorHAnsi" w:eastAsia="Times New Roman" w:hAnsiTheme="majorHAnsi" w:cs="Times New Roman"/>
                <w:b/>
                <w:color w:val="000000"/>
                <w:sz w:val="20"/>
                <w:szCs w:val="18"/>
              </w:rPr>
            </w:pPr>
            <w:r>
              <w:rPr>
                <w:rFonts w:asciiTheme="majorHAnsi" w:eastAsia="Times New Roman" w:hAnsiTheme="majorHAnsi" w:cs="Times New Roman"/>
                <w:b/>
                <w:color w:val="000000"/>
                <w:sz w:val="20"/>
                <w:szCs w:val="18"/>
              </w:rPr>
              <w:t>Key</w:t>
            </w:r>
          </w:p>
        </w:tc>
        <w:tc>
          <w:tcPr>
            <w:tcW w:w="4567" w:type="dxa"/>
            <w:tcBorders>
              <w:bottom w:val="single" w:sz="4" w:space="0" w:color="00000A"/>
              <w:right w:val="single" w:sz="4" w:space="0" w:color="00000A"/>
            </w:tcBorders>
            <w:shd w:val="clear" w:color="auto" w:fill="auto"/>
            <w:vAlign w:val="bottom"/>
            <w:tcPrChange w:id="611" w:author="Anshul Agrawal" w:date="2018-07-26T16:38:00Z">
              <w:tcPr>
                <w:tcW w:w="6021" w:type="dxa"/>
                <w:tcBorders>
                  <w:bottom w:val="single" w:sz="4" w:space="0" w:color="00000A"/>
                  <w:right w:val="single" w:sz="4" w:space="0" w:color="00000A"/>
                </w:tcBorders>
                <w:shd w:val="clear" w:color="auto" w:fill="auto"/>
                <w:vAlign w:val="bottom"/>
              </w:tcPr>
            </w:tcPrChange>
          </w:tcPr>
          <w:p w14:paraId="4382920B" w14:textId="77777777" w:rsidR="00557D83" w:rsidRDefault="00557D83" w:rsidP="00557D83">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 Not applicable</w:t>
            </w:r>
          </w:p>
        </w:tc>
        <w:tc>
          <w:tcPr>
            <w:tcW w:w="1529" w:type="dxa"/>
            <w:tcBorders>
              <w:bottom w:val="single" w:sz="4" w:space="0" w:color="00000A"/>
              <w:right w:val="single" w:sz="4" w:space="0" w:color="00000A"/>
            </w:tcBorders>
            <w:tcPrChange w:id="612" w:author="Anshul Agrawal" w:date="2018-07-26T16:38:00Z">
              <w:tcPr>
                <w:tcW w:w="5999" w:type="dxa"/>
                <w:tcBorders>
                  <w:bottom w:val="single" w:sz="4" w:space="0" w:color="00000A"/>
                  <w:right w:val="single" w:sz="4" w:space="0" w:color="00000A"/>
                </w:tcBorders>
              </w:tcPr>
            </w:tcPrChange>
          </w:tcPr>
          <w:p w14:paraId="03297AB4" w14:textId="77777777" w:rsidR="00557D83" w:rsidRDefault="00557D83" w:rsidP="00557D83">
            <w:pPr>
              <w:spacing w:after="0" w:line="240" w:lineRule="auto"/>
              <w:jc w:val="both"/>
              <w:rPr>
                <w:ins w:id="613" w:author="Anshul Agrawal" w:date="2018-07-26T16:38:00Z"/>
                <w:rFonts w:asciiTheme="majorHAnsi" w:eastAsia="Times New Roman" w:hAnsiTheme="majorHAnsi" w:cs="Times New Roman"/>
                <w:color w:val="000000"/>
                <w:sz w:val="18"/>
                <w:szCs w:val="18"/>
              </w:rPr>
            </w:pPr>
          </w:p>
        </w:tc>
      </w:tr>
      <w:tr w:rsidR="00557D83" w14:paraId="23785716" w14:textId="77777777" w:rsidTr="00557D83">
        <w:trPr>
          <w:trHeight w:val="300"/>
          <w:trPrChange w:id="614" w:author="Anshul Agrawal" w:date="2018-07-26T16:38:00Z">
            <w:trPr>
              <w:trHeight w:val="300"/>
            </w:trPr>
          </w:trPrChange>
        </w:trPr>
        <w:tc>
          <w:tcPr>
            <w:tcW w:w="858" w:type="dxa"/>
            <w:tcBorders>
              <w:left w:val="single" w:sz="4" w:space="0" w:color="00000A"/>
              <w:bottom w:val="single" w:sz="4" w:space="0" w:color="00000A"/>
              <w:right w:val="single" w:sz="4" w:space="0" w:color="00000A"/>
            </w:tcBorders>
            <w:shd w:val="clear" w:color="auto" w:fill="auto"/>
            <w:vAlign w:val="bottom"/>
            <w:tcPrChange w:id="615" w:author="Anshul Agrawal" w:date="2018-07-26T16:38:00Z">
              <w:tcPr>
                <w:tcW w:w="855" w:type="dxa"/>
                <w:tcBorders>
                  <w:left w:val="single" w:sz="4" w:space="0" w:color="00000A"/>
                  <w:bottom w:val="single" w:sz="4" w:space="0" w:color="00000A"/>
                  <w:right w:val="single" w:sz="4" w:space="0" w:color="00000A"/>
                </w:tcBorders>
                <w:shd w:val="clear" w:color="auto" w:fill="auto"/>
                <w:vAlign w:val="bottom"/>
              </w:tcPr>
            </w:tcPrChange>
          </w:tcPr>
          <w:p w14:paraId="7D4F35FB" w14:textId="77777777" w:rsidR="00557D83" w:rsidRDefault="00557D83" w:rsidP="00557D83">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1.4.6.2</w:t>
            </w:r>
          </w:p>
        </w:tc>
        <w:tc>
          <w:tcPr>
            <w:tcW w:w="2248" w:type="dxa"/>
            <w:tcBorders>
              <w:bottom w:val="single" w:sz="4" w:space="0" w:color="00000A"/>
              <w:right w:val="single" w:sz="4" w:space="0" w:color="00000A"/>
            </w:tcBorders>
            <w:shd w:val="clear" w:color="auto" w:fill="auto"/>
            <w:vAlign w:val="bottom"/>
            <w:tcPrChange w:id="616" w:author="Anshul Agrawal" w:date="2018-07-26T16:38:00Z">
              <w:tcPr>
                <w:tcW w:w="2237" w:type="dxa"/>
                <w:tcBorders>
                  <w:bottom w:val="single" w:sz="4" w:space="0" w:color="00000A"/>
                  <w:right w:val="single" w:sz="4" w:space="0" w:color="00000A"/>
                </w:tcBorders>
                <w:shd w:val="clear" w:color="auto" w:fill="auto"/>
                <w:vAlign w:val="bottom"/>
              </w:tcPr>
            </w:tcPrChange>
          </w:tcPr>
          <w:p w14:paraId="62D6EAD2" w14:textId="77777777" w:rsidR="00557D83" w:rsidRDefault="00557D83" w:rsidP="00557D83">
            <w:pPr>
              <w:spacing w:after="0" w:line="240" w:lineRule="auto"/>
              <w:ind w:firstLine="800"/>
              <w:jc w:val="both"/>
              <w:rPr>
                <w:rFonts w:asciiTheme="majorHAnsi" w:eastAsia="Times New Roman" w:hAnsiTheme="majorHAnsi" w:cs="Times New Roman"/>
                <w:b/>
                <w:color w:val="000000"/>
                <w:sz w:val="20"/>
                <w:szCs w:val="18"/>
              </w:rPr>
            </w:pPr>
            <w:r>
              <w:rPr>
                <w:rFonts w:asciiTheme="majorHAnsi" w:eastAsia="Times New Roman" w:hAnsiTheme="majorHAnsi" w:cs="Times New Roman"/>
                <w:b/>
                <w:color w:val="000000"/>
                <w:sz w:val="20"/>
                <w:szCs w:val="18"/>
              </w:rPr>
              <w:t>Value</w:t>
            </w:r>
          </w:p>
        </w:tc>
        <w:tc>
          <w:tcPr>
            <w:tcW w:w="4567" w:type="dxa"/>
            <w:tcBorders>
              <w:bottom w:val="single" w:sz="4" w:space="0" w:color="00000A"/>
              <w:right w:val="single" w:sz="4" w:space="0" w:color="00000A"/>
            </w:tcBorders>
            <w:shd w:val="clear" w:color="auto" w:fill="auto"/>
            <w:vAlign w:val="bottom"/>
            <w:tcPrChange w:id="617" w:author="Anshul Agrawal" w:date="2018-07-26T16:38:00Z">
              <w:tcPr>
                <w:tcW w:w="6021" w:type="dxa"/>
                <w:tcBorders>
                  <w:bottom w:val="single" w:sz="4" w:space="0" w:color="00000A"/>
                  <w:right w:val="single" w:sz="4" w:space="0" w:color="00000A"/>
                </w:tcBorders>
                <w:shd w:val="clear" w:color="auto" w:fill="auto"/>
                <w:vAlign w:val="bottom"/>
              </w:tcPr>
            </w:tcPrChange>
          </w:tcPr>
          <w:p w14:paraId="69FB783E" w14:textId="77777777" w:rsidR="00557D83" w:rsidRDefault="00557D83" w:rsidP="00557D83">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 Not applicable</w:t>
            </w:r>
          </w:p>
        </w:tc>
        <w:tc>
          <w:tcPr>
            <w:tcW w:w="1529" w:type="dxa"/>
            <w:tcBorders>
              <w:bottom w:val="single" w:sz="4" w:space="0" w:color="00000A"/>
              <w:right w:val="single" w:sz="4" w:space="0" w:color="00000A"/>
            </w:tcBorders>
            <w:tcPrChange w:id="618" w:author="Anshul Agrawal" w:date="2018-07-26T16:38:00Z">
              <w:tcPr>
                <w:tcW w:w="5999" w:type="dxa"/>
                <w:tcBorders>
                  <w:bottom w:val="single" w:sz="4" w:space="0" w:color="00000A"/>
                  <w:right w:val="single" w:sz="4" w:space="0" w:color="00000A"/>
                </w:tcBorders>
              </w:tcPr>
            </w:tcPrChange>
          </w:tcPr>
          <w:p w14:paraId="6F40C953" w14:textId="77777777" w:rsidR="00557D83" w:rsidRDefault="00557D83" w:rsidP="00557D83">
            <w:pPr>
              <w:spacing w:after="0" w:line="240" w:lineRule="auto"/>
              <w:jc w:val="both"/>
              <w:rPr>
                <w:ins w:id="619" w:author="Anshul Agrawal" w:date="2018-07-26T16:38:00Z"/>
                <w:rFonts w:asciiTheme="majorHAnsi" w:eastAsia="Times New Roman" w:hAnsiTheme="majorHAnsi" w:cs="Times New Roman"/>
                <w:color w:val="000000"/>
                <w:sz w:val="18"/>
                <w:szCs w:val="18"/>
              </w:rPr>
            </w:pPr>
          </w:p>
        </w:tc>
      </w:tr>
    </w:tbl>
    <w:p w14:paraId="5AB1AA0D" w14:textId="77777777" w:rsidR="00A927AF" w:rsidRDefault="00232925">
      <w:pPr>
        <w:jc w:val="both"/>
        <w:rPr>
          <w:rFonts w:asciiTheme="majorHAnsi" w:hAnsiTheme="majorHAnsi" w:cs="Arial"/>
          <w:sz w:val="14"/>
          <w:szCs w:val="22"/>
          <w:lang w:eastAsia="ko-KR"/>
        </w:rPr>
      </w:pPr>
      <w:r>
        <w:br w:type="page"/>
      </w:r>
    </w:p>
    <w:p w14:paraId="6CD5A45D" w14:textId="77777777" w:rsidR="00A927AF" w:rsidRDefault="00A927AF">
      <w:pPr>
        <w:jc w:val="both"/>
        <w:rPr>
          <w:rFonts w:asciiTheme="majorHAnsi" w:hAnsiTheme="majorHAnsi" w:cs="Arial"/>
          <w:sz w:val="14"/>
          <w:szCs w:val="22"/>
          <w:lang w:eastAsia="ko-KR"/>
        </w:rPr>
      </w:pPr>
    </w:p>
    <w:p w14:paraId="5B0F7659" w14:textId="77777777" w:rsidR="00A927AF" w:rsidRDefault="00A927AF">
      <w:pPr>
        <w:jc w:val="both"/>
        <w:rPr>
          <w:rFonts w:asciiTheme="majorHAnsi" w:hAnsiTheme="majorHAnsi" w:cs="Arial"/>
          <w:b/>
          <w:i/>
          <w:sz w:val="22"/>
          <w:szCs w:val="22"/>
          <w:lang w:eastAsia="ko-KR"/>
        </w:rPr>
      </w:pPr>
      <w:bookmarkStart w:id="620" w:name="_Fraud_Module%3A_Response"/>
      <w:bookmarkEnd w:id="620"/>
    </w:p>
    <w:p w14:paraId="7B3C2A31" w14:textId="77777777" w:rsidR="00A927AF" w:rsidRDefault="00232925">
      <w:pPr>
        <w:pStyle w:val="Heading2"/>
        <w:numPr>
          <w:ilvl w:val="1"/>
          <w:numId w:val="2"/>
        </w:numPr>
        <w:tabs>
          <w:tab w:val="left" w:pos="720"/>
        </w:tabs>
        <w:ind w:left="0"/>
        <w:jc w:val="both"/>
        <w:rPr>
          <w:color w:val="00000A"/>
        </w:rPr>
      </w:pPr>
      <w:bookmarkStart w:id="621" w:name="_RFDS%3A_Fraud_Detection"/>
      <w:bookmarkStart w:id="622" w:name="_Toc519866149"/>
      <w:bookmarkEnd w:id="621"/>
      <w:r>
        <w:rPr>
          <w:color w:val="00000A"/>
        </w:rPr>
        <w:t>RFDS: Fraud Detection Methodology</w:t>
      </w:r>
      <w:bookmarkEnd w:id="622"/>
      <w:r>
        <w:rPr>
          <w:color w:val="00000A"/>
        </w:rPr>
        <w:t xml:space="preserve"> </w:t>
      </w:r>
    </w:p>
    <w:p w14:paraId="4E2B8F4A" w14:textId="77777777" w:rsidR="00A927AF" w:rsidRDefault="00A927AF">
      <w:pPr>
        <w:jc w:val="both"/>
        <w:rPr>
          <w:rFonts w:asciiTheme="majorHAnsi" w:hAnsiTheme="majorHAnsi" w:cs="Arial"/>
          <w:sz w:val="22"/>
          <w:szCs w:val="22"/>
          <w:lang w:eastAsia="ko-KR"/>
        </w:rPr>
      </w:pPr>
    </w:p>
    <w:p w14:paraId="7824DC87"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RFDS Fraud Detection methodology will be built around two components:</w:t>
      </w:r>
    </w:p>
    <w:p w14:paraId="392D0E4B" w14:textId="77777777" w:rsidR="00A927AF" w:rsidRDefault="00232925">
      <w:pPr>
        <w:pStyle w:val="ListParagraph"/>
        <w:numPr>
          <w:ilvl w:val="0"/>
          <w:numId w:val="14"/>
        </w:numPr>
        <w:jc w:val="both"/>
        <w:rPr>
          <w:rFonts w:asciiTheme="majorHAnsi" w:hAnsiTheme="majorHAnsi" w:cs="Arial"/>
          <w:sz w:val="22"/>
          <w:szCs w:val="22"/>
          <w:lang w:eastAsia="ko-KR"/>
        </w:rPr>
      </w:pPr>
      <w:r>
        <w:rPr>
          <w:rFonts w:asciiTheme="majorHAnsi" w:hAnsiTheme="majorHAnsi" w:cs="Arial"/>
          <w:sz w:val="22"/>
          <w:szCs w:val="22"/>
          <w:lang w:eastAsia="ko-KR"/>
        </w:rPr>
        <w:t>Blacklist Entity field to Payment Message field mapping.</w:t>
      </w:r>
    </w:p>
    <w:p w14:paraId="108A38C7" w14:textId="77777777" w:rsidR="00A927AF" w:rsidRDefault="00232925">
      <w:pPr>
        <w:pStyle w:val="ListParagraph"/>
        <w:numPr>
          <w:ilvl w:val="0"/>
          <w:numId w:val="14"/>
        </w:numPr>
        <w:jc w:val="both"/>
        <w:rPr>
          <w:rFonts w:asciiTheme="majorHAnsi" w:hAnsiTheme="majorHAnsi" w:cs="Arial"/>
          <w:sz w:val="22"/>
          <w:szCs w:val="22"/>
          <w:lang w:eastAsia="ko-KR"/>
        </w:rPr>
      </w:pPr>
      <w:proofErr w:type="spellStart"/>
      <w:r>
        <w:rPr>
          <w:rFonts w:asciiTheme="majorHAnsi" w:hAnsiTheme="majorHAnsi" w:cs="Arial"/>
          <w:sz w:val="22"/>
          <w:szCs w:val="22"/>
          <w:lang w:eastAsia="ko-KR"/>
        </w:rPr>
        <w:t>FraudScore</w:t>
      </w:r>
      <w:proofErr w:type="spellEnd"/>
      <w:r>
        <w:rPr>
          <w:rFonts w:asciiTheme="majorHAnsi" w:hAnsiTheme="majorHAnsi" w:cs="Arial"/>
          <w:sz w:val="22"/>
          <w:szCs w:val="22"/>
          <w:lang w:eastAsia="ko-KR"/>
        </w:rPr>
        <w:t xml:space="preserve"> – a weighted score to determine a “Hit”</w:t>
      </w:r>
    </w:p>
    <w:p w14:paraId="21B0E27E" w14:textId="77777777" w:rsidR="00A927AF" w:rsidRDefault="00232925">
      <w:pPr>
        <w:jc w:val="both"/>
        <w:rPr>
          <w:rFonts w:asciiTheme="majorHAnsi" w:hAnsiTheme="majorHAnsi" w:cs="Arial"/>
          <w:b/>
          <w:sz w:val="24"/>
          <w:szCs w:val="22"/>
          <w:lang w:eastAsia="ko-KR"/>
        </w:rPr>
      </w:pPr>
      <w:proofErr w:type="spellStart"/>
      <w:r>
        <w:rPr>
          <w:rFonts w:asciiTheme="majorHAnsi" w:hAnsiTheme="majorHAnsi" w:cs="Arial"/>
          <w:b/>
          <w:sz w:val="24"/>
          <w:szCs w:val="22"/>
          <w:lang w:eastAsia="ko-KR"/>
        </w:rPr>
        <w:t>BlackList</w:t>
      </w:r>
      <w:proofErr w:type="spellEnd"/>
      <w:r>
        <w:rPr>
          <w:rFonts w:asciiTheme="majorHAnsi" w:hAnsiTheme="majorHAnsi" w:cs="Arial"/>
          <w:b/>
          <w:sz w:val="24"/>
          <w:szCs w:val="22"/>
          <w:lang w:eastAsia="ko-KR"/>
        </w:rPr>
        <w:t xml:space="preserve"> Entity field to Payment Message field mapping</w:t>
      </w:r>
    </w:p>
    <w:p w14:paraId="19EDB818"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 xml:space="preserve">RFDS shall scan each of the Blacklisted entity field values against 'relevant fields' on the Request Payload for a Hit. </w:t>
      </w:r>
    </w:p>
    <w:p w14:paraId="4FBC2CA9"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The mapping between these fields has been shown in the table below.</w:t>
      </w:r>
    </w:p>
    <w:tbl>
      <w:tblPr>
        <w:tblW w:w="5000" w:type="pct"/>
        <w:tblCellMar>
          <w:top w:w="15" w:type="dxa"/>
          <w:left w:w="15" w:type="dxa"/>
          <w:right w:w="15" w:type="dxa"/>
        </w:tblCellMar>
        <w:tblLook w:val="04A0" w:firstRow="1" w:lastRow="0" w:firstColumn="1" w:lastColumn="0" w:noHBand="0" w:noVBand="1"/>
      </w:tblPr>
      <w:tblGrid>
        <w:gridCol w:w="1981"/>
        <w:gridCol w:w="1333"/>
        <w:gridCol w:w="1416"/>
        <w:gridCol w:w="894"/>
        <w:gridCol w:w="895"/>
        <w:gridCol w:w="897"/>
        <w:gridCol w:w="895"/>
        <w:gridCol w:w="895"/>
      </w:tblGrid>
      <w:tr w:rsidR="00A927AF" w14:paraId="7FA89FC6" w14:textId="77777777">
        <w:trPr>
          <w:trHeight w:val="315"/>
        </w:trPr>
        <w:tc>
          <w:tcPr>
            <w:tcW w:w="9205" w:type="dxa"/>
            <w:gridSpan w:val="8"/>
            <w:shd w:val="clear" w:color="000000" w:fill="16365C"/>
            <w:vAlign w:val="bottom"/>
          </w:tcPr>
          <w:p w14:paraId="010A353A" w14:textId="77777777" w:rsidR="00A927AF" w:rsidRDefault="00232925">
            <w:pPr>
              <w:jc w:val="both"/>
              <w:rPr>
                <w:sz w:val="20"/>
                <w:szCs w:val="20"/>
              </w:rPr>
            </w:pPr>
            <w:proofErr w:type="spellStart"/>
            <w:r>
              <w:rPr>
                <w:color w:val="FFFFFF"/>
              </w:rPr>
              <w:t>BlackList</w:t>
            </w:r>
            <w:proofErr w:type="spellEnd"/>
            <w:r>
              <w:rPr>
                <w:color w:val="FFFFFF"/>
              </w:rPr>
              <w:t xml:space="preserve"> Entity Field to Payment Message Field Scan Mapping</w:t>
            </w:r>
          </w:p>
        </w:tc>
      </w:tr>
      <w:tr w:rsidR="00A927AF" w14:paraId="331CEF8C" w14:textId="77777777">
        <w:trPr>
          <w:trHeight w:val="300"/>
        </w:trPr>
        <w:tc>
          <w:tcPr>
            <w:tcW w:w="1980" w:type="dxa"/>
            <w:vMerge w:val="restart"/>
            <w:tcBorders>
              <w:top w:val="single" w:sz="4" w:space="0" w:color="00000A"/>
              <w:left w:val="single" w:sz="4" w:space="0" w:color="00000A"/>
              <w:bottom w:val="single" w:sz="4" w:space="0" w:color="00000A"/>
              <w:right w:val="single" w:sz="4" w:space="0" w:color="00000A"/>
            </w:tcBorders>
            <w:shd w:val="clear" w:color="000000" w:fill="538DD5"/>
            <w:vAlign w:val="center"/>
          </w:tcPr>
          <w:p w14:paraId="0306677F" w14:textId="77777777" w:rsidR="00A927AF" w:rsidRDefault="00232925">
            <w:pPr>
              <w:jc w:val="both"/>
              <w:rPr>
                <w:rFonts w:asciiTheme="majorHAnsi" w:hAnsiTheme="majorHAnsi"/>
                <w:color w:val="FFFFFF"/>
                <w:sz w:val="22"/>
                <w:szCs w:val="22"/>
              </w:rPr>
            </w:pPr>
            <w:proofErr w:type="spellStart"/>
            <w:r>
              <w:rPr>
                <w:rFonts w:asciiTheme="majorHAnsi" w:hAnsiTheme="majorHAnsi"/>
                <w:color w:val="FFFFFF"/>
                <w:sz w:val="22"/>
                <w:szCs w:val="22"/>
              </w:rPr>
              <w:t>BlackList</w:t>
            </w:r>
            <w:proofErr w:type="spellEnd"/>
            <w:r>
              <w:rPr>
                <w:rFonts w:asciiTheme="majorHAnsi" w:hAnsiTheme="majorHAnsi"/>
                <w:color w:val="FFFFFF"/>
                <w:sz w:val="22"/>
                <w:szCs w:val="22"/>
              </w:rPr>
              <w:t xml:space="preserve"> Entity Fields  </w:t>
            </w:r>
          </w:p>
        </w:tc>
        <w:tc>
          <w:tcPr>
            <w:tcW w:w="1333" w:type="dxa"/>
            <w:vMerge w:val="restart"/>
            <w:tcBorders>
              <w:top w:val="single" w:sz="4" w:space="0" w:color="00000A"/>
              <w:left w:val="single" w:sz="4" w:space="0" w:color="00000A"/>
              <w:bottom w:val="single" w:sz="4" w:space="0" w:color="00000A"/>
              <w:right w:val="single" w:sz="4" w:space="0" w:color="00000A"/>
            </w:tcBorders>
            <w:shd w:val="clear" w:color="000000" w:fill="C5D9F1"/>
            <w:vAlign w:val="center"/>
          </w:tcPr>
          <w:p w14:paraId="27BD15D5" w14:textId="77777777" w:rsidR="00A927AF" w:rsidRDefault="00232925">
            <w:pPr>
              <w:jc w:val="both"/>
              <w:rPr>
                <w:rFonts w:asciiTheme="majorHAnsi" w:hAnsiTheme="majorHAnsi"/>
                <w:color w:val="000000"/>
                <w:sz w:val="22"/>
                <w:szCs w:val="18"/>
              </w:rPr>
            </w:pPr>
            <w:r>
              <w:rPr>
                <w:rFonts w:asciiTheme="majorHAnsi" w:hAnsiTheme="majorHAnsi"/>
                <w:color w:val="000000"/>
                <w:sz w:val="22"/>
                <w:szCs w:val="18"/>
              </w:rPr>
              <w:t xml:space="preserve">Name </w:t>
            </w:r>
          </w:p>
        </w:tc>
        <w:tc>
          <w:tcPr>
            <w:tcW w:w="1416" w:type="dxa"/>
            <w:vMerge w:val="restart"/>
            <w:tcBorders>
              <w:top w:val="single" w:sz="4" w:space="0" w:color="00000A"/>
              <w:left w:val="single" w:sz="4" w:space="0" w:color="00000A"/>
              <w:bottom w:val="single" w:sz="4" w:space="0" w:color="00000A"/>
              <w:right w:val="single" w:sz="4" w:space="0" w:color="00000A"/>
            </w:tcBorders>
            <w:shd w:val="clear" w:color="000000" w:fill="C5D9F1"/>
            <w:vAlign w:val="center"/>
          </w:tcPr>
          <w:p w14:paraId="1BFB43AE" w14:textId="77777777" w:rsidR="00A927AF" w:rsidRDefault="00232925">
            <w:pPr>
              <w:jc w:val="both"/>
              <w:rPr>
                <w:rFonts w:asciiTheme="majorHAnsi" w:hAnsiTheme="majorHAnsi"/>
                <w:color w:val="000000"/>
                <w:sz w:val="22"/>
                <w:szCs w:val="18"/>
              </w:rPr>
            </w:pPr>
            <w:r>
              <w:rPr>
                <w:rFonts w:asciiTheme="majorHAnsi" w:hAnsiTheme="majorHAnsi"/>
                <w:color w:val="000000"/>
                <w:sz w:val="22"/>
                <w:szCs w:val="18"/>
              </w:rPr>
              <w:t xml:space="preserve">Account # </w:t>
            </w:r>
          </w:p>
        </w:tc>
        <w:tc>
          <w:tcPr>
            <w:tcW w:w="4476" w:type="dxa"/>
            <w:gridSpan w:val="5"/>
            <w:tcBorders>
              <w:top w:val="single" w:sz="4" w:space="0" w:color="00000A"/>
              <w:bottom w:val="single" w:sz="4" w:space="0" w:color="00000A"/>
              <w:right w:val="single" w:sz="4" w:space="0" w:color="00000A"/>
            </w:tcBorders>
            <w:shd w:val="clear" w:color="000000" w:fill="C5D9F1"/>
            <w:vAlign w:val="bottom"/>
          </w:tcPr>
          <w:p w14:paraId="116036A4" w14:textId="77777777" w:rsidR="00A927AF" w:rsidRDefault="00232925">
            <w:pPr>
              <w:jc w:val="both"/>
              <w:rPr>
                <w:rFonts w:asciiTheme="majorHAnsi" w:hAnsiTheme="majorHAnsi"/>
                <w:color w:val="000000"/>
                <w:sz w:val="22"/>
                <w:szCs w:val="18"/>
              </w:rPr>
            </w:pPr>
            <w:r>
              <w:rPr>
                <w:rFonts w:asciiTheme="majorHAnsi" w:hAnsiTheme="majorHAnsi"/>
                <w:color w:val="000000"/>
                <w:sz w:val="22"/>
                <w:szCs w:val="18"/>
              </w:rPr>
              <w:t>Address Fields</w:t>
            </w:r>
          </w:p>
        </w:tc>
      </w:tr>
      <w:tr w:rsidR="00A927AF" w14:paraId="229D0F3A" w14:textId="77777777">
        <w:trPr>
          <w:trHeight w:val="300"/>
        </w:trPr>
        <w:tc>
          <w:tcPr>
            <w:tcW w:w="1980" w:type="dxa"/>
            <w:vMerge/>
            <w:tcBorders>
              <w:top w:val="single" w:sz="4" w:space="0" w:color="00000A"/>
              <w:left w:val="single" w:sz="4" w:space="0" w:color="00000A"/>
              <w:bottom w:val="single" w:sz="4" w:space="0" w:color="00000A"/>
              <w:right w:val="single" w:sz="4" w:space="0" w:color="00000A"/>
            </w:tcBorders>
            <w:shd w:val="clear" w:color="auto" w:fill="auto"/>
            <w:tcMar>
              <w:top w:w="0" w:type="dxa"/>
              <w:left w:w="-5" w:type="dxa"/>
              <w:right w:w="0" w:type="dxa"/>
            </w:tcMar>
            <w:vAlign w:val="center"/>
          </w:tcPr>
          <w:p w14:paraId="781E89A6" w14:textId="77777777" w:rsidR="00A927AF" w:rsidRDefault="00A927AF">
            <w:pPr>
              <w:jc w:val="both"/>
              <w:rPr>
                <w:rFonts w:asciiTheme="majorHAnsi" w:hAnsiTheme="majorHAnsi"/>
                <w:color w:val="FFFFFF"/>
                <w:sz w:val="22"/>
                <w:szCs w:val="22"/>
              </w:rPr>
            </w:pPr>
          </w:p>
        </w:tc>
        <w:tc>
          <w:tcPr>
            <w:tcW w:w="1333" w:type="dxa"/>
            <w:vMerge/>
            <w:tcBorders>
              <w:top w:val="single" w:sz="4" w:space="0" w:color="00000A"/>
              <w:left w:val="single" w:sz="4" w:space="0" w:color="00000A"/>
              <w:bottom w:val="single" w:sz="4" w:space="0" w:color="00000A"/>
              <w:right w:val="single" w:sz="4" w:space="0" w:color="00000A"/>
            </w:tcBorders>
            <w:shd w:val="clear" w:color="auto" w:fill="auto"/>
            <w:tcMar>
              <w:top w:w="0" w:type="dxa"/>
              <w:left w:w="-5" w:type="dxa"/>
              <w:right w:w="0" w:type="dxa"/>
            </w:tcMar>
            <w:vAlign w:val="center"/>
          </w:tcPr>
          <w:p w14:paraId="4693A38F" w14:textId="77777777" w:rsidR="00A927AF" w:rsidRDefault="00A927AF">
            <w:pPr>
              <w:jc w:val="both"/>
              <w:rPr>
                <w:rFonts w:asciiTheme="majorHAnsi" w:hAnsiTheme="majorHAnsi"/>
                <w:color w:val="000000"/>
                <w:sz w:val="22"/>
                <w:szCs w:val="18"/>
              </w:rPr>
            </w:pPr>
          </w:p>
        </w:tc>
        <w:tc>
          <w:tcPr>
            <w:tcW w:w="1416" w:type="dxa"/>
            <w:vMerge/>
            <w:tcBorders>
              <w:top w:val="single" w:sz="4" w:space="0" w:color="00000A"/>
              <w:left w:val="single" w:sz="4" w:space="0" w:color="00000A"/>
              <w:bottom w:val="single" w:sz="4" w:space="0" w:color="00000A"/>
              <w:right w:val="single" w:sz="4" w:space="0" w:color="00000A"/>
            </w:tcBorders>
            <w:shd w:val="clear" w:color="auto" w:fill="auto"/>
            <w:tcMar>
              <w:top w:w="0" w:type="dxa"/>
              <w:left w:w="-5" w:type="dxa"/>
              <w:right w:w="0" w:type="dxa"/>
            </w:tcMar>
            <w:vAlign w:val="center"/>
          </w:tcPr>
          <w:p w14:paraId="28F68156" w14:textId="77777777" w:rsidR="00A927AF" w:rsidRDefault="00A927AF">
            <w:pPr>
              <w:jc w:val="both"/>
              <w:rPr>
                <w:rFonts w:asciiTheme="majorHAnsi" w:hAnsiTheme="majorHAnsi"/>
                <w:color w:val="000000"/>
                <w:sz w:val="22"/>
                <w:szCs w:val="18"/>
              </w:rPr>
            </w:pPr>
          </w:p>
        </w:tc>
        <w:tc>
          <w:tcPr>
            <w:tcW w:w="894" w:type="dxa"/>
            <w:tcBorders>
              <w:bottom w:val="single" w:sz="4" w:space="0" w:color="00000A"/>
              <w:right w:val="single" w:sz="4" w:space="0" w:color="00000A"/>
            </w:tcBorders>
            <w:shd w:val="clear" w:color="000000" w:fill="C5D9F1"/>
            <w:vAlign w:val="bottom"/>
          </w:tcPr>
          <w:p w14:paraId="13CC98A9" w14:textId="77777777" w:rsidR="00A927AF" w:rsidRDefault="00232925">
            <w:pPr>
              <w:jc w:val="both"/>
              <w:rPr>
                <w:rFonts w:asciiTheme="majorHAnsi" w:hAnsiTheme="majorHAnsi"/>
                <w:color w:val="000000"/>
                <w:sz w:val="22"/>
                <w:szCs w:val="18"/>
              </w:rPr>
            </w:pPr>
            <w:r>
              <w:rPr>
                <w:rFonts w:asciiTheme="majorHAnsi" w:hAnsiTheme="majorHAnsi"/>
                <w:color w:val="000000"/>
                <w:sz w:val="22"/>
                <w:szCs w:val="18"/>
              </w:rPr>
              <w:t>Street Name</w:t>
            </w:r>
          </w:p>
        </w:tc>
        <w:tc>
          <w:tcPr>
            <w:tcW w:w="895" w:type="dxa"/>
            <w:tcBorders>
              <w:bottom w:val="single" w:sz="4" w:space="0" w:color="00000A"/>
              <w:right w:val="single" w:sz="4" w:space="0" w:color="00000A"/>
            </w:tcBorders>
            <w:shd w:val="clear" w:color="000000" w:fill="C5D9F1"/>
            <w:vAlign w:val="bottom"/>
          </w:tcPr>
          <w:p w14:paraId="2B094BC2" w14:textId="77777777" w:rsidR="00A927AF" w:rsidRDefault="00232925">
            <w:pPr>
              <w:jc w:val="both"/>
              <w:rPr>
                <w:rFonts w:asciiTheme="majorHAnsi" w:hAnsiTheme="majorHAnsi"/>
                <w:color w:val="000000"/>
                <w:sz w:val="22"/>
                <w:szCs w:val="18"/>
              </w:rPr>
            </w:pPr>
            <w:r>
              <w:rPr>
                <w:rFonts w:asciiTheme="majorHAnsi" w:hAnsiTheme="majorHAnsi"/>
                <w:color w:val="000000"/>
                <w:sz w:val="22"/>
                <w:szCs w:val="18"/>
              </w:rPr>
              <w:t>Building Number</w:t>
            </w:r>
          </w:p>
        </w:tc>
        <w:tc>
          <w:tcPr>
            <w:tcW w:w="897" w:type="dxa"/>
            <w:tcBorders>
              <w:bottom w:val="single" w:sz="4" w:space="0" w:color="00000A"/>
              <w:right w:val="single" w:sz="4" w:space="0" w:color="00000A"/>
            </w:tcBorders>
            <w:shd w:val="clear" w:color="000000" w:fill="C5D9F1"/>
            <w:vAlign w:val="bottom"/>
          </w:tcPr>
          <w:p w14:paraId="1EAC2C71" w14:textId="77777777" w:rsidR="00A927AF" w:rsidRDefault="00232925">
            <w:pPr>
              <w:jc w:val="both"/>
              <w:rPr>
                <w:rFonts w:asciiTheme="majorHAnsi" w:hAnsiTheme="majorHAnsi"/>
                <w:color w:val="000000"/>
                <w:sz w:val="22"/>
                <w:szCs w:val="18"/>
              </w:rPr>
            </w:pPr>
            <w:r>
              <w:rPr>
                <w:rFonts w:asciiTheme="majorHAnsi" w:hAnsiTheme="majorHAnsi"/>
                <w:color w:val="000000"/>
                <w:sz w:val="22"/>
                <w:szCs w:val="18"/>
              </w:rPr>
              <w:t>Post Code</w:t>
            </w:r>
          </w:p>
        </w:tc>
        <w:tc>
          <w:tcPr>
            <w:tcW w:w="895" w:type="dxa"/>
            <w:tcBorders>
              <w:bottom w:val="single" w:sz="4" w:space="0" w:color="00000A"/>
              <w:right w:val="single" w:sz="4" w:space="0" w:color="00000A"/>
            </w:tcBorders>
            <w:shd w:val="clear" w:color="000000" w:fill="C5D9F1"/>
            <w:vAlign w:val="bottom"/>
          </w:tcPr>
          <w:p w14:paraId="4E31B228" w14:textId="77777777" w:rsidR="00A927AF" w:rsidRDefault="00232925">
            <w:pPr>
              <w:jc w:val="both"/>
              <w:rPr>
                <w:rFonts w:asciiTheme="majorHAnsi" w:hAnsiTheme="majorHAnsi"/>
                <w:color w:val="000000"/>
                <w:sz w:val="22"/>
                <w:szCs w:val="18"/>
              </w:rPr>
            </w:pPr>
            <w:r>
              <w:rPr>
                <w:rFonts w:asciiTheme="majorHAnsi" w:hAnsiTheme="majorHAnsi"/>
                <w:color w:val="000000"/>
                <w:sz w:val="22"/>
                <w:szCs w:val="18"/>
              </w:rPr>
              <w:t>Town Name</w:t>
            </w:r>
          </w:p>
        </w:tc>
        <w:tc>
          <w:tcPr>
            <w:tcW w:w="895" w:type="dxa"/>
            <w:tcBorders>
              <w:bottom w:val="single" w:sz="4" w:space="0" w:color="00000A"/>
              <w:right w:val="single" w:sz="4" w:space="0" w:color="00000A"/>
            </w:tcBorders>
            <w:shd w:val="clear" w:color="000000" w:fill="C5D9F1"/>
            <w:vAlign w:val="bottom"/>
          </w:tcPr>
          <w:p w14:paraId="638C90D4" w14:textId="77777777" w:rsidR="00A927AF" w:rsidRDefault="00232925">
            <w:pPr>
              <w:jc w:val="both"/>
              <w:rPr>
                <w:rFonts w:asciiTheme="majorHAnsi" w:hAnsiTheme="majorHAnsi"/>
                <w:color w:val="000000"/>
                <w:sz w:val="22"/>
                <w:szCs w:val="18"/>
              </w:rPr>
            </w:pPr>
            <w:r>
              <w:rPr>
                <w:rFonts w:asciiTheme="majorHAnsi" w:hAnsiTheme="majorHAnsi"/>
                <w:color w:val="000000"/>
                <w:sz w:val="22"/>
                <w:szCs w:val="18"/>
              </w:rPr>
              <w:t>Country</w:t>
            </w:r>
          </w:p>
        </w:tc>
      </w:tr>
      <w:tr w:rsidR="00A927AF" w14:paraId="518DC364" w14:textId="77777777">
        <w:trPr>
          <w:trHeight w:val="1200"/>
        </w:trPr>
        <w:tc>
          <w:tcPr>
            <w:tcW w:w="1980" w:type="dxa"/>
            <w:tcBorders>
              <w:top w:val="single" w:sz="4" w:space="0" w:color="00000A"/>
              <w:left w:val="single" w:sz="4" w:space="0" w:color="00000A"/>
              <w:bottom w:val="single" w:sz="4" w:space="0" w:color="00000A"/>
              <w:right w:val="single" w:sz="4" w:space="0" w:color="00000A"/>
            </w:tcBorders>
            <w:shd w:val="clear" w:color="000000" w:fill="538DD5"/>
            <w:vAlign w:val="center"/>
          </w:tcPr>
          <w:p w14:paraId="7E5DE15C" w14:textId="77777777" w:rsidR="00A927AF" w:rsidRDefault="00232925">
            <w:pPr>
              <w:jc w:val="both"/>
              <w:rPr>
                <w:rFonts w:asciiTheme="majorHAnsi" w:hAnsiTheme="majorHAnsi"/>
                <w:color w:val="FFFFFF"/>
                <w:sz w:val="22"/>
                <w:szCs w:val="22"/>
              </w:rPr>
            </w:pPr>
            <w:r>
              <w:rPr>
                <w:rFonts w:asciiTheme="majorHAnsi" w:hAnsiTheme="majorHAnsi"/>
                <w:color w:val="FFFFFF"/>
                <w:sz w:val="22"/>
                <w:szCs w:val="22"/>
              </w:rPr>
              <w:lastRenderedPageBreak/>
              <w:t>Payment Message ‘Relevant Fields’</w:t>
            </w:r>
          </w:p>
        </w:tc>
        <w:tc>
          <w:tcPr>
            <w:tcW w:w="1333" w:type="dxa"/>
            <w:tcBorders>
              <w:bottom w:val="single" w:sz="4" w:space="0" w:color="00000A"/>
              <w:right w:val="single" w:sz="4" w:space="0" w:color="00000A"/>
            </w:tcBorders>
            <w:shd w:val="clear" w:color="auto" w:fill="auto"/>
          </w:tcPr>
          <w:p w14:paraId="729B7696" w14:textId="77777777" w:rsidR="00A927AF" w:rsidRDefault="00232925">
            <w:pPr>
              <w:jc w:val="both"/>
              <w:rPr>
                <w:rFonts w:asciiTheme="majorHAnsi" w:hAnsiTheme="majorHAnsi"/>
                <w:color w:val="000000"/>
                <w:sz w:val="20"/>
                <w:szCs w:val="18"/>
              </w:rPr>
            </w:pPr>
            <w:r>
              <w:rPr>
                <w:rFonts w:asciiTheme="majorHAnsi" w:hAnsiTheme="majorHAnsi"/>
                <w:color w:val="000000"/>
                <w:sz w:val="20"/>
                <w:szCs w:val="18"/>
              </w:rPr>
              <w:t>Debtor Name</w:t>
            </w:r>
            <w:r>
              <w:rPr>
                <w:rFonts w:asciiTheme="majorHAnsi" w:hAnsiTheme="majorHAnsi"/>
                <w:color w:val="000000"/>
                <w:sz w:val="20"/>
                <w:szCs w:val="18"/>
              </w:rPr>
              <w:br/>
              <w:t>Creditor Name</w:t>
            </w:r>
            <w:r>
              <w:rPr>
                <w:rFonts w:asciiTheme="majorHAnsi" w:hAnsiTheme="majorHAnsi"/>
                <w:color w:val="000000"/>
                <w:sz w:val="20"/>
                <w:szCs w:val="18"/>
              </w:rPr>
              <w:br/>
              <w:t>End To End Id</w:t>
            </w:r>
            <w:r>
              <w:rPr>
                <w:rFonts w:asciiTheme="majorHAnsi" w:hAnsiTheme="majorHAnsi"/>
                <w:color w:val="000000"/>
                <w:sz w:val="20"/>
                <w:szCs w:val="18"/>
              </w:rPr>
              <w:br/>
              <w:t>Remittance Info</w:t>
            </w:r>
            <w:r>
              <w:rPr>
                <w:rFonts w:asciiTheme="majorHAnsi" w:hAnsiTheme="majorHAnsi"/>
                <w:color w:val="000000"/>
                <w:sz w:val="20"/>
                <w:szCs w:val="18"/>
              </w:rPr>
              <w:br/>
              <w:t>Additional Info</w:t>
            </w:r>
          </w:p>
        </w:tc>
        <w:tc>
          <w:tcPr>
            <w:tcW w:w="1416" w:type="dxa"/>
            <w:tcBorders>
              <w:bottom w:val="single" w:sz="4" w:space="0" w:color="00000A"/>
              <w:right w:val="single" w:sz="4" w:space="0" w:color="00000A"/>
            </w:tcBorders>
            <w:shd w:val="clear" w:color="auto" w:fill="auto"/>
          </w:tcPr>
          <w:p w14:paraId="5121558C" w14:textId="77777777" w:rsidR="00A927AF" w:rsidRDefault="00232925">
            <w:pPr>
              <w:jc w:val="both"/>
              <w:rPr>
                <w:rFonts w:asciiTheme="majorHAnsi" w:hAnsiTheme="majorHAnsi"/>
                <w:color w:val="000000"/>
                <w:sz w:val="20"/>
                <w:szCs w:val="18"/>
              </w:rPr>
            </w:pPr>
            <w:r>
              <w:rPr>
                <w:rFonts w:asciiTheme="majorHAnsi" w:hAnsiTheme="majorHAnsi"/>
                <w:color w:val="000000"/>
                <w:sz w:val="20"/>
                <w:szCs w:val="18"/>
              </w:rPr>
              <w:t>Debtor A/c Id</w:t>
            </w:r>
            <w:r>
              <w:rPr>
                <w:rFonts w:asciiTheme="majorHAnsi" w:hAnsiTheme="majorHAnsi"/>
                <w:color w:val="000000"/>
                <w:sz w:val="20"/>
                <w:szCs w:val="18"/>
              </w:rPr>
              <w:br/>
              <w:t>Creditor A/c Id</w:t>
            </w:r>
            <w:r>
              <w:rPr>
                <w:rFonts w:asciiTheme="majorHAnsi" w:hAnsiTheme="majorHAnsi"/>
                <w:color w:val="000000"/>
                <w:sz w:val="20"/>
                <w:szCs w:val="18"/>
              </w:rPr>
              <w:br/>
              <w:t>End To End Id</w:t>
            </w:r>
            <w:r>
              <w:rPr>
                <w:rFonts w:asciiTheme="majorHAnsi" w:hAnsiTheme="majorHAnsi"/>
                <w:color w:val="000000"/>
                <w:sz w:val="20"/>
                <w:szCs w:val="18"/>
              </w:rPr>
              <w:br/>
              <w:t>Remittance Info</w:t>
            </w:r>
            <w:r>
              <w:rPr>
                <w:rFonts w:asciiTheme="majorHAnsi" w:hAnsiTheme="majorHAnsi"/>
                <w:color w:val="000000"/>
                <w:sz w:val="20"/>
                <w:szCs w:val="18"/>
              </w:rPr>
              <w:br/>
              <w:t>Additional Info</w:t>
            </w:r>
          </w:p>
        </w:tc>
        <w:tc>
          <w:tcPr>
            <w:tcW w:w="894" w:type="dxa"/>
            <w:tcBorders>
              <w:top w:val="single" w:sz="4" w:space="0" w:color="00000A"/>
              <w:bottom w:val="single" w:sz="4" w:space="0" w:color="00000A"/>
              <w:right w:val="single" w:sz="4" w:space="0" w:color="00000A"/>
            </w:tcBorders>
            <w:shd w:val="clear" w:color="auto" w:fill="auto"/>
          </w:tcPr>
          <w:p w14:paraId="06DBBBD9" w14:textId="77777777" w:rsidR="00A927AF" w:rsidRDefault="00232925">
            <w:pPr>
              <w:jc w:val="both"/>
              <w:rPr>
                <w:rFonts w:asciiTheme="majorHAnsi" w:hAnsiTheme="majorHAnsi"/>
                <w:color w:val="000000"/>
                <w:sz w:val="20"/>
                <w:szCs w:val="18"/>
              </w:rPr>
            </w:pPr>
            <w:r>
              <w:rPr>
                <w:rFonts w:asciiTheme="majorHAnsi" w:hAnsiTheme="majorHAnsi"/>
                <w:color w:val="000000"/>
                <w:sz w:val="20"/>
                <w:szCs w:val="18"/>
              </w:rPr>
              <w:t>Debtor Street Name/ Creditor Street Name</w:t>
            </w:r>
          </w:p>
        </w:tc>
        <w:tc>
          <w:tcPr>
            <w:tcW w:w="895" w:type="dxa"/>
            <w:tcBorders>
              <w:top w:val="single" w:sz="4" w:space="0" w:color="00000A"/>
              <w:bottom w:val="single" w:sz="4" w:space="0" w:color="00000A"/>
              <w:right w:val="single" w:sz="4" w:space="0" w:color="00000A"/>
            </w:tcBorders>
            <w:shd w:val="clear" w:color="auto" w:fill="auto"/>
            <w:tcMar>
              <w:top w:w="0" w:type="dxa"/>
              <w:left w:w="0" w:type="dxa"/>
              <w:right w:w="0" w:type="dxa"/>
            </w:tcMar>
          </w:tcPr>
          <w:p w14:paraId="36C21B18" w14:textId="77777777" w:rsidR="00A927AF" w:rsidRDefault="00232925">
            <w:pPr>
              <w:jc w:val="both"/>
              <w:rPr>
                <w:rFonts w:asciiTheme="majorHAnsi" w:hAnsiTheme="majorHAnsi"/>
                <w:color w:val="000000"/>
                <w:sz w:val="20"/>
                <w:szCs w:val="18"/>
              </w:rPr>
            </w:pPr>
            <w:r>
              <w:rPr>
                <w:rFonts w:asciiTheme="majorHAnsi" w:hAnsiTheme="majorHAnsi"/>
                <w:color w:val="000000"/>
                <w:sz w:val="20"/>
                <w:szCs w:val="18"/>
              </w:rPr>
              <w:t>Debtor Building Number/ Creditor Building Number</w:t>
            </w:r>
          </w:p>
        </w:tc>
        <w:tc>
          <w:tcPr>
            <w:tcW w:w="897" w:type="dxa"/>
            <w:tcBorders>
              <w:top w:val="single" w:sz="4" w:space="0" w:color="00000A"/>
              <w:bottom w:val="single" w:sz="4" w:space="0" w:color="00000A"/>
              <w:right w:val="single" w:sz="4" w:space="0" w:color="00000A"/>
            </w:tcBorders>
            <w:shd w:val="clear" w:color="auto" w:fill="auto"/>
            <w:tcMar>
              <w:top w:w="0" w:type="dxa"/>
              <w:left w:w="0" w:type="dxa"/>
              <w:right w:w="0" w:type="dxa"/>
            </w:tcMar>
          </w:tcPr>
          <w:p w14:paraId="4F964873" w14:textId="77777777" w:rsidR="00A927AF" w:rsidRDefault="00232925">
            <w:pPr>
              <w:jc w:val="both"/>
              <w:rPr>
                <w:rFonts w:asciiTheme="majorHAnsi" w:hAnsiTheme="majorHAnsi"/>
                <w:color w:val="000000"/>
                <w:sz w:val="20"/>
                <w:szCs w:val="18"/>
              </w:rPr>
            </w:pPr>
            <w:r>
              <w:rPr>
                <w:rFonts w:asciiTheme="majorHAnsi" w:hAnsiTheme="majorHAnsi"/>
                <w:color w:val="000000"/>
                <w:sz w:val="20"/>
                <w:szCs w:val="18"/>
              </w:rPr>
              <w:t>Debtor Post Code/ Creditor Post Code</w:t>
            </w:r>
          </w:p>
        </w:tc>
        <w:tc>
          <w:tcPr>
            <w:tcW w:w="895" w:type="dxa"/>
            <w:tcBorders>
              <w:top w:val="single" w:sz="4" w:space="0" w:color="00000A"/>
              <w:bottom w:val="single" w:sz="4" w:space="0" w:color="00000A"/>
              <w:right w:val="single" w:sz="4" w:space="0" w:color="00000A"/>
            </w:tcBorders>
            <w:shd w:val="clear" w:color="auto" w:fill="auto"/>
            <w:tcMar>
              <w:top w:w="0" w:type="dxa"/>
              <w:left w:w="0" w:type="dxa"/>
              <w:right w:w="0" w:type="dxa"/>
            </w:tcMar>
          </w:tcPr>
          <w:p w14:paraId="536650B9" w14:textId="77777777" w:rsidR="00A927AF" w:rsidRDefault="00232925">
            <w:pPr>
              <w:jc w:val="both"/>
              <w:rPr>
                <w:rFonts w:asciiTheme="majorHAnsi" w:hAnsiTheme="majorHAnsi"/>
                <w:color w:val="000000"/>
                <w:sz w:val="20"/>
                <w:szCs w:val="18"/>
              </w:rPr>
            </w:pPr>
            <w:r>
              <w:rPr>
                <w:rFonts w:asciiTheme="majorHAnsi" w:hAnsiTheme="majorHAnsi"/>
                <w:color w:val="000000"/>
                <w:sz w:val="20"/>
                <w:szCs w:val="18"/>
              </w:rPr>
              <w:t>Debtor Town Name/ Creditor Town Name</w:t>
            </w:r>
          </w:p>
        </w:tc>
        <w:tc>
          <w:tcPr>
            <w:tcW w:w="895" w:type="dxa"/>
            <w:tcBorders>
              <w:top w:val="single" w:sz="4" w:space="0" w:color="00000A"/>
              <w:bottom w:val="single" w:sz="4" w:space="0" w:color="00000A"/>
              <w:right w:val="single" w:sz="4" w:space="0" w:color="00000A"/>
            </w:tcBorders>
            <w:shd w:val="clear" w:color="auto" w:fill="auto"/>
            <w:tcMar>
              <w:top w:w="0" w:type="dxa"/>
              <w:left w:w="0" w:type="dxa"/>
              <w:right w:w="0" w:type="dxa"/>
            </w:tcMar>
          </w:tcPr>
          <w:p w14:paraId="1733A718" w14:textId="77777777" w:rsidR="00A927AF" w:rsidRDefault="00232925">
            <w:pPr>
              <w:jc w:val="both"/>
              <w:rPr>
                <w:rFonts w:asciiTheme="majorHAnsi" w:hAnsiTheme="majorHAnsi"/>
                <w:color w:val="000000"/>
                <w:sz w:val="20"/>
                <w:szCs w:val="18"/>
              </w:rPr>
            </w:pPr>
            <w:r>
              <w:rPr>
                <w:rFonts w:asciiTheme="majorHAnsi" w:hAnsiTheme="majorHAnsi"/>
                <w:color w:val="000000"/>
                <w:sz w:val="20"/>
                <w:szCs w:val="18"/>
              </w:rPr>
              <w:t xml:space="preserve">Debtor Country/ </w:t>
            </w:r>
          </w:p>
          <w:p w14:paraId="339E0E0C" w14:textId="77777777" w:rsidR="00A927AF" w:rsidRDefault="00232925">
            <w:pPr>
              <w:jc w:val="both"/>
              <w:rPr>
                <w:rFonts w:asciiTheme="majorHAnsi" w:hAnsiTheme="majorHAnsi"/>
                <w:color w:val="000000"/>
                <w:sz w:val="20"/>
                <w:szCs w:val="18"/>
              </w:rPr>
            </w:pPr>
            <w:r>
              <w:rPr>
                <w:rFonts w:asciiTheme="majorHAnsi" w:hAnsiTheme="majorHAnsi"/>
                <w:color w:val="000000"/>
                <w:sz w:val="20"/>
                <w:szCs w:val="18"/>
              </w:rPr>
              <w:t>Creditor Country</w:t>
            </w:r>
          </w:p>
        </w:tc>
      </w:tr>
    </w:tbl>
    <w:p w14:paraId="468DB5C9" w14:textId="77777777" w:rsidR="00A927AF" w:rsidRDefault="00232925">
      <w:pPr>
        <w:jc w:val="both"/>
        <w:rPr>
          <w:lang w:eastAsia="ko-KR"/>
        </w:rPr>
      </w:pPr>
      <w:r>
        <w:rPr>
          <w:lang w:eastAsia="ko-KR"/>
        </w:rPr>
        <w:t xml:space="preserve"> </w:t>
      </w:r>
    </w:p>
    <w:p w14:paraId="4583AD6C"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 xml:space="preserve">As an example: </w:t>
      </w:r>
    </w:p>
    <w:p w14:paraId="67A0D40F"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The value in the 'Name' field from Black List shall be scanned against:</w:t>
      </w:r>
    </w:p>
    <w:p w14:paraId="1FF43CC3" w14:textId="77777777" w:rsidR="00A927AF" w:rsidRDefault="00232925">
      <w:pPr>
        <w:pStyle w:val="ListParagraph"/>
        <w:numPr>
          <w:ilvl w:val="0"/>
          <w:numId w:val="13"/>
        </w:numPr>
        <w:jc w:val="both"/>
        <w:rPr>
          <w:rFonts w:asciiTheme="majorHAnsi" w:hAnsiTheme="majorHAnsi" w:cs="Arial"/>
          <w:sz w:val="22"/>
          <w:szCs w:val="22"/>
          <w:lang w:eastAsia="ko-KR"/>
        </w:rPr>
      </w:pPr>
      <w:r>
        <w:rPr>
          <w:rFonts w:asciiTheme="majorHAnsi" w:hAnsiTheme="majorHAnsi" w:cs="Arial"/>
          <w:sz w:val="22"/>
          <w:szCs w:val="22"/>
          <w:lang w:eastAsia="ko-KR"/>
        </w:rPr>
        <w:t xml:space="preserve">Debtor and Creditor name, </w:t>
      </w:r>
    </w:p>
    <w:p w14:paraId="77CBBB3C" w14:textId="77777777" w:rsidR="00A927AF" w:rsidRDefault="00232925">
      <w:pPr>
        <w:pStyle w:val="ListParagraph"/>
        <w:numPr>
          <w:ilvl w:val="0"/>
          <w:numId w:val="13"/>
        </w:numPr>
        <w:jc w:val="both"/>
        <w:rPr>
          <w:rFonts w:asciiTheme="majorHAnsi" w:hAnsiTheme="majorHAnsi" w:cs="Arial"/>
          <w:sz w:val="22"/>
          <w:szCs w:val="22"/>
          <w:lang w:eastAsia="ko-KR"/>
        </w:rPr>
      </w:pPr>
      <w:r>
        <w:rPr>
          <w:rFonts w:asciiTheme="majorHAnsi" w:hAnsiTheme="majorHAnsi" w:cs="Arial"/>
          <w:sz w:val="22"/>
          <w:szCs w:val="22"/>
          <w:lang w:eastAsia="ko-KR"/>
        </w:rPr>
        <w:t xml:space="preserve">End to End Id, </w:t>
      </w:r>
    </w:p>
    <w:p w14:paraId="5DDAE80D" w14:textId="77777777" w:rsidR="00A927AF" w:rsidRDefault="00232925">
      <w:pPr>
        <w:pStyle w:val="ListParagraph"/>
        <w:numPr>
          <w:ilvl w:val="0"/>
          <w:numId w:val="13"/>
        </w:numPr>
        <w:jc w:val="both"/>
        <w:rPr>
          <w:rFonts w:asciiTheme="majorHAnsi" w:hAnsiTheme="majorHAnsi" w:cs="Arial"/>
          <w:sz w:val="22"/>
          <w:szCs w:val="22"/>
          <w:lang w:eastAsia="ko-KR"/>
        </w:rPr>
      </w:pPr>
      <w:r>
        <w:rPr>
          <w:rFonts w:asciiTheme="majorHAnsi" w:hAnsiTheme="majorHAnsi" w:cs="Arial"/>
          <w:sz w:val="22"/>
          <w:szCs w:val="22"/>
          <w:lang w:eastAsia="ko-KR"/>
        </w:rPr>
        <w:t xml:space="preserve">Remittance Info, </w:t>
      </w:r>
    </w:p>
    <w:p w14:paraId="32053349" w14:textId="77777777" w:rsidR="00A927AF" w:rsidRDefault="00232925">
      <w:pPr>
        <w:pStyle w:val="ListParagraph"/>
        <w:numPr>
          <w:ilvl w:val="0"/>
          <w:numId w:val="13"/>
        </w:numPr>
        <w:jc w:val="both"/>
        <w:rPr>
          <w:rFonts w:asciiTheme="majorHAnsi" w:hAnsiTheme="majorHAnsi" w:cs="Arial"/>
          <w:sz w:val="22"/>
          <w:szCs w:val="22"/>
          <w:lang w:eastAsia="ko-KR"/>
        </w:rPr>
      </w:pPr>
      <w:r>
        <w:rPr>
          <w:rFonts w:asciiTheme="majorHAnsi" w:hAnsiTheme="majorHAnsi" w:cs="Arial"/>
          <w:sz w:val="22"/>
          <w:szCs w:val="22"/>
          <w:lang w:eastAsia="ko-KR"/>
        </w:rPr>
        <w:t xml:space="preserve">Additional Info </w:t>
      </w:r>
    </w:p>
    <w:p w14:paraId="0C8D34F7" w14:textId="77777777" w:rsidR="00A927AF" w:rsidRDefault="00232925">
      <w:pPr>
        <w:jc w:val="both"/>
        <w:rPr>
          <w:rFonts w:asciiTheme="majorHAnsi" w:hAnsiTheme="majorHAnsi" w:cs="Arial"/>
          <w:sz w:val="22"/>
          <w:szCs w:val="22"/>
          <w:lang w:eastAsia="ko-KR"/>
        </w:rPr>
      </w:pPr>
      <w:proofErr w:type="gramStart"/>
      <w:r>
        <w:rPr>
          <w:rFonts w:asciiTheme="majorHAnsi" w:hAnsiTheme="majorHAnsi" w:cs="Arial"/>
          <w:sz w:val="22"/>
          <w:szCs w:val="22"/>
          <w:lang w:eastAsia="ko-KR"/>
        </w:rPr>
        <w:t>on</w:t>
      </w:r>
      <w:proofErr w:type="gramEnd"/>
      <w:r>
        <w:rPr>
          <w:rFonts w:asciiTheme="majorHAnsi" w:hAnsiTheme="majorHAnsi" w:cs="Arial"/>
          <w:sz w:val="22"/>
          <w:szCs w:val="22"/>
          <w:lang w:eastAsia="ko-KR"/>
        </w:rPr>
        <w:t xml:space="preserve"> the incoming and outgoing Credit Transfer, Request For Payment &amp; Request for Return of Funds messages.</w:t>
      </w:r>
    </w:p>
    <w:p w14:paraId="2035991C"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The scan will be case and space in-sensitive.</w:t>
      </w:r>
    </w:p>
    <w:p w14:paraId="433F958C" w14:textId="77777777" w:rsidR="00A927AF" w:rsidRDefault="00232925">
      <w:pPr>
        <w:jc w:val="both"/>
        <w:rPr>
          <w:rFonts w:asciiTheme="majorHAnsi" w:hAnsiTheme="majorHAnsi" w:cs="Arial"/>
          <w:b/>
          <w:sz w:val="24"/>
          <w:szCs w:val="22"/>
          <w:lang w:eastAsia="ko-KR"/>
        </w:rPr>
      </w:pPr>
      <w:proofErr w:type="spellStart"/>
      <w:r>
        <w:rPr>
          <w:rFonts w:asciiTheme="majorHAnsi" w:hAnsiTheme="majorHAnsi" w:cs="Arial"/>
          <w:b/>
          <w:sz w:val="24"/>
          <w:szCs w:val="22"/>
          <w:lang w:eastAsia="ko-KR"/>
        </w:rPr>
        <w:t>FraudScore</w:t>
      </w:r>
      <w:proofErr w:type="spellEnd"/>
    </w:p>
    <w:p w14:paraId="7958F58C"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 xml:space="preserve">There are various fields in a Blacklist Entity - (Name, Account#, Address fields, </w:t>
      </w:r>
      <w:proofErr w:type="spellStart"/>
      <w:r>
        <w:rPr>
          <w:rFonts w:asciiTheme="majorHAnsi" w:hAnsiTheme="majorHAnsi" w:cs="Arial"/>
          <w:sz w:val="22"/>
          <w:szCs w:val="22"/>
          <w:lang w:eastAsia="ko-KR"/>
        </w:rPr>
        <w:t>etc</w:t>
      </w:r>
      <w:proofErr w:type="spellEnd"/>
      <w:r>
        <w:rPr>
          <w:rFonts w:asciiTheme="majorHAnsi" w:hAnsiTheme="majorHAnsi" w:cs="Arial"/>
          <w:sz w:val="22"/>
          <w:szCs w:val="22"/>
          <w:lang w:eastAsia="ko-KR"/>
        </w:rPr>
        <w:t xml:space="preserve">). While RFDS has a map defined for these fields </w:t>
      </w:r>
      <w:r>
        <w:rPr>
          <w:rFonts w:asciiTheme="majorHAnsi" w:hAnsiTheme="majorHAnsi" w:cs="Arial"/>
          <w:sz w:val="22"/>
          <w:szCs w:val="22"/>
          <w:lang w:eastAsia="ko-KR"/>
        </w:rPr>
        <w:lastRenderedPageBreak/>
        <w:t xml:space="preserve">against Payment Message fields, in order to effectively define a “Hit”, there is a need to generate a ‘score’ that takes into account the weightage/ significance each of the Blacklist entity fields have. </w:t>
      </w:r>
    </w:p>
    <w:p w14:paraId="64D0E5F5"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 xml:space="preserve">For example,  the probability for a match to be found for the  “name” field in the Blacklist entity against payment messages is very high – which could lead to a large number of ‘false positives’. </w:t>
      </w:r>
    </w:p>
    <w:p w14:paraId="3D12C9A3"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Comparatively, the probability of a match against account# field being a ‘false positive’ is very low.</w:t>
      </w:r>
    </w:p>
    <w:p w14:paraId="14CE3FB2"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In order to account for this, FRDS will use a simple weighted score generation algorithm to come up with a “</w:t>
      </w:r>
      <w:proofErr w:type="spellStart"/>
      <w:r>
        <w:rPr>
          <w:rFonts w:asciiTheme="majorHAnsi" w:hAnsiTheme="majorHAnsi" w:cs="Arial"/>
          <w:sz w:val="22"/>
          <w:szCs w:val="22"/>
          <w:lang w:eastAsia="ko-KR"/>
        </w:rPr>
        <w:t>FraudScore</w:t>
      </w:r>
      <w:proofErr w:type="spellEnd"/>
      <w:r>
        <w:rPr>
          <w:rFonts w:asciiTheme="majorHAnsi" w:hAnsiTheme="majorHAnsi" w:cs="Arial"/>
          <w:sz w:val="22"/>
          <w:szCs w:val="22"/>
          <w:lang w:eastAsia="ko-KR"/>
        </w:rPr>
        <w:t xml:space="preserve">”. </w:t>
      </w:r>
    </w:p>
    <w:p w14:paraId="476E3C19"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The methodology is explained below:</w:t>
      </w:r>
    </w:p>
    <w:p w14:paraId="6B0459E7" w14:textId="77777777" w:rsidR="00A927AF" w:rsidRDefault="00232925">
      <w:pPr>
        <w:pStyle w:val="ListParagraph"/>
        <w:numPr>
          <w:ilvl w:val="0"/>
          <w:numId w:val="15"/>
        </w:numPr>
        <w:jc w:val="both"/>
        <w:rPr>
          <w:rFonts w:asciiTheme="majorHAnsi" w:hAnsiTheme="majorHAnsi" w:cs="Arial"/>
          <w:sz w:val="22"/>
          <w:szCs w:val="22"/>
          <w:lang w:eastAsia="ko-KR"/>
        </w:rPr>
      </w:pPr>
      <w:r>
        <w:rPr>
          <w:rFonts w:asciiTheme="majorHAnsi" w:hAnsiTheme="majorHAnsi" w:cs="Arial"/>
          <w:sz w:val="22"/>
          <w:szCs w:val="22"/>
          <w:lang w:eastAsia="ko-KR"/>
        </w:rPr>
        <w:t>Each ‘relevant field’ on the Request payload (from the payment message) shall be assigned a weight.</w:t>
      </w:r>
    </w:p>
    <w:p w14:paraId="20F9F66B" w14:textId="77777777" w:rsidR="00A927AF" w:rsidRDefault="00232925">
      <w:pPr>
        <w:pStyle w:val="ListParagraph"/>
        <w:numPr>
          <w:ilvl w:val="0"/>
          <w:numId w:val="15"/>
        </w:numPr>
        <w:jc w:val="both"/>
        <w:rPr>
          <w:rFonts w:asciiTheme="majorHAnsi" w:hAnsiTheme="majorHAnsi" w:cs="Arial"/>
          <w:sz w:val="22"/>
          <w:szCs w:val="22"/>
          <w:lang w:eastAsia="ko-KR"/>
        </w:rPr>
      </w:pPr>
      <w:r>
        <w:rPr>
          <w:rFonts w:asciiTheme="majorHAnsi" w:hAnsiTheme="majorHAnsi" w:cs="Arial"/>
          <w:sz w:val="22"/>
          <w:szCs w:val="22"/>
          <w:lang w:eastAsia="ko-KR"/>
        </w:rPr>
        <w:t>RFDS will scan the Blacklist entity fields against the relevant fields as shown in the mapping table above.</w:t>
      </w:r>
    </w:p>
    <w:p w14:paraId="306F3852" w14:textId="77777777" w:rsidR="00A927AF" w:rsidRDefault="00232925">
      <w:pPr>
        <w:pStyle w:val="ListParagraph"/>
        <w:numPr>
          <w:ilvl w:val="0"/>
          <w:numId w:val="15"/>
        </w:numPr>
        <w:jc w:val="both"/>
        <w:rPr>
          <w:rFonts w:asciiTheme="majorHAnsi" w:hAnsiTheme="majorHAnsi" w:cs="Arial"/>
          <w:sz w:val="22"/>
          <w:szCs w:val="22"/>
          <w:lang w:eastAsia="ko-KR"/>
        </w:rPr>
      </w:pPr>
      <w:r>
        <w:rPr>
          <w:rFonts w:asciiTheme="majorHAnsi" w:hAnsiTheme="majorHAnsi" w:cs="Arial"/>
          <w:sz w:val="22"/>
          <w:szCs w:val="22"/>
          <w:lang w:eastAsia="ko-KR"/>
        </w:rPr>
        <w:t>Based on the matches found RFDS will compute a simple numerical sum of the weights to arrive at a total score based on the matches. – This will be the Fraud Score for the scan.</w:t>
      </w:r>
    </w:p>
    <w:p w14:paraId="35D06646" w14:textId="77777777" w:rsidR="00A927AF" w:rsidRDefault="00232925">
      <w:pPr>
        <w:pStyle w:val="ListParagraph"/>
        <w:numPr>
          <w:ilvl w:val="0"/>
          <w:numId w:val="15"/>
        </w:numPr>
        <w:jc w:val="both"/>
        <w:rPr>
          <w:rFonts w:asciiTheme="majorHAnsi" w:hAnsiTheme="majorHAnsi" w:cs="Arial"/>
          <w:sz w:val="22"/>
          <w:szCs w:val="22"/>
          <w:lang w:eastAsia="ko-KR"/>
        </w:rPr>
      </w:pPr>
      <w:r>
        <w:rPr>
          <w:rFonts w:asciiTheme="majorHAnsi" w:hAnsiTheme="majorHAnsi" w:cs="Arial"/>
          <w:sz w:val="22"/>
          <w:szCs w:val="22"/>
          <w:lang w:eastAsia="ko-KR"/>
        </w:rPr>
        <w:lastRenderedPageBreak/>
        <w:t xml:space="preserve">The </w:t>
      </w:r>
      <w:proofErr w:type="spellStart"/>
      <w:r>
        <w:rPr>
          <w:rFonts w:asciiTheme="majorHAnsi" w:hAnsiTheme="majorHAnsi" w:cs="Arial"/>
          <w:sz w:val="22"/>
          <w:szCs w:val="22"/>
          <w:lang w:eastAsia="ko-KR"/>
        </w:rPr>
        <w:t>FraudScore</w:t>
      </w:r>
      <w:proofErr w:type="spellEnd"/>
      <w:r>
        <w:rPr>
          <w:rFonts w:asciiTheme="majorHAnsi" w:hAnsiTheme="majorHAnsi" w:cs="Arial"/>
          <w:sz w:val="22"/>
          <w:szCs w:val="22"/>
          <w:lang w:eastAsia="ko-KR"/>
        </w:rPr>
        <w:t xml:space="preserve"> can be any numerical value between 0 to 10.</w:t>
      </w:r>
    </w:p>
    <w:p w14:paraId="16F06605"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The table below is a representation of a Simple Weighted Score generation. A different algorithm may be used for more effectiveness if required.</w:t>
      </w:r>
    </w:p>
    <w:tbl>
      <w:tblPr>
        <w:tblW w:w="10334" w:type="dxa"/>
        <w:tblLook w:val="04A0" w:firstRow="1" w:lastRow="0" w:firstColumn="1" w:lastColumn="0" w:noHBand="0" w:noVBand="1"/>
      </w:tblPr>
      <w:tblGrid>
        <w:gridCol w:w="1066"/>
        <w:gridCol w:w="930"/>
        <w:gridCol w:w="861"/>
        <w:gridCol w:w="861"/>
        <w:gridCol w:w="678"/>
        <w:gridCol w:w="864"/>
        <w:gridCol w:w="601"/>
        <w:gridCol w:w="664"/>
        <w:gridCol w:w="840"/>
        <w:gridCol w:w="679"/>
        <w:gridCol w:w="1144"/>
        <w:gridCol w:w="1146"/>
      </w:tblGrid>
      <w:tr w:rsidR="00A927AF" w14:paraId="18BE28B9" w14:textId="77777777">
        <w:trPr>
          <w:trHeight w:val="345"/>
        </w:trPr>
        <w:tc>
          <w:tcPr>
            <w:tcW w:w="1069" w:type="dxa"/>
            <w:shd w:val="clear" w:color="auto" w:fill="auto"/>
            <w:vAlign w:val="bottom"/>
          </w:tcPr>
          <w:p w14:paraId="1F869873" w14:textId="77777777" w:rsidR="00A927AF" w:rsidRDefault="00A927AF">
            <w:pPr>
              <w:spacing w:after="0" w:line="240" w:lineRule="auto"/>
              <w:jc w:val="both"/>
              <w:rPr>
                <w:rFonts w:asciiTheme="majorHAnsi" w:eastAsia="Times New Roman" w:hAnsiTheme="majorHAnsi" w:cs="Times New Roman"/>
                <w:sz w:val="24"/>
                <w:szCs w:val="24"/>
              </w:rPr>
            </w:pPr>
          </w:p>
        </w:tc>
        <w:tc>
          <w:tcPr>
            <w:tcW w:w="930" w:type="dxa"/>
            <w:shd w:val="clear" w:color="auto" w:fill="auto"/>
            <w:vAlign w:val="bottom"/>
          </w:tcPr>
          <w:p w14:paraId="099323F6" w14:textId="77777777" w:rsidR="00A927AF" w:rsidRDefault="00A927AF">
            <w:pPr>
              <w:spacing w:after="0" w:line="240" w:lineRule="auto"/>
              <w:jc w:val="both"/>
              <w:rPr>
                <w:rFonts w:asciiTheme="majorHAnsi" w:eastAsia="Times New Roman" w:hAnsiTheme="majorHAnsi" w:cs="Times New Roman"/>
                <w:sz w:val="20"/>
                <w:szCs w:val="20"/>
              </w:rPr>
            </w:pPr>
          </w:p>
        </w:tc>
        <w:tc>
          <w:tcPr>
            <w:tcW w:w="8334" w:type="dxa"/>
            <w:gridSpan w:val="10"/>
            <w:tcBorders>
              <w:top w:val="single" w:sz="4" w:space="0" w:color="00000A"/>
              <w:left w:val="single" w:sz="4" w:space="0" w:color="00000A"/>
              <w:bottom w:val="single" w:sz="4" w:space="0" w:color="00000A"/>
            </w:tcBorders>
            <w:shd w:val="clear" w:color="000000" w:fill="1F497D"/>
            <w:vAlign w:val="bottom"/>
          </w:tcPr>
          <w:p w14:paraId="6CD73FF9" w14:textId="77777777" w:rsidR="00A927AF" w:rsidRDefault="00232925">
            <w:pPr>
              <w:spacing w:after="0" w:line="240" w:lineRule="auto"/>
              <w:jc w:val="both"/>
              <w:rPr>
                <w:rFonts w:asciiTheme="majorHAnsi" w:eastAsia="Times New Roman" w:hAnsiTheme="majorHAnsi" w:cs="Times New Roman"/>
                <w:color w:val="FFFFFF"/>
                <w:sz w:val="24"/>
                <w:szCs w:val="24"/>
              </w:rPr>
            </w:pPr>
            <w:r>
              <w:rPr>
                <w:rFonts w:asciiTheme="majorHAnsi" w:eastAsia="Times New Roman" w:hAnsiTheme="majorHAnsi" w:cs="Times New Roman"/>
                <w:color w:val="FFFFFF"/>
                <w:sz w:val="22"/>
                <w:szCs w:val="24"/>
              </w:rPr>
              <w:t>Field-wise Weight Assignment</w:t>
            </w:r>
          </w:p>
        </w:tc>
      </w:tr>
      <w:tr w:rsidR="00A927AF" w14:paraId="2689C994" w14:textId="77777777">
        <w:trPr>
          <w:trHeight w:val="855"/>
        </w:trPr>
        <w:tc>
          <w:tcPr>
            <w:tcW w:w="1998" w:type="dxa"/>
            <w:gridSpan w:val="2"/>
            <w:tcBorders>
              <w:top w:val="single" w:sz="4" w:space="0" w:color="00000A"/>
              <w:left w:val="single" w:sz="4" w:space="0" w:color="00000A"/>
              <w:bottom w:val="single" w:sz="4" w:space="0" w:color="00000A"/>
            </w:tcBorders>
            <w:shd w:val="clear" w:color="000000" w:fill="1F497D"/>
            <w:vAlign w:val="bottom"/>
          </w:tcPr>
          <w:p w14:paraId="522CFF06" w14:textId="77777777" w:rsidR="00A927AF" w:rsidRDefault="00232925">
            <w:pPr>
              <w:spacing w:after="0" w:line="240" w:lineRule="auto"/>
              <w:jc w:val="both"/>
              <w:rPr>
                <w:rFonts w:asciiTheme="majorHAnsi" w:eastAsia="Times New Roman" w:hAnsiTheme="majorHAnsi" w:cs="Times New Roman"/>
                <w:color w:val="FFFFFF"/>
                <w:sz w:val="18"/>
                <w:szCs w:val="18"/>
              </w:rPr>
            </w:pPr>
            <w:r>
              <w:rPr>
                <w:rFonts w:asciiTheme="majorHAnsi" w:eastAsia="Times New Roman" w:hAnsiTheme="majorHAnsi" w:cs="Times New Roman"/>
                <w:color w:val="FFFFFF"/>
                <w:sz w:val="18"/>
                <w:szCs w:val="18"/>
              </w:rPr>
              <w:t>Message Type</w:t>
            </w:r>
          </w:p>
        </w:tc>
        <w:tc>
          <w:tcPr>
            <w:tcW w:w="861" w:type="dxa"/>
            <w:tcBorders>
              <w:left w:val="single" w:sz="4" w:space="0" w:color="00000A"/>
              <w:bottom w:val="single" w:sz="4" w:space="0" w:color="00000A"/>
              <w:right w:val="single" w:sz="4" w:space="0" w:color="00000A"/>
            </w:tcBorders>
            <w:shd w:val="clear" w:color="000000" w:fill="C5D9F1"/>
            <w:vAlign w:val="bottom"/>
          </w:tcPr>
          <w:p w14:paraId="23405D67"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Debtor/ Creditor Account #</w:t>
            </w:r>
          </w:p>
        </w:tc>
        <w:tc>
          <w:tcPr>
            <w:tcW w:w="861" w:type="dxa"/>
            <w:tcBorders>
              <w:bottom w:val="single" w:sz="4" w:space="0" w:color="00000A"/>
              <w:right w:val="single" w:sz="4" w:space="0" w:color="00000A"/>
            </w:tcBorders>
            <w:shd w:val="clear" w:color="000000" w:fill="C5D9F1"/>
            <w:vAlign w:val="bottom"/>
          </w:tcPr>
          <w:p w14:paraId="774BF22F"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Debtor/ Creditor Name</w:t>
            </w:r>
          </w:p>
        </w:tc>
        <w:tc>
          <w:tcPr>
            <w:tcW w:w="678" w:type="dxa"/>
            <w:tcBorders>
              <w:bottom w:val="single" w:sz="4" w:space="0" w:color="00000A"/>
              <w:right w:val="single" w:sz="4" w:space="0" w:color="00000A"/>
            </w:tcBorders>
            <w:shd w:val="clear" w:color="000000" w:fill="C5D9F1"/>
            <w:vAlign w:val="bottom"/>
          </w:tcPr>
          <w:p w14:paraId="3796F700"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Street Name</w:t>
            </w:r>
          </w:p>
        </w:tc>
        <w:tc>
          <w:tcPr>
            <w:tcW w:w="864" w:type="dxa"/>
            <w:tcBorders>
              <w:bottom w:val="single" w:sz="4" w:space="0" w:color="00000A"/>
              <w:right w:val="single" w:sz="4" w:space="0" w:color="00000A"/>
            </w:tcBorders>
            <w:shd w:val="clear" w:color="000000" w:fill="C5D9F1"/>
            <w:vAlign w:val="bottom"/>
          </w:tcPr>
          <w:p w14:paraId="358E93A4"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Building Number</w:t>
            </w:r>
          </w:p>
        </w:tc>
        <w:tc>
          <w:tcPr>
            <w:tcW w:w="600" w:type="dxa"/>
            <w:tcBorders>
              <w:bottom w:val="single" w:sz="4" w:space="0" w:color="00000A"/>
              <w:right w:val="single" w:sz="4" w:space="0" w:color="00000A"/>
            </w:tcBorders>
            <w:shd w:val="clear" w:color="000000" w:fill="C5D9F1"/>
            <w:vAlign w:val="bottom"/>
          </w:tcPr>
          <w:p w14:paraId="39C2CFD9"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Post Code</w:t>
            </w:r>
          </w:p>
        </w:tc>
        <w:tc>
          <w:tcPr>
            <w:tcW w:w="663" w:type="dxa"/>
            <w:tcBorders>
              <w:bottom w:val="single" w:sz="4" w:space="0" w:color="00000A"/>
              <w:right w:val="single" w:sz="4" w:space="0" w:color="00000A"/>
            </w:tcBorders>
            <w:shd w:val="clear" w:color="000000" w:fill="C5D9F1"/>
            <w:vAlign w:val="bottom"/>
          </w:tcPr>
          <w:p w14:paraId="01AC8670"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Town Name</w:t>
            </w:r>
          </w:p>
        </w:tc>
        <w:tc>
          <w:tcPr>
            <w:tcW w:w="840" w:type="dxa"/>
            <w:tcBorders>
              <w:bottom w:val="single" w:sz="4" w:space="0" w:color="00000A"/>
              <w:right w:val="single" w:sz="4" w:space="0" w:color="00000A"/>
            </w:tcBorders>
            <w:shd w:val="clear" w:color="000000" w:fill="C5D9F1"/>
            <w:vAlign w:val="bottom"/>
          </w:tcPr>
          <w:p w14:paraId="52AE188E"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Country</w:t>
            </w:r>
          </w:p>
        </w:tc>
        <w:tc>
          <w:tcPr>
            <w:tcW w:w="678" w:type="dxa"/>
            <w:tcBorders>
              <w:bottom w:val="single" w:sz="4" w:space="0" w:color="00000A"/>
              <w:right w:val="single" w:sz="4" w:space="0" w:color="00000A"/>
            </w:tcBorders>
            <w:shd w:val="clear" w:color="auto" w:fill="C6D9F1" w:themeFill="text2" w:themeFillTint="33"/>
            <w:vAlign w:val="bottom"/>
          </w:tcPr>
          <w:p w14:paraId="7BF0DD52"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 xml:space="preserve">End To </w:t>
            </w:r>
            <w:proofErr w:type="spellStart"/>
            <w:r>
              <w:rPr>
                <w:rFonts w:asciiTheme="majorHAnsi" w:eastAsia="Times New Roman" w:hAnsiTheme="majorHAnsi" w:cs="Times New Roman"/>
                <w:color w:val="000000"/>
                <w:sz w:val="18"/>
                <w:szCs w:val="18"/>
              </w:rPr>
              <w:t>EndId</w:t>
            </w:r>
            <w:proofErr w:type="spellEnd"/>
          </w:p>
        </w:tc>
        <w:tc>
          <w:tcPr>
            <w:tcW w:w="1144" w:type="dxa"/>
            <w:tcBorders>
              <w:bottom w:val="single" w:sz="4" w:space="0" w:color="00000A"/>
              <w:right w:val="single" w:sz="4" w:space="0" w:color="00000A"/>
            </w:tcBorders>
            <w:shd w:val="clear" w:color="000000" w:fill="C5D9F1"/>
            <w:vAlign w:val="bottom"/>
          </w:tcPr>
          <w:p w14:paraId="62678C8C"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Remittance Information</w:t>
            </w:r>
          </w:p>
        </w:tc>
        <w:tc>
          <w:tcPr>
            <w:tcW w:w="1146" w:type="dxa"/>
            <w:tcBorders>
              <w:bottom w:val="single" w:sz="4" w:space="0" w:color="00000A"/>
              <w:right w:val="single" w:sz="4" w:space="0" w:color="00000A"/>
            </w:tcBorders>
            <w:shd w:val="clear" w:color="auto" w:fill="C6D9F1" w:themeFill="text2" w:themeFillTint="33"/>
            <w:vAlign w:val="bottom"/>
          </w:tcPr>
          <w:p w14:paraId="3987B725"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 xml:space="preserve">Additional Information </w:t>
            </w:r>
          </w:p>
        </w:tc>
      </w:tr>
      <w:tr w:rsidR="00A927AF" w14:paraId="1BCB2900" w14:textId="77777777">
        <w:trPr>
          <w:trHeight w:val="366"/>
        </w:trPr>
        <w:tc>
          <w:tcPr>
            <w:tcW w:w="1069" w:type="dxa"/>
            <w:vMerge w:val="restart"/>
            <w:tcBorders>
              <w:left w:val="single" w:sz="4" w:space="0" w:color="00000A"/>
              <w:bottom w:val="single" w:sz="4" w:space="0" w:color="000001"/>
              <w:right w:val="single" w:sz="4" w:space="0" w:color="00000A"/>
            </w:tcBorders>
            <w:shd w:val="clear" w:color="000000" w:fill="C5D9F1"/>
            <w:vAlign w:val="center"/>
          </w:tcPr>
          <w:p w14:paraId="0F070304"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Incoming</w:t>
            </w:r>
          </w:p>
        </w:tc>
        <w:tc>
          <w:tcPr>
            <w:tcW w:w="930" w:type="dxa"/>
            <w:tcBorders>
              <w:bottom w:val="single" w:sz="4" w:space="0" w:color="00000A"/>
            </w:tcBorders>
            <w:shd w:val="clear" w:color="000000" w:fill="C5D9F1"/>
            <w:vAlign w:val="center"/>
          </w:tcPr>
          <w:p w14:paraId="1B0B7889"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pacs.008</w:t>
            </w:r>
          </w:p>
        </w:tc>
        <w:tc>
          <w:tcPr>
            <w:tcW w:w="861" w:type="dxa"/>
            <w:tcBorders>
              <w:left w:val="single" w:sz="4" w:space="0" w:color="00000A"/>
              <w:bottom w:val="single" w:sz="4" w:space="0" w:color="00000A"/>
              <w:right w:val="single" w:sz="4" w:space="0" w:color="00000A"/>
            </w:tcBorders>
            <w:shd w:val="clear" w:color="auto" w:fill="auto"/>
            <w:vAlign w:val="center"/>
          </w:tcPr>
          <w:p w14:paraId="221BEF92"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5</w:t>
            </w:r>
          </w:p>
        </w:tc>
        <w:tc>
          <w:tcPr>
            <w:tcW w:w="861" w:type="dxa"/>
            <w:tcBorders>
              <w:bottom w:val="single" w:sz="4" w:space="0" w:color="00000A"/>
              <w:right w:val="single" w:sz="4" w:space="0" w:color="00000A"/>
            </w:tcBorders>
            <w:shd w:val="clear" w:color="auto" w:fill="auto"/>
            <w:vAlign w:val="center"/>
          </w:tcPr>
          <w:p w14:paraId="24C278AD"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0.5</w:t>
            </w:r>
          </w:p>
        </w:tc>
        <w:tc>
          <w:tcPr>
            <w:tcW w:w="678" w:type="dxa"/>
            <w:tcBorders>
              <w:bottom w:val="single" w:sz="4" w:space="0" w:color="00000A"/>
              <w:right w:val="single" w:sz="4" w:space="0" w:color="00000A"/>
            </w:tcBorders>
            <w:shd w:val="clear" w:color="auto" w:fill="auto"/>
            <w:vAlign w:val="center"/>
          </w:tcPr>
          <w:p w14:paraId="539C4702"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0.5</w:t>
            </w:r>
          </w:p>
        </w:tc>
        <w:tc>
          <w:tcPr>
            <w:tcW w:w="864" w:type="dxa"/>
            <w:tcBorders>
              <w:bottom w:val="single" w:sz="4" w:space="0" w:color="00000A"/>
              <w:right w:val="single" w:sz="4" w:space="0" w:color="00000A"/>
            </w:tcBorders>
            <w:shd w:val="clear" w:color="auto" w:fill="auto"/>
            <w:vAlign w:val="center"/>
          </w:tcPr>
          <w:p w14:paraId="2D5D007A"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0.5</w:t>
            </w:r>
          </w:p>
        </w:tc>
        <w:tc>
          <w:tcPr>
            <w:tcW w:w="600" w:type="dxa"/>
            <w:tcBorders>
              <w:bottom w:val="single" w:sz="4" w:space="0" w:color="00000A"/>
              <w:right w:val="single" w:sz="4" w:space="0" w:color="00000A"/>
            </w:tcBorders>
            <w:shd w:val="clear" w:color="auto" w:fill="auto"/>
            <w:vAlign w:val="center"/>
          </w:tcPr>
          <w:p w14:paraId="63E81F9C"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0.5</w:t>
            </w:r>
          </w:p>
        </w:tc>
        <w:tc>
          <w:tcPr>
            <w:tcW w:w="663" w:type="dxa"/>
            <w:tcBorders>
              <w:bottom w:val="single" w:sz="4" w:space="0" w:color="00000A"/>
              <w:right w:val="single" w:sz="4" w:space="0" w:color="00000A"/>
            </w:tcBorders>
            <w:shd w:val="clear" w:color="auto" w:fill="auto"/>
            <w:vAlign w:val="center"/>
          </w:tcPr>
          <w:p w14:paraId="5B1194F6"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0.5</w:t>
            </w:r>
          </w:p>
        </w:tc>
        <w:tc>
          <w:tcPr>
            <w:tcW w:w="840" w:type="dxa"/>
            <w:tcBorders>
              <w:bottom w:val="single" w:sz="4" w:space="0" w:color="00000A"/>
              <w:right w:val="single" w:sz="4" w:space="0" w:color="00000A"/>
            </w:tcBorders>
            <w:shd w:val="clear" w:color="auto" w:fill="auto"/>
            <w:vAlign w:val="center"/>
          </w:tcPr>
          <w:p w14:paraId="4C8C93C8"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0.5</w:t>
            </w:r>
          </w:p>
        </w:tc>
        <w:tc>
          <w:tcPr>
            <w:tcW w:w="679" w:type="dxa"/>
            <w:tcBorders>
              <w:bottom w:val="single" w:sz="4" w:space="0" w:color="00000A"/>
              <w:right w:val="single" w:sz="4" w:space="0" w:color="00000A"/>
            </w:tcBorders>
            <w:shd w:val="clear" w:color="auto" w:fill="auto"/>
            <w:vAlign w:val="center"/>
          </w:tcPr>
          <w:p w14:paraId="480E4782"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w:t>
            </w:r>
          </w:p>
        </w:tc>
        <w:tc>
          <w:tcPr>
            <w:tcW w:w="1143" w:type="dxa"/>
            <w:tcBorders>
              <w:bottom w:val="single" w:sz="4" w:space="0" w:color="00000A"/>
              <w:right w:val="single" w:sz="4" w:space="0" w:color="00000A"/>
            </w:tcBorders>
            <w:shd w:val="clear" w:color="auto" w:fill="auto"/>
            <w:vAlign w:val="center"/>
          </w:tcPr>
          <w:p w14:paraId="66DA169F"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w:t>
            </w:r>
          </w:p>
        </w:tc>
        <w:tc>
          <w:tcPr>
            <w:tcW w:w="1145" w:type="dxa"/>
            <w:tcBorders>
              <w:bottom w:val="single" w:sz="4" w:space="0" w:color="00000A"/>
              <w:right w:val="single" w:sz="4" w:space="0" w:color="00000A"/>
            </w:tcBorders>
            <w:shd w:val="clear" w:color="auto" w:fill="auto"/>
            <w:vAlign w:val="center"/>
          </w:tcPr>
          <w:p w14:paraId="57A2CE24" w14:textId="77777777" w:rsidR="00A927AF" w:rsidRDefault="00A927AF">
            <w:pPr>
              <w:spacing w:after="0" w:line="240" w:lineRule="auto"/>
              <w:jc w:val="both"/>
              <w:rPr>
                <w:rFonts w:asciiTheme="majorHAnsi" w:eastAsia="Times New Roman" w:hAnsiTheme="majorHAnsi" w:cs="Times New Roman"/>
                <w:color w:val="000000"/>
                <w:sz w:val="18"/>
                <w:szCs w:val="18"/>
              </w:rPr>
            </w:pPr>
          </w:p>
        </w:tc>
      </w:tr>
      <w:tr w:rsidR="00A927AF" w14:paraId="52ADDB5B" w14:textId="77777777">
        <w:trPr>
          <w:trHeight w:val="366"/>
        </w:trPr>
        <w:tc>
          <w:tcPr>
            <w:tcW w:w="1069" w:type="dxa"/>
            <w:vMerge/>
            <w:tcBorders>
              <w:left w:val="single" w:sz="4" w:space="0" w:color="00000A"/>
              <w:bottom w:val="single" w:sz="4" w:space="0" w:color="000001"/>
              <w:right w:val="single" w:sz="4" w:space="0" w:color="00000A"/>
            </w:tcBorders>
            <w:shd w:val="clear" w:color="auto" w:fill="auto"/>
            <w:vAlign w:val="center"/>
          </w:tcPr>
          <w:p w14:paraId="5BF0AA62" w14:textId="77777777" w:rsidR="00A927AF" w:rsidRDefault="00A927AF">
            <w:pPr>
              <w:spacing w:after="0" w:line="240" w:lineRule="auto"/>
              <w:jc w:val="both"/>
              <w:rPr>
                <w:rFonts w:asciiTheme="majorHAnsi" w:eastAsia="Times New Roman" w:hAnsiTheme="majorHAnsi" w:cs="Times New Roman"/>
                <w:color w:val="000000"/>
                <w:sz w:val="18"/>
                <w:szCs w:val="18"/>
              </w:rPr>
            </w:pPr>
          </w:p>
        </w:tc>
        <w:tc>
          <w:tcPr>
            <w:tcW w:w="930" w:type="dxa"/>
            <w:tcBorders>
              <w:bottom w:val="single" w:sz="4" w:space="0" w:color="00000A"/>
            </w:tcBorders>
            <w:shd w:val="clear" w:color="000000" w:fill="C5D9F1"/>
            <w:vAlign w:val="center"/>
          </w:tcPr>
          <w:p w14:paraId="3AC55315"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pain.013</w:t>
            </w:r>
          </w:p>
        </w:tc>
        <w:tc>
          <w:tcPr>
            <w:tcW w:w="861" w:type="dxa"/>
            <w:tcBorders>
              <w:left w:val="single" w:sz="4" w:space="0" w:color="00000A"/>
              <w:bottom w:val="single" w:sz="4" w:space="0" w:color="00000A"/>
              <w:right w:val="single" w:sz="4" w:space="0" w:color="00000A"/>
            </w:tcBorders>
            <w:shd w:val="clear" w:color="auto" w:fill="auto"/>
            <w:vAlign w:val="center"/>
          </w:tcPr>
          <w:p w14:paraId="3F113288"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5</w:t>
            </w:r>
          </w:p>
        </w:tc>
        <w:tc>
          <w:tcPr>
            <w:tcW w:w="861" w:type="dxa"/>
            <w:tcBorders>
              <w:bottom w:val="single" w:sz="4" w:space="0" w:color="00000A"/>
              <w:right w:val="single" w:sz="4" w:space="0" w:color="00000A"/>
            </w:tcBorders>
            <w:shd w:val="clear" w:color="auto" w:fill="auto"/>
            <w:vAlign w:val="center"/>
          </w:tcPr>
          <w:p w14:paraId="11CC6673"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0.5</w:t>
            </w:r>
          </w:p>
        </w:tc>
        <w:tc>
          <w:tcPr>
            <w:tcW w:w="678" w:type="dxa"/>
            <w:tcBorders>
              <w:bottom w:val="single" w:sz="4" w:space="0" w:color="00000A"/>
              <w:right w:val="single" w:sz="4" w:space="0" w:color="00000A"/>
            </w:tcBorders>
            <w:shd w:val="clear" w:color="auto" w:fill="auto"/>
            <w:vAlign w:val="center"/>
          </w:tcPr>
          <w:p w14:paraId="6982F17D"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0.5</w:t>
            </w:r>
          </w:p>
        </w:tc>
        <w:tc>
          <w:tcPr>
            <w:tcW w:w="864" w:type="dxa"/>
            <w:tcBorders>
              <w:bottom w:val="single" w:sz="4" w:space="0" w:color="00000A"/>
              <w:right w:val="single" w:sz="4" w:space="0" w:color="00000A"/>
            </w:tcBorders>
            <w:shd w:val="clear" w:color="auto" w:fill="auto"/>
            <w:vAlign w:val="center"/>
          </w:tcPr>
          <w:p w14:paraId="5F772C96"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0.5</w:t>
            </w:r>
          </w:p>
        </w:tc>
        <w:tc>
          <w:tcPr>
            <w:tcW w:w="600" w:type="dxa"/>
            <w:tcBorders>
              <w:bottom w:val="single" w:sz="4" w:space="0" w:color="00000A"/>
              <w:right w:val="single" w:sz="4" w:space="0" w:color="00000A"/>
            </w:tcBorders>
            <w:shd w:val="clear" w:color="auto" w:fill="auto"/>
            <w:vAlign w:val="center"/>
          </w:tcPr>
          <w:p w14:paraId="79F67112"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0.5</w:t>
            </w:r>
          </w:p>
        </w:tc>
        <w:tc>
          <w:tcPr>
            <w:tcW w:w="663" w:type="dxa"/>
            <w:tcBorders>
              <w:bottom w:val="single" w:sz="4" w:space="0" w:color="00000A"/>
              <w:right w:val="single" w:sz="4" w:space="0" w:color="00000A"/>
            </w:tcBorders>
            <w:shd w:val="clear" w:color="auto" w:fill="auto"/>
            <w:vAlign w:val="center"/>
          </w:tcPr>
          <w:p w14:paraId="7E5CC608"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0.5</w:t>
            </w:r>
          </w:p>
        </w:tc>
        <w:tc>
          <w:tcPr>
            <w:tcW w:w="840" w:type="dxa"/>
            <w:tcBorders>
              <w:bottom w:val="single" w:sz="4" w:space="0" w:color="00000A"/>
              <w:right w:val="single" w:sz="4" w:space="0" w:color="00000A"/>
            </w:tcBorders>
            <w:shd w:val="clear" w:color="auto" w:fill="auto"/>
            <w:vAlign w:val="center"/>
          </w:tcPr>
          <w:p w14:paraId="482622E8"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0.5</w:t>
            </w:r>
          </w:p>
        </w:tc>
        <w:tc>
          <w:tcPr>
            <w:tcW w:w="679" w:type="dxa"/>
            <w:tcBorders>
              <w:bottom w:val="single" w:sz="4" w:space="0" w:color="00000A"/>
              <w:right w:val="single" w:sz="4" w:space="0" w:color="00000A"/>
            </w:tcBorders>
            <w:shd w:val="clear" w:color="auto" w:fill="auto"/>
            <w:vAlign w:val="center"/>
          </w:tcPr>
          <w:p w14:paraId="7A15FDD0"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w:t>
            </w:r>
          </w:p>
        </w:tc>
        <w:tc>
          <w:tcPr>
            <w:tcW w:w="1143" w:type="dxa"/>
            <w:tcBorders>
              <w:bottom w:val="single" w:sz="4" w:space="0" w:color="00000A"/>
              <w:right w:val="single" w:sz="4" w:space="0" w:color="00000A"/>
            </w:tcBorders>
            <w:shd w:val="clear" w:color="auto" w:fill="auto"/>
            <w:vAlign w:val="center"/>
          </w:tcPr>
          <w:p w14:paraId="38B7051B"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w:t>
            </w:r>
          </w:p>
        </w:tc>
        <w:tc>
          <w:tcPr>
            <w:tcW w:w="1145" w:type="dxa"/>
            <w:tcBorders>
              <w:bottom w:val="single" w:sz="4" w:space="0" w:color="00000A"/>
              <w:right w:val="single" w:sz="4" w:space="0" w:color="00000A"/>
            </w:tcBorders>
            <w:shd w:val="clear" w:color="auto" w:fill="auto"/>
            <w:vAlign w:val="center"/>
          </w:tcPr>
          <w:p w14:paraId="604BB00D" w14:textId="77777777" w:rsidR="00A927AF" w:rsidRDefault="00A927AF">
            <w:pPr>
              <w:spacing w:after="0" w:line="240" w:lineRule="auto"/>
              <w:jc w:val="both"/>
              <w:rPr>
                <w:rFonts w:asciiTheme="majorHAnsi" w:eastAsia="Times New Roman" w:hAnsiTheme="majorHAnsi" w:cs="Times New Roman"/>
                <w:color w:val="000000"/>
                <w:sz w:val="18"/>
                <w:szCs w:val="18"/>
              </w:rPr>
            </w:pPr>
          </w:p>
        </w:tc>
      </w:tr>
      <w:tr w:rsidR="00A927AF" w14:paraId="65163B1C" w14:textId="77777777">
        <w:trPr>
          <w:trHeight w:val="366"/>
        </w:trPr>
        <w:tc>
          <w:tcPr>
            <w:tcW w:w="1069" w:type="dxa"/>
            <w:vMerge/>
            <w:tcBorders>
              <w:left w:val="single" w:sz="4" w:space="0" w:color="00000A"/>
              <w:bottom w:val="single" w:sz="4" w:space="0" w:color="000001"/>
              <w:right w:val="single" w:sz="4" w:space="0" w:color="00000A"/>
            </w:tcBorders>
            <w:shd w:val="clear" w:color="auto" w:fill="auto"/>
            <w:vAlign w:val="center"/>
          </w:tcPr>
          <w:p w14:paraId="72C51CD4" w14:textId="77777777" w:rsidR="00A927AF" w:rsidRDefault="00A927AF">
            <w:pPr>
              <w:spacing w:after="0" w:line="240" w:lineRule="auto"/>
              <w:jc w:val="both"/>
              <w:rPr>
                <w:rFonts w:asciiTheme="majorHAnsi" w:eastAsia="Times New Roman" w:hAnsiTheme="majorHAnsi" w:cs="Times New Roman"/>
                <w:color w:val="000000"/>
                <w:sz w:val="18"/>
                <w:szCs w:val="18"/>
              </w:rPr>
            </w:pPr>
          </w:p>
        </w:tc>
        <w:tc>
          <w:tcPr>
            <w:tcW w:w="930" w:type="dxa"/>
            <w:tcBorders>
              <w:bottom w:val="single" w:sz="4" w:space="0" w:color="00000A"/>
            </w:tcBorders>
            <w:shd w:val="clear" w:color="000000" w:fill="C5D9F1"/>
            <w:vAlign w:val="center"/>
          </w:tcPr>
          <w:p w14:paraId="0EEFEB01"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camt.056</w:t>
            </w:r>
          </w:p>
        </w:tc>
        <w:tc>
          <w:tcPr>
            <w:tcW w:w="861" w:type="dxa"/>
            <w:tcBorders>
              <w:left w:val="single" w:sz="4" w:space="0" w:color="00000A"/>
              <w:bottom w:val="single" w:sz="4" w:space="0" w:color="00000A"/>
              <w:right w:val="single" w:sz="4" w:space="0" w:color="00000A"/>
            </w:tcBorders>
            <w:shd w:val="clear" w:color="auto" w:fill="auto"/>
            <w:vAlign w:val="center"/>
          </w:tcPr>
          <w:p w14:paraId="25172DC0"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5</w:t>
            </w:r>
          </w:p>
        </w:tc>
        <w:tc>
          <w:tcPr>
            <w:tcW w:w="861" w:type="dxa"/>
            <w:tcBorders>
              <w:bottom w:val="single" w:sz="4" w:space="0" w:color="00000A"/>
              <w:right w:val="single" w:sz="4" w:space="0" w:color="00000A"/>
            </w:tcBorders>
            <w:shd w:val="clear" w:color="auto" w:fill="auto"/>
            <w:vAlign w:val="center"/>
          </w:tcPr>
          <w:p w14:paraId="0542F4EC"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0.5</w:t>
            </w:r>
          </w:p>
        </w:tc>
        <w:tc>
          <w:tcPr>
            <w:tcW w:w="678" w:type="dxa"/>
            <w:tcBorders>
              <w:bottom w:val="single" w:sz="4" w:space="0" w:color="00000A"/>
              <w:right w:val="single" w:sz="4" w:space="0" w:color="00000A"/>
            </w:tcBorders>
            <w:shd w:val="clear" w:color="auto" w:fill="auto"/>
            <w:vAlign w:val="center"/>
          </w:tcPr>
          <w:p w14:paraId="74BAB0DD"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0.5</w:t>
            </w:r>
          </w:p>
        </w:tc>
        <w:tc>
          <w:tcPr>
            <w:tcW w:w="864" w:type="dxa"/>
            <w:tcBorders>
              <w:bottom w:val="single" w:sz="4" w:space="0" w:color="00000A"/>
              <w:right w:val="single" w:sz="4" w:space="0" w:color="00000A"/>
            </w:tcBorders>
            <w:shd w:val="clear" w:color="auto" w:fill="auto"/>
            <w:vAlign w:val="center"/>
          </w:tcPr>
          <w:p w14:paraId="391FF1CA"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0.5</w:t>
            </w:r>
          </w:p>
        </w:tc>
        <w:tc>
          <w:tcPr>
            <w:tcW w:w="600" w:type="dxa"/>
            <w:tcBorders>
              <w:bottom w:val="single" w:sz="4" w:space="0" w:color="00000A"/>
              <w:right w:val="single" w:sz="4" w:space="0" w:color="00000A"/>
            </w:tcBorders>
            <w:shd w:val="clear" w:color="auto" w:fill="auto"/>
            <w:vAlign w:val="center"/>
          </w:tcPr>
          <w:p w14:paraId="198BB49E"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0.5</w:t>
            </w:r>
          </w:p>
        </w:tc>
        <w:tc>
          <w:tcPr>
            <w:tcW w:w="663" w:type="dxa"/>
            <w:tcBorders>
              <w:bottom w:val="single" w:sz="4" w:space="0" w:color="00000A"/>
              <w:right w:val="single" w:sz="4" w:space="0" w:color="00000A"/>
            </w:tcBorders>
            <w:shd w:val="clear" w:color="auto" w:fill="auto"/>
            <w:vAlign w:val="center"/>
          </w:tcPr>
          <w:p w14:paraId="1F9CC9E6"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0.5</w:t>
            </w:r>
          </w:p>
        </w:tc>
        <w:tc>
          <w:tcPr>
            <w:tcW w:w="840" w:type="dxa"/>
            <w:tcBorders>
              <w:bottom w:val="single" w:sz="4" w:space="0" w:color="00000A"/>
              <w:right w:val="single" w:sz="4" w:space="0" w:color="00000A"/>
            </w:tcBorders>
            <w:shd w:val="clear" w:color="auto" w:fill="auto"/>
            <w:vAlign w:val="center"/>
          </w:tcPr>
          <w:p w14:paraId="5CFA2E61"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0.5</w:t>
            </w:r>
          </w:p>
        </w:tc>
        <w:tc>
          <w:tcPr>
            <w:tcW w:w="679" w:type="dxa"/>
            <w:tcBorders>
              <w:bottom w:val="single" w:sz="4" w:space="0" w:color="00000A"/>
              <w:right w:val="single" w:sz="4" w:space="0" w:color="00000A"/>
            </w:tcBorders>
            <w:shd w:val="clear" w:color="auto" w:fill="auto"/>
            <w:vAlign w:val="center"/>
          </w:tcPr>
          <w:p w14:paraId="04D2376D"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w:t>
            </w:r>
          </w:p>
        </w:tc>
        <w:tc>
          <w:tcPr>
            <w:tcW w:w="1143" w:type="dxa"/>
            <w:tcBorders>
              <w:bottom w:val="single" w:sz="4" w:space="0" w:color="00000A"/>
              <w:right w:val="single" w:sz="4" w:space="0" w:color="00000A"/>
            </w:tcBorders>
            <w:shd w:val="clear" w:color="auto" w:fill="auto"/>
            <w:vAlign w:val="center"/>
          </w:tcPr>
          <w:p w14:paraId="0FA51190" w14:textId="77777777" w:rsidR="00A927AF" w:rsidRDefault="00A927AF">
            <w:pPr>
              <w:spacing w:after="0" w:line="240" w:lineRule="auto"/>
              <w:jc w:val="both"/>
              <w:rPr>
                <w:rFonts w:asciiTheme="majorHAnsi" w:eastAsia="Times New Roman" w:hAnsiTheme="majorHAnsi" w:cs="Times New Roman"/>
                <w:color w:val="000000"/>
                <w:sz w:val="18"/>
                <w:szCs w:val="18"/>
              </w:rPr>
            </w:pPr>
          </w:p>
        </w:tc>
        <w:tc>
          <w:tcPr>
            <w:tcW w:w="1145" w:type="dxa"/>
            <w:tcBorders>
              <w:bottom w:val="single" w:sz="4" w:space="0" w:color="00000A"/>
              <w:right w:val="single" w:sz="4" w:space="0" w:color="00000A"/>
            </w:tcBorders>
            <w:shd w:val="clear" w:color="auto" w:fill="auto"/>
            <w:vAlign w:val="center"/>
          </w:tcPr>
          <w:p w14:paraId="4A9F874C"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w:t>
            </w:r>
          </w:p>
        </w:tc>
      </w:tr>
      <w:tr w:rsidR="00A927AF" w14:paraId="455EB6CF" w14:textId="77777777">
        <w:trPr>
          <w:trHeight w:val="366"/>
        </w:trPr>
        <w:tc>
          <w:tcPr>
            <w:tcW w:w="1069" w:type="dxa"/>
            <w:vMerge w:val="restart"/>
            <w:tcBorders>
              <w:left w:val="single" w:sz="4" w:space="0" w:color="00000A"/>
              <w:bottom w:val="single" w:sz="4" w:space="0" w:color="000001"/>
              <w:right w:val="single" w:sz="4" w:space="0" w:color="00000A"/>
            </w:tcBorders>
            <w:shd w:val="clear" w:color="000000" w:fill="C5D9F1"/>
            <w:vAlign w:val="center"/>
          </w:tcPr>
          <w:p w14:paraId="20E68C79"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Outgoing</w:t>
            </w:r>
          </w:p>
        </w:tc>
        <w:tc>
          <w:tcPr>
            <w:tcW w:w="930" w:type="dxa"/>
            <w:tcBorders>
              <w:bottom w:val="single" w:sz="4" w:space="0" w:color="00000A"/>
            </w:tcBorders>
            <w:shd w:val="clear" w:color="000000" w:fill="C5D9F1"/>
            <w:vAlign w:val="center"/>
          </w:tcPr>
          <w:p w14:paraId="47A7B5A1"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pacs.008</w:t>
            </w:r>
          </w:p>
        </w:tc>
        <w:tc>
          <w:tcPr>
            <w:tcW w:w="861" w:type="dxa"/>
            <w:tcBorders>
              <w:left w:val="single" w:sz="4" w:space="0" w:color="00000A"/>
              <w:bottom w:val="single" w:sz="4" w:space="0" w:color="00000A"/>
              <w:right w:val="single" w:sz="4" w:space="0" w:color="00000A"/>
            </w:tcBorders>
            <w:shd w:val="clear" w:color="auto" w:fill="auto"/>
            <w:vAlign w:val="center"/>
          </w:tcPr>
          <w:p w14:paraId="07EFB9C2"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5</w:t>
            </w:r>
          </w:p>
        </w:tc>
        <w:tc>
          <w:tcPr>
            <w:tcW w:w="861" w:type="dxa"/>
            <w:tcBorders>
              <w:bottom w:val="single" w:sz="4" w:space="0" w:color="00000A"/>
              <w:right w:val="single" w:sz="4" w:space="0" w:color="00000A"/>
            </w:tcBorders>
            <w:shd w:val="clear" w:color="auto" w:fill="auto"/>
            <w:vAlign w:val="center"/>
          </w:tcPr>
          <w:p w14:paraId="12B5F9E8"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0.5</w:t>
            </w:r>
          </w:p>
        </w:tc>
        <w:tc>
          <w:tcPr>
            <w:tcW w:w="678" w:type="dxa"/>
            <w:tcBorders>
              <w:bottom w:val="single" w:sz="4" w:space="0" w:color="00000A"/>
              <w:right w:val="single" w:sz="4" w:space="0" w:color="00000A"/>
            </w:tcBorders>
            <w:shd w:val="clear" w:color="auto" w:fill="auto"/>
            <w:vAlign w:val="center"/>
          </w:tcPr>
          <w:p w14:paraId="6A40F61F"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0.5</w:t>
            </w:r>
          </w:p>
        </w:tc>
        <w:tc>
          <w:tcPr>
            <w:tcW w:w="864" w:type="dxa"/>
            <w:tcBorders>
              <w:bottom w:val="single" w:sz="4" w:space="0" w:color="00000A"/>
              <w:right w:val="single" w:sz="4" w:space="0" w:color="00000A"/>
            </w:tcBorders>
            <w:shd w:val="clear" w:color="auto" w:fill="auto"/>
            <w:vAlign w:val="center"/>
          </w:tcPr>
          <w:p w14:paraId="592EEFFB"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0.5</w:t>
            </w:r>
          </w:p>
        </w:tc>
        <w:tc>
          <w:tcPr>
            <w:tcW w:w="600" w:type="dxa"/>
            <w:tcBorders>
              <w:bottom w:val="single" w:sz="4" w:space="0" w:color="00000A"/>
              <w:right w:val="single" w:sz="4" w:space="0" w:color="00000A"/>
            </w:tcBorders>
            <w:shd w:val="clear" w:color="auto" w:fill="auto"/>
            <w:vAlign w:val="center"/>
          </w:tcPr>
          <w:p w14:paraId="78B95F86"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0.5</w:t>
            </w:r>
          </w:p>
        </w:tc>
        <w:tc>
          <w:tcPr>
            <w:tcW w:w="663" w:type="dxa"/>
            <w:tcBorders>
              <w:bottom w:val="single" w:sz="4" w:space="0" w:color="00000A"/>
              <w:right w:val="single" w:sz="4" w:space="0" w:color="00000A"/>
            </w:tcBorders>
            <w:shd w:val="clear" w:color="auto" w:fill="auto"/>
            <w:vAlign w:val="center"/>
          </w:tcPr>
          <w:p w14:paraId="7A9294BB"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0.5</w:t>
            </w:r>
          </w:p>
        </w:tc>
        <w:tc>
          <w:tcPr>
            <w:tcW w:w="840" w:type="dxa"/>
            <w:tcBorders>
              <w:bottom w:val="single" w:sz="4" w:space="0" w:color="00000A"/>
              <w:right w:val="single" w:sz="4" w:space="0" w:color="00000A"/>
            </w:tcBorders>
            <w:shd w:val="clear" w:color="auto" w:fill="auto"/>
            <w:vAlign w:val="center"/>
          </w:tcPr>
          <w:p w14:paraId="6460D047"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0.5</w:t>
            </w:r>
          </w:p>
        </w:tc>
        <w:tc>
          <w:tcPr>
            <w:tcW w:w="679" w:type="dxa"/>
            <w:tcBorders>
              <w:bottom w:val="single" w:sz="4" w:space="0" w:color="00000A"/>
              <w:right w:val="single" w:sz="4" w:space="0" w:color="00000A"/>
            </w:tcBorders>
            <w:shd w:val="clear" w:color="auto" w:fill="auto"/>
            <w:vAlign w:val="center"/>
          </w:tcPr>
          <w:p w14:paraId="712327DB"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w:t>
            </w:r>
          </w:p>
        </w:tc>
        <w:tc>
          <w:tcPr>
            <w:tcW w:w="1143" w:type="dxa"/>
            <w:tcBorders>
              <w:bottom w:val="single" w:sz="4" w:space="0" w:color="00000A"/>
              <w:right w:val="single" w:sz="4" w:space="0" w:color="00000A"/>
            </w:tcBorders>
            <w:shd w:val="clear" w:color="auto" w:fill="auto"/>
            <w:vAlign w:val="center"/>
          </w:tcPr>
          <w:p w14:paraId="6CBCE442"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w:t>
            </w:r>
          </w:p>
        </w:tc>
        <w:tc>
          <w:tcPr>
            <w:tcW w:w="1145" w:type="dxa"/>
            <w:tcBorders>
              <w:bottom w:val="single" w:sz="4" w:space="0" w:color="00000A"/>
              <w:right w:val="single" w:sz="4" w:space="0" w:color="00000A"/>
            </w:tcBorders>
            <w:shd w:val="clear" w:color="auto" w:fill="auto"/>
            <w:vAlign w:val="center"/>
          </w:tcPr>
          <w:p w14:paraId="258DA0CE" w14:textId="77777777" w:rsidR="00A927AF" w:rsidRDefault="00A927AF">
            <w:pPr>
              <w:spacing w:after="0" w:line="240" w:lineRule="auto"/>
              <w:jc w:val="both"/>
              <w:rPr>
                <w:rFonts w:asciiTheme="majorHAnsi" w:eastAsia="Times New Roman" w:hAnsiTheme="majorHAnsi" w:cs="Times New Roman"/>
                <w:color w:val="000000"/>
                <w:sz w:val="18"/>
                <w:szCs w:val="18"/>
              </w:rPr>
            </w:pPr>
          </w:p>
        </w:tc>
      </w:tr>
      <w:tr w:rsidR="00A927AF" w14:paraId="639E9289" w14:textId="77777777">
        <w:trPr>
          <w:trHeight w:val="366"/>
        </w:trPr>
        <w:tc>
          <w:tcPr>
            <w:tcW w:w="1069" w:type="dxa"/>
            <w:vMerge/>
            <w:tcBorders>
              <w:left w:val="single" w:sz="4" w:space="0" w:color="00000A"/>
              <w:bottom w:val="single" w:sz="4" w:space="0" w:color="000001"/>
              <w:right w:val="single" w:sz="4" w:space="0" w:color="00000A"/>
            </w:tcBorders>
            <w:shd w:val="clear" w:color="auto" w:fill="auto"/>
            <w:vAlign w:val="center"/>
          </w:tcPr>
          <w:p w14:paraId="5D97F0F9" w14:textId="77777777" w:rsidR="00A927AF" w:rsidRDefault="00A927AF">
            <w:pPr>
              <w:spacing w:after="0" w:line="240" w:lineRule="auto"/>
              <w:jc w:val="both"/>
              <w:rPr>
                <w:rFonts w:asciiTheme="majorHAnsi" w:eastAsia="Times New Roman" w:hAnsiTheme="majorHAnsi" w:cs="Times New Roman"/>
                <w:color w:val="000000"/>
                <w:sz w:val="18"/>
                <w:szCs w:val="18"/>
              </w:rPr>
            </w:pPr>
          </w:p>
        </w:tc>
        <w:tc>
          <w:tcPr>
            <w:tcW w:w="930" w:type="dxa"/>
            <w:tcBorders>
              <w:bottom w:val="single" w:sz="4" w:space="0" w:color="00000A"/>
            </w:tcBorders>
            <w:shd w:val="clear" w:color="000000" w:fill="C5D9F1"/>
            <w:vAlign w:val="center"/>
          </w:tcPr>
          <w:p w14:paraId="29046F21"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pain.013</w:t>
            </w:r>
          </w:p>
        </w:tc>
        <w:tc>
          <w:tcPr>
            <w:tcW w:w="861" w:type="dxa"/>
            <w:tcBorders>
              <w:left w:val="single" w:sz="4" w:space="0" w:color="00000A"/>
              <w:bottom w:val="single" w:sz="4" w:space="0" w:color="00000A"/>
              <w:right w:val="single" w:sz="4" w:space="0" w:color="00000A"/>
            </w:tcBorders>
            <w:shd w:val="clear" w:color="auto" w:fill="auto"/>
            <w:vAlign w:val="center"/>
          </w:tcPr>
          <w:p w14:paraId="2A280355"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5</w:t>
            </w:r>
          </w:p>
        </w:tc>
        <w:tc>
          <w:tcPr>
            <w:tcW w:w="861" w:type="dxa"/>
            <w:tcBorders>
              <w:bottom w:val="single" w:sz="4" w:space="0" w:color="00000A"/>
              <w:right w:val="single" w:sz="4" w:space="0" w:color="00000A"/>
            </w:tcBorders>
            <w:shd w:val="clear" w:color="auto" w:fill="auto"/>
            <w:vAlign w:val="center"/>
          </w:tcPr>
          <w:p w14:paraId="5C148C26"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0.5</w:t>
            </w:r>
          </w:p>
        </w:tc>
        <w:tc>
          <w:tcPr>
            <w:tcW w:w="678" w:type="dxa"/>
            <w:tcBorders>
              <w:bottom w:val="single" w:sz="4" w:space="0" w:color="00000A"/>
              <w:right w:val="single" w:sz="4" w:space="0" w:color="00000A"/>
            </w:tcBorders>
            <w:shd w:val="clear" w:color="auto" w:fill="auto"/>
            <w:vAlign w:val="center"/>
          </w:tcPr>
          <w:p w14:paraId="1B517775"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0.5</w:t>
            </w:r>
          </w:p>
        </w:tc>
        <w:tc>
          <w:tcPr>
            <w:tcW w:w="864" w:type="dxa"/>
            <w:tcBorders>
              <w:bottom w:val="single" w:sz="4" w:space="0" w:color="00000A"/>
              <w:right w:val="single" w:sz="4" w:space="0" w:color="00000A"/>
            </w:tcBorders>
            <w:shd w:val="clear" w:color="auto" w:fill="auto"/>
            <w:vAlign w:val="center"/>
          </w:tcPr>
          <w:p w14:paraId="1F607B54"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0.5</w:t>
            </w:r>
          </w:p>
        </w:tc>
        <w:tc>
          <w:tcPr>
            <w:tcW w:w="600" w:type="dxa"/>
            <w:tcBorders>
              <w:bottom w:val="single" w:sz="4" w:space="0" w:color="00000A"/>
              <w:right w:val="single" w:sz="4" w:space="0" w:color="00000A"/>
            </w:tcBorders>
            <w:shd w:val="clear" w:color="auto" w:fill="auto"/>
            <w:vAlign w:val="center"/>
          </w:tcPr>
          <w:p w14:paraId="5368055B"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0.5</w:t>
            </w:r>
          </w:p>
        </w:tc>
        <w:tc>
          <w:tcPr>
            <w:tcW w:w="663" w:type="dxa"/>
            <w:tcBorders>
              <w:bottom w:val="single" w:sz="4" w:space="0" w:color="00000A"/>
              <w:right w:val="single" w:sz="4" w:space="0" w:color="00000A"/>
            </w:tcBorders>
            <w:shd w:val="clear" w:color="auto" w:fill="auto"/>
            <w:vAlign w:val="center"/>
          </w:tcPr>
          <w:p w14:paraId="58A2449B"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0.5</w:t>
            </w:r>
          </w:p>
        </w:tc>
        <w:tc>
          <w:tcPr>
            <w:tcW w:w="840" w:type="dxa"/>
            <w:tcBorders>
              <w:bottom w:val="single" w:sz="4" w:space="0" w:color="00000A"/>
              <w:right w:val="single" w:sz="4" w:space="0" w:color="00000A"/>
            </w:tcBorders>
            <w:shd w:val="clear" w:color="auto" w:fill="auto"/>
            <w:vAlign w:val="center"/>
          </w:tcPr>
          <w:p w14:paraId="642ED243"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0.5</w:t>
            </w:r>
          </w:p>
        </w:tc>
        <w:tc>
          <w:tcPr>
            <w:tcW w:w="679" w:type="dxa"/>
            <w:tcBorders>
              <w:bottom w:val="single" w:sz="4" w:space="0" w:color="00000A"/>
              <w:right w:val="single" w:sz="4" w:space="0" w:color="00000A"/>
            </w:tcBorders>
            <w:shd w:val="clear" w:color="auto" w:fill="auto"/>
            <w:vAlign w:val="center"/>
          </w:tcPr>
          <w:p w14:paraId="73453A04"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w:t>
            </w:r>
          </w:p>
        </w:tc>
        <w:tc>
          <w:tcPr>
            <w:tcW w:w="1143" w:type="dxa"/>
            <w:tcBorders>
              <w:bottom w:val="single" w:sz="4" w:space="0" w:color="00000A"/>
              <w:right w:val="single" w:sz="4" w:space="0" w:color="00000A"/>
            </w:tcBorders>
            <w:shd w:val="clear" w:color="auto" w:fill="auto"/>
            <w:vAlign w:val="center"/>
          </w:tcPr>
          <w:p w14:paraId="41CF97F3"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w:t>
            </w:r>
          </w:p>
        </w:tc>
        <w:tc>
          <w:tcPr>
            <w:tcW w:w="1145" w:type="dxa"/>
            <w:tcBorders>
              <w:bottom w:val="single" w:sz="4" w:space="0" w:color="00000A"/>
              <w:right w:val="single" w:sz="4" w:space="0" w:color="00000A"/>
            </w:tcBorders>
            <w:shd w:val="clear" w:color="auto" w:fill="auto"/>
            <w:vAlign w:val="center"/>
          </w:tcPr>
          <w:p w14:paraId="54051FB7" w14:textId="77777777" w:rsidR="00A927AF" w:rsidRDefault="00A927AF">
            <w:pPr>
              <w:spacing w:after="0" w:line="240" w:lineRule="auto"/>
              <w:jc w:val="both"/>
              <w:rPr>
                <w:rFonts w:asciiTheme="majorHAnsi" w:eastAsia="Times New Roman" w:hAnsiTheme="majorHAnsi" w:cs="Times New Roman"/>
                <w:color w:val="000000"/>
                <w:sz w:val="18"/>
                <w:szCs w:val="18"/>
              </w:rPr>
            </w:pPr>
          </w:p>
        </w:tc>
      </w:tr>
      <w:tr w:rsidR="00A927AF" w14:paraId="362D84B2" w14:textId="77777777">
        <w:trPr>
          <w:trHeight w:val="366"/>
        </w:trPr>
        <w:tc>
          <w:tcPr>
            <w:tcW w:w="1069" w:type="dxa"/>
            <w:vMerge/>
            <w:tcBorders>
              <w:left w:val="single" w:sz="4" w:space="0" w:color="00000A"/>
              <w:bottom w:val="single" w:sz="4" w:space="0" w:color="000001"/>
              <w:right w:val="single" w:sz="4" w:space="0" w:color="00000A"/>
            </w:tcBorders>
            <w:shd w:val="clear" w:color="auto" w:fill="auto"/>
            <w:vAlign w:val="center"/>
          </w:tcPr>
          <w:p w14:paraId="5568708E" w14:textId="77777777" w:rsidR="00A927AF" w:rsidRDefault="00A927AF">
            <w:pPr>
              <w:spacing w:after="0" w:line="240" w:lineRule="auto"/>
              <w:jc w:val="both"/>
              <w:rPr>
                <w:rFonts w:asciiTheme="majorHAnsi" w:eastAsia="Times New Roman" w:hAnsiTheme="majorHAnsi" w:cs="Times New Roman"/>
                <w:color w:val="000000"/>
                <w:sz w:val="18"/>
                <w:szCs w:val="18"/>
              </w:rPr>
            </w:pPr>
          </w:p>
        </w:tc>
        <w:tc>
          <w:tcPr>
            <w:tcW w:w="930" w:type="dxa"/>
            <w:tcBorders>
              <w:bottom w:val="single" w:sz="4" w:space="0" w:color="00000A"/>
            </w:tcBorders>
            <w:shd w:val="clear" w:color="000000" w:fill="C5D9F1"/>
            <w:vAlign w:val="center"/>
          </w:tcPr>
          <w:p w14:paraId="22B2C8CF"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camt.056</w:t>
            </w:r>
          </w:p>
        </w:tc>
        <w:tc>
          <w:tcPr>
            <w:tcW w:w="861" w:type="dxa"/>
            <w:tcBorders>
              <w:left w:val="single" w:sz="4" w:space="0" w:color="00000A"/>
              <w:bottom w:val="single" w:sz="4" w:space="0" w:color="00000A"/>
              <w:right w:val="single" w:sz="4" w:space="0" w:color="00000A"/>
            </w:tcBorders>
            <w:shd w:val="clear" w:color="auto" w:fill="auto"/>
            <w:vAlign w:val="center"/>
          </w:tcPr>
          <w:p w14:paraId="3FCE8324"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5</w:t>
            </w:r>
          </w:p>
        </w:tc>
        <w:tc>
          <w:tcPr>
            <w:tcW w:w="861" w:type="dxa"/>
            <w:tcBorders>
              <w:bottom w:val="single" w:sz="4" w:space="0" w:color="00000A"/>
              <w:right w:val="single" w:sz="4" w:space="0" w:color="00000A"/>
            </w:tcBorders>
            <w:shd w:val="clear" w:color="auto" w:fill="auto"/>
            <w:vAlign w:val="center"/>
          </w:tcPr>
          <w:p w14:paraId="7089E307"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0.5</w:t>
            </w:r>
          </w:p>
        </w:tc>
        <w:tc>
          <w:tcPr>
            <w:tcW w:w="678" w:type="dxa"/>
            <w:tcBorders>
              <w:bottom w:val="single" w:sz="4" w:space="0" w:color="00000A"/>
              <w:right w:val="single" w:sz="4" w:space="0" w:color="00000A"/>
            </w:tcBorders>
            <w:shd w:val="clear" w:color="auto" w:fill="auto"/>
            <w:vAlign w:val="center"/>
          </w:tcPr>
          <w:p w14:paraId="74D77368"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0.5</w:t>
            </w:r>
          </w:p>
        </w:tc>
        <w:tc>
          <w:tcPr>
            <w:tcW w:w="864" w:type="dxa"/>
            <w:tcBorders>
              <w:bottom w:val="single" w:sz="4" w:space="0" w:color="00000A"/>
              <w:right w:val="single" w:sz="4" w:space="0" w:color="00000A"/>
            </w:tcBorders>
            <w:shd w:val="clear" w:color="auto" w:fill="auto"/>
            <w:vAlign w:val="center"/>
          </w:tcPr>
          <w:p w14:paraId="08736455"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0.5</w:t>
            </w:r>
          </w:p>
        </w:tc>
        <w:tc>
          <w:tcPr>
            <w:tcW w:w="600" w:type="dxa"/>
            <w:tcBorders>
              <w:bottom w:val="single" w:sz="4" w:space="0" w:color="00000A"/>
              <w:right w:val="single" w:sz="4" w:space="0" w:color="00000A"/>
            </w:tcBorders>
            <w:shd w:val="clear" w:color="auto" w:fill="auto"/>
            <w:vAlign w:val="center"/>
          </w:tcPr>
          <w:p w14:paraId="4DDCB49F"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0.5</w:t>
            </w:r>
          </w:p>
        </w:tc>
        <w:tc>
          <w:tcPr>
            <w:tcW w:w="663" w:type="dxa"/>
            <w:tcBorders>
              <w:bottom w:val="single" w:sz="4" w:space="0" w:color="00000A"/>
              <w:right w:val="single" w:sz="4" w:space="0" w:color="00000A"/>
            </w:tcBorders>
            <w:shd w:val="clear" w:color="auto" w:fill="auto"/>
            <w:vAlign w:val="center"/>
          </w:tcPr>
          <w:p w14:paraId="270A03E4"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0.5</w:t>
            </w:r>
          </w:p>
        </w:tc>
        <w:tc>
          <w:tcPr>
            <w:tcW w:w="840" w:type="dxa"/>
            <w:tcBorders>
              <w:bottom w:val="single" w:sz="4" w:space="0" w:color="00000A"/>
              <w:right w:val="single" w:sz="4" w:space="0" w:color="00000A"/>
            </w:tcBorders>
            <w:shd w:val="clear" w:color="auto" w:fill="auto"/>
            <w:vAlign w:val="center"/>
          </w:tcPr>
          <w:p w14:paraId="46440A49"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0.5</w:t>
            </w:r>
          </w:p>
        </w:tc>
        <w:tc>
          <w:tcPr>
            <w:tcW w:w="679" w:type="dxa"/>
            <w:tcBorders>
              <w:bottom w:val="single" w:sz="4" w:space="0" w:color="00000A"/>
              <w:right w:val="single" w:sz="4" w:space="0" w:color="00000A"/>
            </w:tcBorders>
            <w:shd w:val="clear" w:color="auto" w:fill="auto"/>
            <w:vAlign w:val="center"/>
          </w:tcPr>
          <w:p w14:paraId="3B4B5ECC"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w:t>
            </w:r>
          </w:p>
        </w:tc>
        <w:tc>
          <w:tcPr>
            <w:tcW w:w="1143" w:type="dxa"/>
            <w:tcBorders>
              <w:bottom w:val="single" w:sz="4" w:space="0" w:color="00000A"/>
              <w:right w:val="single" w:sz="4" w:space="0" w:color="00000A"/>
            </w:tcBorders>
            <w:shd w:val="clear" w:color="auto" w:fill="auto"/>
            <w:vAlign w:val="center"/>
          </w:tcPr>
          <w:p w14:paraId="55808E80" w14:textId="77777777" w:rsidR="00A927AF" w:rsidRDefault="00A927AF">
            <w:pPr>
              <w:spacing w:after="0" w:line="240" w:lineRule="auto"/>
              <w:jc w:val="both"/>
              <w:rPr>
                <w:rFonts w:asciiTheme="majorHAnsi" w:eastAsia="Times New Roman" w:hAnsiTheme="majorHAnsi" w:cs="Times New Roman"/>
                <w:color w:val="000000"/>
                <w:sz w:val="18"/>
                <w:szCs w:val="18"/>
              </w:rPr>
            </w:pPr>
          </w:p>
        </w:tc>
        <w:tc>
          <w:tcPr>
            <w:tcW w:w="1145" w:type="dxa"/>
            <w:tcBorders>
              <w:bottom w:val="single" w:sz="4" w:space="0" w:color="00000A"/>
              <w:right w:val="single" w:sz="4" w:space="0" w:color="00000A"/>
            </w:tcBorders>
            <w:shd w:val="clear" w:color="auto" w:fill="auto"/>
            <w:vAlign w:val="center"/>
          </w:tcPr>
          <w:p w14:paraId="3FE7AEE6" w14:textId="77777777" w:rsidR="00A927AF" w:rsidRDefault="00232925">
            <w:pPr>
              <w:spacing w:after="0" w:line="240" w:lineRule="auto"/>
              <w:jc w:val="both"/>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1</w:t>
            </w:r>
          </w:p>
        </w:tc>
      </w:tr>
    </w:tbl>
    <w:p w14:paraId="0B488406" w14:textId="77777777" w:rsidR="00A927AF" w:rsidRDefault="00232925">
      <w:pPr>
        <w:jc w:val="both"/>
        <w:rPr>
          <w:rFonts w:asciiTheme="majorHAnsi" w:hAnsiTheme="majorHAnsi" w:cs="Arial"/>
          <w:sz w:val="20"/>
          <w:szCs w:val="22"/>
          <w:lang w:eastAsia="ko-KR"/>
        </w:rPr>
      </w:pPr>
      <w:r>
        <w:rPr>
          <w:rFonts w:asciiTheme="majorHAnsi" w:hAnsiTheme="majorHAnsi" w:cs="Arial"/>
          <w:i/>
          <w:sz w:val="20"/>
          <w:szCs w:val="22"/>
          <w:lang w:eastAsia="ko-KR"/>
        </w:rPr>
        <w:t xml:space="preserve">A weighted Score can be generated based on a </w:t>
      </w:r>
      <w:r>
        <w:rPr>
          <w:rFonts w:asciiTheme="majorHAnsi" w:hAnsiTheme="majorHAnsi" w:cs="Arial"/>
          <w:b/>
          <w:i/>
          <w:sz w:val="20"/>
          <w:szCs w:val="22"/>
          <w:lang w:eastAsia="ko-KR"/>
        </w:rPr>
        <w:t xml:space="preserve">Sum </w:t>
      </w:r>
      <w:r>
        <w:rPr>
          <w:rFonts w:asciiTheme="majorHAnsi" w:hAnsiTheme="majorHAnsi" w:cs="Arial"/>
          <w:i/>
          <w:sz w:val="20"/>
          <w:szCs w:val="22"/>
          <w:lang w:eastAsia="ko-KR"/>
        </w:rPr>
        <w:t>of all the weights for every field with a 'Hit'</w:t>
      </w:r>
      <w:r>
        <w:rPr>
          <w:rFonts w:asciiTheme="majorHAnsi" w:hAnsiTheme="majorHAnsi" w:cs="Arial"/>
          <w:sz w:val="20"/>
          <w:szCs w:val="22"/>
          <w:lang w:eastAsia="ko-KR"/>
        </w:rPr>
        <w:t xml:space="preserve">. </w:t>
      </w:r>
    </w:p>
    <w:p w14:paraId="77FD881C"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Example:</w:t>
      </w:r>
    </w:p>
    <w:p w14:paraId="545B8146" w14:textId="77777777" w:rsidR="00A927AF" w:rsidRDefault="00232925">
      <w:pPr>
        <w:pStyle w:val="ListParagraph"/>
        <w:numPr>
          <w:ilvl w:val="1"/>
          <w:numId w:val="10"/>
        </w:numPr>
        <w:ind w:left="360"/>
        <w:jc w:val="both"/>
        <w:rPr>
          <w:rFonts w:asciiTheme="majorHAnsi" w:hAnsiTheme="majorHAnsi" w:cs="Arial"/>
          <w:sz w:val="22"/>
          <w:szCs w:val="22"/>
          <w:lang w:eastAsia="ko-KR"/>
        </w:rPr>
      </w:pPr>
      <w:r>
        <w:rPr>
          <w:rFonts w:asciiTheme="majorHAnsi" w:hAnsiTheme="majorHAnsi" w:cs="Arial"/>
          <w:sz w:val="22"/>
          <w:szCs w:val="22"/>
          <w:lang w:eastAsia="ko-KR"/>
        </w:rPr>
        <w:t xml:space="preserve">If say, all the relevant fields are matched in a scan of an incoming pacs.008 message the total </w:t>
      </w:r>
      <w:proofErr w:type="spellStart"/>
      <w:r>
        <w:rPr>
          <w:rFonts w:asciiTheme="majorHAnsi" w:hAnsiTheme="majorHAnsi" w:cs="Arial"/>
          <w:sz w:val="22"/>
          <w:szCs w:val="22"/>
          <w:lang w:eastAsia="ko-KR"/>
        </w:rPr>
        <w:t>FraudScore</w:t>
      </w:r>
      <w:proofErr w:type="spellEnd"/>
      <w:r>
        <w:rPr>
          <w:rFonts w:asciiTheme="majorHAnsi" w:hAnsiTheme="majorHAnsi" w:cs="Arial"/>
          <w:sz w:val="22"/>
          <w:szCs w:val="22"/>
          <w:lang w:eastAsia="ko-KR"/>
        </w:rPr>
        <w:t xml:space="preserve"> would be 10 </w:t>
      </w:r>
    </w:p>
    <w:p w14:paraId="557B31DF" w14:textId="77777777" w:rsidR="00A927AF" w:rsidRDefault="00232925">
      <w:pPr>
        <w:pStyle w:val="ListParagraph"/>
        <w:numPr>
          <w:ilvl w:val="1"/>
          <w:numId w:val="10"/>
        </w:numPr>
        <w:ind w:left="360"/>
        <w:jc w:val="both"/>
        <w:rPr>
          <w:rFonts w:asciiTheme="majorHAnsi" w:hAnsiTheme="majorHAnsi" w:cs="Arial"/>
          <w:sz w:val="22"/>
          <w:szCs w:val="22"/>
          <w:lang w:eastAsia="ko-KR"/>
        </w:rPr>
      </w:pPr>
      <w:r>
        <w:rPr>
          <w:rFonts w:asciiTheme="majorHAnsi" w:hAnsiTheme="majorHAnsi" w:cs="Arial"/>
          <w:sz w:val="22"/>
          <w:szCs w:val="22"/>
          <w:lang w:eastAsia="ko-KR"/>
        </w:rPr>
        <w:t xml:space="preserve">If  say, only the Debtor name and address fields are matched, the total </w:t>
      </w:r>
      <w:proofErr w:type="spellStart"/>
      <w:r>
        <w:rPr>
          <w:rFonts w:asciiTheme="majorHAnsi" w:hAnsiTheme="majorHAnsi" w:cs="Arial"/>
          <w:sz w:val="22"/>
          <w:szCs w:val="22"/>
          <w:lang w:eastAsia="ko-KR"/>
        </w:rPr>
        <w:t>FraudScore</w:t>
      </w:r>
      <w:proofErr w:type="spellEnd"/>
      <w:r>
        <w:rPr>
          <w:rFonts w:asciiTheme="majorHAnsi" w:hAnsiTheme="majorHAnsi" w:cs="Arial"/>
          <w:sz w:val="22"/>
          <w:szCs w:val="22"/>
          <w:lang w:eastAsia="ko-KR"/>
        </w:rPr>
        <w:t xml:space="preserve"> would be 3</w:t>
      </w:r>
    </w:p>
    <w:p w14:paraId="723510E0" w14:textId="77777777" w:rsidR="00A927AF" w:rsidRDefault="00232925">
      <w:pPr>
        <w:jc w:val="both"/>
        <w:rPr>
          <w:rFonts w:asciiTheme="majorHAnsi" w:hAnsiTheme="majorHAnsi" w:cs="Arial"/>
          <w:b/>
          <w:sz w:val="24"/>
          <w:szCs w:val="22"/>
          <w:lang w:eastAsia="ko-KR"/>
        </w:rPr>
      </w:pPr>
      <w:r>
        <w:rPr>
          <w:rFonts w:asciiTheme="majorHAnsi" w:hAnsiTheme="majorHAnsi" w:cs="Arial"/>
          <w:b/>
          <w:sz w:val="24"/>
          <w:szCs w:val="22"/>
          <w:lang w:eastAsia="ko-KR"/>
        </w:rPr>
        <w:t>Reporting a “Hit” methodology in the Response Payload</w:t>
      </w:r>
    </w:p>
    <w:p w14:paraId="78D54B8C"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lastRenderedPageBreak/>
        <w:t xml:space="preserve">Based on the </w:t>
      </w:r>
      <w:proofErr w:type="spellStart"/>
      <w:r>
        <w:rPr>
          <w:rFonts w:asciiTheme="majorHAnsi" w:hAnsiTheme="majorHAnsi" w:cs="Arial"/>
          <w:sz w:val="22"/>
          <w:szCs w:val="22"/>
          <w:lang w:eastAsia="ko-KR"/>
        </w:rPr>
        <w:t>FraudScore</w:t>
      </w:r>
      <w:proofErr w:type="spellEnd"/>
      <w:r>
        <w:rPr>
          <w:rFonts w:asciiTheme="majorHAnsi" w:hAnsiTheme="majorHAnsi" w:cs="Arial"/>
          <w:sz w:val="22"/>
          <w:szCs w:val="22"/>
          <w:lang w:eastAsia="ko-KR"/>
        </w:rPr>
        <w:t>, in-order to minimize the impact of false positives, RFDS shall use the following strategy to report a “Hit” on the response payload it sends back to the Payment Engine:</w:t>
      </w:r>
    </w:p>
    <w:p w14:paraId="29C02289" w14:textId="77777777" w:rsidR="00A927AF" w:rsidRDefault="00232925">
      <w:pPr>
        <w:pStyle w:val="ListParagraph"/>
        <w:numPr>
          <w:ilvl w:val="0"/>
          <w:numId w:val="10"/>
        </w:numPr>
        <w:jc w:val="both"/>
        <w:rPr>
          <w:rFonts w:asciiTheme="majorHAnsi" w:hAnsiTheme="majorHAnsi" w:cs="Arial"/>
          <w:sz w:val="22"/>
          <w:szCs w:val="22"/>
          <w:lang w:eastAsia="ko-KR"/>
        </w:rPr>
      </w:pPr>
      <w:proofErr w:type="spellStart"/>
      <w:r>
        <w:rPr>
          <w:rFonts w:asciiTheme="majorHAnsi" w:hAnsiTheme="majorHAnsi" w:cs="Arial"/>
          <w:b/>
          <w:sz w:val="22"/>
          <w:szCs w:val="22"/>
          <w:u w:val="single"/>
          <w:lang w:eastAsia="ko-KR"/>
        </w:rPr>
        <w:t>FraudScore</w:t>
      </w:r>
      <w:proofErr w:type="spellEnd"/>
      <w:r>
        <w:rPr>
          <w:rFonts w:asciiTheme="majorHAnsi" w:hAnsiTheme="majorHAnsi" w:cs="Arial"/>
          <w:b/>
          <w:sz w:val="22"/>
          <w:szCs w:val="22"/>
          <w:u w:val="single"/>
          <w:lang w:eastAsia="ko-KR"/>
        </w:rPr>
        <w:t xml:space="preserve"> = 0 </w:t>
      </w:r>
      <w:r>
        <w:rPr>
          <w:rFonts w:asciiTheme="majorHAnsi" w:hAnsiTheme="majorHAnsi" w:cs="Arial"/>
          <w:sz w:val="22"/>
          <w:szCs w:val="22"/>
          <w:u w:val="single"/>
          <w:lang w:eastAsia="ko-KR"/>
        </w:rPr>
        <w:t>(</w:t>
      </w:r>
      <w:proofErr w:type="spellStart"/>
      <w:r>
        <w:rPr>
          <w:rFonts w:asciiTheme="majorHAnsi" w:hAnsiTheme="majorHAnsi" w:cs="Arial"/>
          <w:sz w:val="22"/>
          <w:szCs w:val="22"/>
          <w:u w:val="single"/>
          <w:lang w:eastAsia="ko-KR"/>
        </w:rPr>
        <w:t>FraudScore</w:t>
      </w:r>
      <w:proofErr w:type="spellEnd"/>
      <w:r>
        <w:rPr>
          <w:rFonts w:asciiTheme="majorHAnsi" w:hAnsiTheme="majorHAnsi" w:cs="Arial"/>
          <w:sz w:val="22"/>
          <w:szCs w:val="22"/>
          <w:u w:val="single"/>
          <w:lang w:eastAsia="ko-KR"/>
        </w:rPr>
        <w:t xml:space="preserve"> equals zero)</w:t>
      </w:r>
      <w:r>
        <w:rPr>
          <w:rFonts w:asciiTheme="majorHAnsi" w:hAnsiTheme="majorHAnsi" w:cs="Arial"/>
          <w:b/>
          <w:sz w:val="22"/>
          <w:szCs w:val="22"/>
          <w:u w:val="single"/>
          <w:lang w:eastAsia="ko-KR"/>
        </w:rPr>
        <w:t>:</w:t>
      </w:r>
      <w:r>
        <w:rPr>
          <w:rFonts w:asciiTheme="majorHAnsi" w:hAnsiTheme="majorHAnsi" w:cs="Arial"/>
          <w:b/>
          <w:sz w:val="22"/>
          <w:szCs w:val="22"/>
          <w:lang w:eastAsia="ko-KR"/>
        </w:rPr>
        <w:t xml:space="preserve">  "No Hit"</w:t>
      </w:r>
      <w:r>
        <w:rPr>
          <w:rFonts w:asciiTheme="majorHAnsi" w:hAnsiTheme="majorHAnsi" w:cs="Arial"/>
          <w:sz w:val="22"/>
          <w:szCs w:val="22"/>
          <w:lang w:eastAsia="ko-KR"/>
        </w:rPr>
        <w:t xml:space="preserve"> </w:t>
      </w:r>
    </w:p>
    <w:p w14:paraId="4AF9B22B" w14:textId="77777777" w:rsidR="00A927AF" w:rsidRDefault="00232925">
      <w:pPr>
        <w:pStyle w:val="ListParagraph"/>
        <w:numPr>
          <w:ilvl w:val="1"/>
          <w:numId w:val="10"/>
        </w:numPr>
        <w:jc w:val="both"/>
        <w:rPr>
          <w:rFonts w:asciiTheme="majorHAnsi" w:hAnsiTheme="majorHAnsi" w:cs="Arial"/>
          <w:sz w:val="22"/>
          <w:szCs w:val="22"/>
          <w:lang w:eastAsia="ko-KR"/>
        </w:rPr>
      </w:pPr>
      <w:r>
        <w:rPr>
          <w:rFonts w:asciiTheme="majorHAnsi" w:hAnsiTheme="majorHAnsi" w:cs="Arial"/>
          <w:sz w:val="22"/>
          <w:szCs w:val="22"/>
          <w:lang w:eastAsia="ko-KR"/>
        </w:rPr>
        <w:t xml:space="preserve">This is possible when none of the fields from the </w:t>
      </w:r>
      <w:proofErr w:type="spellStart"/>
      <w:r>
        <w:rPr>
          <w:rFonts w:asciiTheme="majorHAnsi" w:hAnsiTheme="majorHAnsi" w:cs="Arial"/>
          <w:sz w:val="22"/>
          <w:szCs w:val="22"/>
          <w:lang w:eastAsia="ko-KR"/>
        </w:rPr>
        <w:t>BlackList</w:t>
      </w:r>
      <w:proofErr w:type="spellEnd"/>
      <w:r>
        <w:rPr>
          <w:rFonts w:asciiTheme="majorHAnsi" w:hAnsiTheme="majorHAnsi" w:cs="Arial"/>
          <w:sz w:val="22"/>
          <w:szCs w:val="22"/>
          <w:lang w:eastAsia="ko-KR"/>
        </w:rPr>
        <w:t xml:space="preserve"> Entity match with the relevant fields on the payment message</w:t>
      </w:r>
    </w:p>
    <w:p w14:paraId="6834F1A3" w14:textId="77777777" w:rsidR="00A927AF" w:rsidRDefault="00232925">
      <w:pPr>
        <w:pStyle w:val="ListParagraph"/>
        <w:numPr>
          <w:ilvl w:val="1"/>
          <w:numId w:val="10"/>
        </w:numPr>
        <w:jc w:val="both"/>
        <w:rPr>
          <w:rFonts w:asciiTheme="majorHAnsi" w:hAnsiTheme="majorHAnsi" w:cs="Arial"/>
          <w:sz w:val="22"/>
          <w:szCs w:val="22"/>
          <w:lang w:eastAsia="ko-KR"/>
        </w:rPr>
      </w:pPr>
      <w:r>
        <w:rPr>
          <w:rFonts w:asciiTheme="majorHAnsi" w:hAnsiTheme="majorHAnsi" w:cs="Arial"/>
          <w:i/>
          <w:sz w:val="22"/>
          <w:szCs w:val="22"/>
          <w:lang w:eastAsia="ko-KR"/>
        </w:rPr>
        <w:t>Payment Engine would mark the fraud check as complete and proceed with the next step in the transaction processing.</w:t>
      </w:r>
    </w:p>
    <w:p w14:paraId="5226E822" w14:textId="77777777" w:rsidR="00A927AF" w:rsidRDefault="00232925">
      <w:pPr>
        <w:pStyle w:val="ListParagraph"/>
        <w:numPr>
          <w:ilvl w:val="0"/>
          <w:numId w:val="10"/>
        </w:numPr>
        <w:jc w:val="both"/>
        <w:rPr>
          <w:rFonts w:asciiTheme="majorHAnsi" w:hAnsiTheme="majorHAnsi" w:cs="Arial"/>
          <w:sz w:val="22"/>
          <w:szCs w:val="22"/>
          <w:lang w:eastAsia="ko-KR"/>
        </w:rPr>
      </w:pPr>
      <w:r>
        <w:rPr>
          <w:rFonts w:asciiTheme="majorHAnsi" w:hAnsiTheme="majorHAnsi" w:cs="Arial"/>
          <w:b/>
          <w:sz w:val="22"/>
          <w:szCs w:val="22"/>
          <w:u w:val="single"/>
          <w:lang w:eastAsia="ko-KR"/>
        </w:rPr>
        <w:t xml:space="preserve">0 &lt; </w:t>
      </w:r>
      <w:proofErr w:type="spellStart"/>
      <w:r>
        <w:rPr>
          <w:rFonts w:asciiTheme="majorHAnsi" w:hAnsiTheme="majorHAnsi" w:cs="Arial"/>
          <w:b/>
          <w:sz w:val="22"/>
          <w:szCs w:val="22"/>
          <w:u w:val="single"/>
          <w:lang w:eastAsia="ko-KR"/>
        </w:rPr>
        <w:t>FraudScore</w:t>
      </w:r>
      <w:proofErr w:type="spellEnd"/>
      <w:r>
        <w:rPr>
          <w:rFonts w:asciiTheme="majorHAnsi" w:hAnsiTheme="majorHAnsi" w:cs="Arial"/>
          <w:b/>
          <w:sz w:val="22"/>
          <w:szCs w:val="22"/>
          <w:u w:val="single"/>
          <w:lang w:eastAsia="ko-KR"/>
        </w:rPr>
        <w:t xml:space="preserve"> &lt; 5 </w:t>
      </w:r>
      <w:r>
        <w:rPr>
          <w:rFonts w:asciiTheme="majorHAnsi" w:hAnsiTheme="majorHAnsi" w:cs="Arial"/>
          <w:sz w:val="22"/>
          <w:szCs w:val="22"/>
          <w:u w:val="single"/>
          <w:lang w:eastAsia="ko-KR"/>
        </w:rPr>
        <w:t>(</w:t>
      </w:r>
      <w:proofErr w:type="spellStart"/>
      <w:r>
        <w:rPr>
          <w:rFonts w:asciiTheme="majorHAnsi" w:hAnsiTheme="majorHAnsi" w:cs="Arial"/>
          <w:sz w:val="22"/>
          <w:szCs w:val="22"/>
          <w:u w:val="single"/>
          <w:lang w:eastAsia="ko-KR"/>
        </w:rPr>
        <w:t>FraudScore</w:t>
      </w:r>
      <w:proofErr w:type="spellEnd"/>
      <w:r>
        <w:rPr>
          <w:rFonts w:asciiTheme="majorHAnsi" w:hAnsiTheme="majorHAnsi" w:cs="Arial"/>
          <w:sz w:val="22"/>
          <w:szCs w:val="22"/>
          <w:u w:val="single"/>
          <w:lang w:eastAsia="ko-KR"/>
        </w:rPr>
        <w:t xml:space="preserve"> greater than zero but less than five)</w:t>
      </w:r>
      <w:r>
        <w:rPr>
          <w:rFonts w:asciiTheme="majorHAnsi" w:hAnsiTheme="majorHAnsi" w:cs="Arial"/>
          <w:b/>
          <w:sz w:val="22"/>
          <w:szCs w:val="22"/>
          <w:u w:val="single"/>
          <w:lang w:eastAsia="ko-KR"/>
        </w:rPr>
        <w:t xml:space="preserve">: </w:t>
      </w:r>
      <w:r>
        <w:rPr>
          <w:rFonts w:asciiTheme="majorHAnsi" w:hAnsiTheme="majorHAnsi" w:cs="Arial"/>
          <w:b/>
          <w:sz w:val="22"/>
          <w:szCs w:val="22"/>
          <w:lang w:eastAsia="ko-KR"/>
        </w:rPr>
        <w:t xml:space="preserve">"No Hit" </w:t>
      </w:r>
    </w:p>
    <w:p w14:paraId="39A44C19" w14:textId="77777777" w:rsidR="00A927AF" w:rsidRDefault="00232925">
      <w:pPr>
        <w:pStyle w:val="ListParagraph"/>
        <w:numPr>
          <w:ilvl w:val="1"/>
          <w:numId w:val="10"/>
        </w:numPr>
        <w:jc w:val="both"/>
        <w:rPr>
          <w:rFonts w:asciiTheme="majorHAnsi" w:hAnsiTheme="majorHAnsi" w:cs="Arial"/>
          <w:sz w:val="22"/>
          <w:szCs w:val="22"/>
          <w:lang w:eastAsia="ko-KR"/>
        </w:rPr>
      </w:pPr>
      <w:r>
        <w:rPr>
          <w:rFonts w:asciiTheme="majorHAnsi" w:hAnsiTheme="majorHAnsi" w:cs="Arial"/>
          <w:sz w:val="22"/>
          <w:szCs w:val="22"/>
          <w:lang w:eastAsia="ko-KR"/>
        </w:rPr>
        <w:t xml:space="preserve">This score is possible for situations with high possibility of false-positives and of less significance. </w:t>
      </w:r>
    </w:p>
    <w:p w14:paraId="6F083C90" w14:textId="77777777" w:rsidR="00A927AF" w:rsidRDefault="00232925">
      <w:pPr>
        <w:pStyle w:val="ListParagraph"/>
        <w:numPr>
          <w:ilvl w:val="1"/>
          <w:numId w:val="10"/>
        </w:numPr>
        <w:jc w:val="both"/>
        <w:rPr>
          <w:rFonts w:asciiTheme="majorHAnsi" w:hAnsiTheme="majorHAnsi" w:cs="Arial"/>
          <w:i/>
          <w:sz w:val="22"/>
          <w:szCs w:val="22"/>
          <w:lang w:eastAsia="ko-KR"/>
        </w:rPr>
      </w:pPr>
      <w:r>
        <w:rPr>
          <w:rFonts w:asciiTheme="majorHAnsi" w:hAnsiTheme="majorHAnsi" w:cs="Arial"/>
          <w:sz w:val="22"/>
          <w:szCs w:val="22"/>
          <w:lang w:eastAsia="ko-KR"/>
        </w:rPr>
        <w:t>Payment Engine would mark the fraud check as complete and proceed with the next step in the transaction processing.</w:t>
      </w:r>
      <w:r>
        <w:rPr>
          <w:rFonts w:asciiTheme="majorHAnsi" w:hAnsiTheme="majorHAnsi" w:cs="Arial"/>
          <w:i/>
          <w:sz w:val="22"/>
          <w:szCs w:val="22"/>
          <w:lang w:eastAsia="ko-KR"/>
        </w:rPr>
        <w:t xml:space="preserve"> Please note that any match with the “Account #” field would automatically put the score to 5 or higher and not meet this condition</w:t>
      </w:r>
    </w:p>
    <w:p w14:paraId="2A084637" w14:textId="77777777" w:rsidR="00A927AF" w:rsidRDefault="00232925">
      <w:pPr>
        <w:pStyle w:val="ListParagraph"/>
        <w:numPr>
          <w:ilvl w:val="0"/>
          <w:numId w:val="10"/>
        </w:numPr>
        <w:jc w:val="both"/>
        <w:rPr>
          <w:rFonts w:asciiTheme="majorHAnsi" w:hAnsiTheme="majorHAnsi" w:cs="Arial"/>
          <w:sz w:val="22"/>
          <w:szCs w:val="22"/>
          <w:lang w:eastAsia="ko-KR"/>
        </w:rPr>
      </w:pPr>
      <w:proofErr w:type="spellStart"/>
      <w:r>
        <w:rPr>
          <w:rFonts w:asciiTheme="majorHAnsi" w:hAnsiTheme="majorHAnsi" w:cs="Arial"/>
          <w:b/>
          <w:sz w:val="22"/>
          <w:szCs w:val="22"/>
          <w:u w:val="single"/>
          <w:lang w:eastAsia="ko-KR"/>
        </w:rPr>
        <w:lastRenderedPageBreak/>
        <w:t>FraudScore</w:t>
      </w:r>
      <w:proofErr w:type="spellEnd"/>
      <w:r>
        <w:rPr>
          <w:rFonts w:asciiTheme="majorHAnsi" w:hAnsiTheme="majorHAnsi" w:cs="Arial"/>
          <w:b/>
          <w:sz w:val="22"/>
          <w:szCs w:val="22"/>
          <w:u w:val="single"/>
          <w:lang w:eastAsia="ko-KR"/>
        </w:rPr>
        <w:t xml:space="preserve">&gt;=5 </w:t>
      </w:r>
      <w:r>
        <w:rPr>
          <w:rFonts w:asciiTheme="majorHAnsi" w:hAnsiTheme="majorHAnsi" w:cs="Arial"/>
          <w:sz w:val="22"/>
          <w:szCs w:val="22"/>
          <w:u w:val="single"/>
          <w:lang w:eastAsia="ko-KR"/>
        </w:rPr>
        <w:t>(</w:t>
      </w:r>
      <w:proofErr w:type="spellStart"/>
      <w:r>
        <w:rPr>
          <w:rFonts w:asciiTheme="majorHAnsi" w:hAnsiTheme="majorHAnsi" w:cs="Arial"/>
          <w:sz w:val="22"/>
          <w:szCs w:val="22"/>
          <w:u w:val="single"/>
          <w:lang w:eastAsia="ko-KR"/>
        </w:rPr>
        <w:t>FraudScore</w:t>
      </w:r>
      <w:proofErr w:type="spellEnd"/>
      <w:r>
        <w:rPr>
          <w:rFonts w:asciiTheme="majorHAnsi" w:hAnsiTheme="majorHAnsi" w:cs="Arial"/>
          <w:sz w:val="22"/>
          <w:szCs w:val="22"/>
          <w:u w:val="single"/>
          <w:lang w:eastAsia="ko-KR"/>
        </w:rPr>
        <w:t xml:space="preserve"> of 5 and above):</w:t>
      </w:r>
      <w:r>
        <w:rPr>
          <w:rFonts w:asciiTheme="majorHAnsi" w:hAnsiTheme="majorHAnsi" w:cs="Arial"/>
          <w:sz w:val="22"/>
          <w:szCs w:val="22"/>
          <w:lang w:eastAsia="ko-KR"/>
        </w:rPr>
        <w:t xml:space="preserve"> </w:t>
      </w:r>
      <w:r>
        <w:rPr>
          <w:rFonts w:asciiTheme="majorHAnsi" w:hAnsiTheme="majorHAnsi" w:cs="Arial"/>
          <w:b/>
          <w:sz w:val="22"/>
          <w:szCs w:val="22"/>
          <w:lang w:eastAsia="ko-KR"/>
        </w:rPr>
        <w:t xml:space="preserve">"Hit" </w:t>
      </w:r>
    </w:p>
    <w:p w14:paraId="1A7A8705" w14:textId="77777777" w:rsidR="00A927AF" w:rsidRDefault="00232925">
      <w:pPr>
        <w:pStyle w:val="ListParagraph"/>
        <w:numPr>
          <w:ilvl w:val="1"/>
          <w:numId w:val="10"/>
        </w:numPr>
        <w:jc w:val="both"/>
        <w:rPr>
          <w:rFonts w:asciiTheme="majorHAnsi" w:hAnsiTheme="majorHAnsi" w:cs="Arial"/>
          <w:sz w:val="22"/>
          <w:szCs w:val="22"/>
          <w:lang w:eastAsia="ko-KR"/>
        </w:rPr>
      </w:pPr>
      <w:r>
        <w:rPr>
          <w:rFonts w:asciiTheme="majorHAnsi" w:hAnsiTheme="majorHAnsi" w:cs="Arial"/>
          <w:sz w:val="22"/>
          <w:szCs w:val="22"/>
          <w:lang w:eastAsia="ko-KR"/>
        </w:rPr>
        <w:t>This score would be achieved if a significant field such as Account # gets matched or a large number of other fields are matched.</w:t>
      </w:r>
    </w:p>
    <w:p w14:paraId="699A98E4" w14:textId="77777777" w:rsidR="00A927AF" w:rsidRDefault="00232925">
      <w:pPr>
        <w:pStyle w:val="ListParagraph"/>
        <w:numPr>
          <w:ilvl w:val="1"/>
          <w:numId w:val="10"/>
        </w:numPr>
        <w:jc w:val="both"/>
        <w:rPr>
          <w:rFonts w:asciiTheme="majorHAnsi" w:hAnsiTheme="majorHAnsi" w:cs="Arial"/>
          <w:sz w:val="22"/>
          <w:szCs w:val="22"/>
          <w:lang w:eastAsia="ko-KR"/>
        </w:rPr>
      </w:pPr>
      <w:r>
        <w:rPr>
          <w:rFonts w:asciiTheme="majorHAnsi" w:hAnsiTheme="majorHAnsi" w:cs="Arial"/>
          <w:sz w:val="22"/>
          <w:szCs w:val="22"/>
          <w:lang w:eastAsia="ko-KR"/>
        </w:rPr>
        <w:t>This score indicates a high probability for the transaction to be a fraud.</w:t>
      </w:r>
    </w:p>
    <w:p w14:paraId="6AE84701" w14:textId="77777777" w:rsidR="00A927AF" w:rsidRDefault="00232925">
      <w:pPr>
        <w:pStyle w:val="ListParagraph"/>
        <w:numPr>
          <w:ilvl w:val="1"/>
          <w:numId w:val="10"/>
        </w:numPr>
        <w:jc w:val="both"/>
        <w:rPr>
          <w:rFonts w:asciiTheme="majorHAnsi" w:hAnsiTheme="majorHAnsi" w:cs="Arial"/>
          <w:sz w:val="22"/>
          <w:szCs w:val="22"/>
          <w:lang w:eastAsia="ko-KR"/>
        </w:rPr>
      </w:pPr>
      <w:r>
        <w:rPr>
          <w:rFonts w:asciiTheme="majorHAnsi" w:hAnsiTheme="majorHAnsi" w:cs="Arial"/>
          <w:sz w:val="22"/>
          <w:szCs w:val="22"/>
          <w:lang w:eastAsia="ko-KR"/>
        </w:rPr>
        <w:t>Payment Engine would initiate a manual investigation</w:t>
      </w:r>
      <w:proofErr w:type="gramStart"/>
      <w:r>
        <w:rPr>
          <w:rFonts w:asciiTheme="majorHAnsi" w:hAnsiTheme="majorHAnsi" w:cs="Arial"/>
          <w:sz w:val="22"/>
          <w:szCs w:val="22"/>
          <w:lang w:eastAsia="ko-KR"/>
        </w:rPr>
        <w:t>..</w:t>
      </w:r>
      <w:proofErr w:type="gramEnd"/>
      <w:r>
        <w:rPr>
          <w:rFonts w:asciiTheme="majorHAnsi" w:hAnsiTheme="majorHAnsi" w:cs="Arial"/>
          <w:sz w:val="22"/>
          <w:szCs w:val="22"/>
          <w:lang w:eastAsia="ko-KR"/>
        </w:rPr>
        <w:t xml:space="preserve"> The results of the manual investigation would mark the transaction as either "No Fraud" - which would allow it to proceed forward, or "Fraud" - which would result in the rejection of the transaction. </w:t>
      </w:r>
    </w:p>
    <w:p w14:paraId="6BF8EBF2" w14:textId="77777777" w:rsidR="00A927AF" w:rsidRDefault="00232925">
      <w:pPr>
        <w:jc w:val="both"/>
        <w:rPr>
          <w:rFonts w:asciiTheme="majorHAnsi" w:hAnsiTheme="majorHAnsi" w:cs="Arial"/>
          <w:b/>
          <w:i/>
          <w:sz w:val="24"/>
          <w:szCs w:val="22"/>
          <w:lang w:eastAsia="ko-KR"/>
        </w:rPr>
      </w:pPr>
      <w:r>
        <w:rPr>
          <w:rFonts w:asciiTheme="majorHAnsi" w:hAnsiTheme="majorHAnsi" w:cs="Arial"/>
          <w:b/>
          <w:i/>
          <w:sz w:val="24"/>
          <w:szCs w:val="22"/>
          <w:lang w:eastAsia="ko-KR"/>
        </w:rPr>
        <w:t xml:space="preserve">RFDS shall provide facility to update/ </w:t>
      </w:r>
      <w:proofErr w:type="gramStart"/>
      <w:r>
        <w:rPr>
          <w:rFonts w:asciiTheme="majorHAnsi" w:hAnsiTheme="majorHAnsi" w:cs="Arial"/>
          <w:b/>
          <w:i/>
          <w:sz w:val="24"/>
          <w:szCs w:val="22"/>
          <w:lang w:eastAsia="ko-KR"/>
        </w:rPr>
        <w:t>modify  weight</w:t>
      </w:r>
      <w:proofErr w:type="gramEnd"/>
      <w:r>
        <w:rPr>
          <w:rFonts w:asciiTheme="majorHAnsi" w:hAnsiTheme="majorHAnsi" w:cs="Arial"/>
          <w:b/>
          <w:i/>
          <w:sz w:val="24"/>
          <w:szCs w:val="22"/>
          <w:lang w:eastAsia="ko-KR"/>
        </w:rPr>
        <w:t xml:space="preserve"> assignments to the fields and also adjust the </w:t>
      </w:r>
      <w:proofErr w:type="spellStart"/>
      <w:r>
        <w:rPr>
          <w:rFonts w:asciiTheme="majorHAnsi" w:hAnsiTheme="majorHAnsi" w:cs="Arial"/>
          <w:b/>
          <w:i/>
          <w:sz w:val="24"/>
          <w:szCs w:val="22"/>
          <w:lang w:eastAsia="ko-KR"/>
        </w:rPr>
        <w:t>FraudScore</w:t>
      </w:r>
      <w:proofErr w:type="spellEnd"/>
      <w:r>
        <w:rPr>
          <w:rFonts w:asciiTheme="majorHAnsi" w:hAnsiTheme="majorHAnsi" w:cs="Arial"/>
          <w:b/>
          <w:i/>
          <w:sz w:val="24"/>
          <w:szCs w:val="22"/>
          <w:lang w:eastAsia="ko-KR"/>
        </w:rPr>
        <w:t xml:space="preserve"> threshold value for reporting a “Hit” through a GUI screen.</w:t>
      </w:r>
    </w:p>
    <w:p w14:paraId="4780830C" w14:textId="77777777" w:rsidR="00A927AF" w:rsidRDefault="00232925">
      <w:pPr>
        <w:jc w:val="both"/>
        <w:rPr>
          <w:rFonts w:asciiTheme="majorHAnsi" w:eastAsiaTheme="majorEastAsia" w:hAnsiTheme="majorHAnsi" w:cstheme="majorBidi"/>
          <w:sz w:val="36"/>
          <w:szCs w:val="36"/>
        </w:rPr>
      </w:pPr>
      <w:r>
        <w:br w:type="page"/>
      </w:r>
    </w:p>
    <w:p w14:paraId="28303F00" w14:textId="77777777" w:rsidR="00A927AF" w:rsidRDefault="00232925">
      <w:pPr>
        <w:pStyle w:val="Heading2"/>
        <w:numPr>
          <w:ilvl w:val="1"/>
          <w:numId w:val="2"/>
        </w:numPr>
        <w:tabs>
          <w:tab w:val="left" w:pos="720"/>
        </w:tabs>
        <w:ind w:left="0"/>
        <w:jc w:val="both"/>
        <w:rPr>
          <w:color w:val="00000A"/>
        </w:rPr>
      </w:pPr>
      <w:bookmarkStart w:id="623" w:name="_RFDS%3A_Response_Payload"/>
      <w:bookmarkStart w:id="624" w:name="_Toc519866150"/>
      <w:bookmarkEnd w:id="623"/>
      <w:r>
        <w:rPr>
          <w:color w:val="00000A"/>
        </w:rPr>
        <w:lastRenderedPageBreak/>
        <w:t>RFDS: Response Payload</w:t>
      </w:r>
      <w:bookmarkEnd w:id="624"/>
      <w:r>
        <w:rPr>
          <w:color w:val="00000A"/>
        </w:rPr>
        <w:t xml:space="preserve"> </w:t>
      </w:r>
    </w:p>
    <w:p w14:paraId="5DED9C18" w14:textId="77777777" w:rsidR="00A927AF" w:rsidRDefault="00A927AF">
      <w:pPr>
        <w:jc w:val="both"/>
        <w:rPr>
          <w:rFonts w:asciiTheme="majorHAnsi" w:hAnsiTheme="majorHAnsi" w:cs="Arial"/>
          <w:sz w:val="22"/>
          <w:szCs w:val="22"/>
          <w:lang w:eastAsia="ko-KR"/>
        </w:rPr>
      </w:pPr>
    </w:p>
    <w:p w14:paraId="7F8A2E4A"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 xml:space="preserve">The table below lists out the fields RFDS shall include in its response back to the Payment Engine. </w:t>
      </w:r>
    </w:p>
    <w:tbl>
      <w:tblPr>
        <w:tblW w:w="9134" w:type="dxa"/>
        <w:tblLook w:val="04A0" w:firstRow="1" w:lastRow="0" w:firstColumn="1" w:lastColumn="0" w:noHBand="0" w:noVBand="1"/>
      </w:tblPr>
      <w:tblGrid>
        <w:gridCol w:w="1081"/>
        <w:gridCol w:w="2458"/>
        <w:gridCol w:w="5595"/>
      </w:tblGrid>
      <w:tr w:rsidR="00A927AF" w14:paraId="5436570C" w14:textId="77777777">
        <w:trPr>
          <w:trHeight w:val="356"/>
        </w:trPr>
        <w:tc>
          <w:tcPr>
            <w:tcW w:w="1081" w:type="dxa"/>
            <w:shd w:val="clear" w:color="auto" w:fill="auto"/>
            <w:vAlign w:val="bottom"/>
          </w:tcPr>
          <w:p w14:paraId="731ECA76" w14:textId="77777777" w:rsidR="00A927AF" w:rsidRDefault="00A927AF">
            <w:pPr>
              <w:spacing w:after="0" w:line="240" w:lineRule="auto"/>
              <w:jc w:val="both"/>
              <w:rPr>
                <w:rFonts w:asciiTheme="majorHAnsi" w:eastAsia="Times New Roman" w:hAnsiTheme="majorHAnsi" w:cs="Times New Roman"/>
                <w:sz w:val="22"/>
                <w:szCs w:val="24"/>
              </w:rPr>
            </w:pPr>
          </w:p>
        </w:tc>
        <w:tc>
          <w:tcPr>
            <w:tcW w:w="8053" w:type="dxa"/>
            <w:gridSpan w:val="2"/>
            <w:shd w:val="clear" w:color="000000" w:fill="002060"/>
            <w:vAlign w:val="center"/>
          </w:tcPr>
          <w:p w14:paraId="7F49FB30" w14:textId="77777777" w:rsidR="00A927AF" w:rsidRDefault="00232925">
            <w:pPr>
              <w:spacing w:after="0" w:line="240" w:lineRule="auto"/>
              <w:jc w:val="both"/>
              <w:rPr>
                <w:rFonts w:asciiTheme="majorHAnsi" w:eastAsia="Times New Roman" w:hAnsiTheme="majorHAnsi" w:cs="Times New Roman"/>
                <w:b/>
                <w:bCs/>
                <w:color w:val="FFFFFF"/>
                <w:sz w:val="22"/>
                <w:szCs w:val="24"/>
              </w:rPr>
            </w:pPr>
            <w:r>
              <w:rPr>
                <w:rFonts w:asciiTheme="majorHAnsi" w:eastAsia="Times New Roman" w:hAnsiTheme="majorHAnsi" w:cs="Times New Roman"/>
                <w:b/>
                <w:bCs/>
                <w:color w:val="FFFFFF"/>
                <w:sz w:val="22"/>
                <w:szCs w:val="24"/>
              </w:rPr>
              <w:t>Response Payload from RFDS to Payment Engine</w:t>
            </w:r>
          </w:p>
        </w:tc>
      </w:tr>
      <w:tr w:rsidR="00A927AF" w14:paraId="3AFBD18F" w14:textId="77777777">
        <w:trPr>
          <w:trHeight w:val="368"/>
        </w:trPr>
        <w:tc>
          <w:tcPr>
            <w:tcW w:w="1081" w:type="dxa"/>
            <w:tcBorders>
              <w:top w:val="single" w:sz="4" w:space="0" w:color="00000A"/>
              <w:left w:val="single" w:sz="4" w:space="0" w:color="00000A"/>
              <w:bottom w:val="single" w:sz="4" w:space="0" w:color="00000A"/>
              <w:right w:val="single" w:sz="4" w:space="0" w:color="00000A"/>
            </w:tcBorders>
            <w:shd w:val="clear" w:color="000000" w:fill="494529"/>
          </w:tcPr>
          <w:p w14:paraId="43B655E1" w14:textId="77777777" w:rsidR="00A927AF" w:rsidRDefault="00232925">
            <w:pPr>
              <w:spacing w:after="0" w:line="240" w:lineRule="auto"/>
              <w:jc w:val="both"/>
              <w:rPr>
                <w:rFonts w:asciiTheme="majorHAnsi" w:eastAsia="Times New Roman" w:hAnsiTheme="majorHAnsi" w:cs="Times New Roman"/>
                <w:color w:val="FFFFFF"/>
                <w:sz w:val="20"/>
                <w:szCs w:val="20"/>
              </w:rPr>
            </w:pPr>
            <w:r>
              <w:rPr>
                <w:rFonts w:asciiTheme="majorHAnsi" w:eastAsia="Times New Roman" w:hAnsiTheme="majorHAnsi" w:cs="Times New Roman"/>
                <w:color w:val="FFFFFF"/>
                <w:sz w:val="20"/>
                <w:szCs w:val="20"/>
              </w:rPr>
              <w:t>Index No.</w:t>
            </w:r>
          </w:p>
        </w:tc>
        <w:tc>
          <w:tcPr>
            <w:tcW w:w="2458" w:type="dxa"/>
            <w:tcBorders>
              <w:top w:val="single" w:sz="4" w:space="0" w:color="00000A"/>
              <w:bottom w:val="single" w:sz="4" w:space="0" w:color="00000A"/>
              <w:right w:val="single" w:sz="4" w:space="0" w:color="00000A"/>
            </w:tcBorders>
            <w:shd w:val="clear" w:color="000000" w:fill="494529"/>
          </w:tcPr>
          <w:p w14:paraId="45096F81" w14:textId="77777777" w:rsidR="00A927AF" w:rsidRDefault="00232925">
            <w:pPr>
              <w:spacing w:after="0" w:line="240" w:lineRule="auto"/>
              <w:jc w:val="both"/>
              <w:rPr>
                <w:rFonts w:asciiTheme="majorHAnsi" w:eastAsia="Times New Roman" w:hAnsiTheme="majorHAnsi" w:cs="Times New Roman"/>
                <w:color w:val="FFFFFF"/>
                <w:sz w:val="20"/>
                <w:szCs w:val="20"/>
              </w:rPr>
            </w:pPr>
            <w:r>
              <w:rPr>
                <w:rFonts w:asciiTheme="majorHAnsi" w:eastAsia="Times New Roman" w:hAnsiTheme="majorHAnsi" w:cs="Times New Roman"/>
                <w:color w:val="FFFFFF"/>
                <w:sz w:val="20"/>
                <w:szCs w:val="20"/>
              </w:rPr>
              <w:t>Message Item</w:t>
            </w:r>
          </w:p>
        </w:tc>
        <w:tc>
          <w:tcPr>
            <w:tcW w:w="5595" w:type="dxa"/>
            <w:tcBorders>
              <w:top w:val="single" w:sz="4" w:space="0" w:color="00000A"/>
              <w:bottom w:val="single" w:sz="4" w:space="0" w:color="00000A"/>
              <w:right w:val="single" w:sz="4" w:space="0" w:color="00000A"/>
            </w:tcBorders>
            <w:shd w:val="clear" w:color="000000" w:fill="494529"/>
          </w:tcPr>
          <w:p w14:paraId="16078EBE" w14:textId="77777777" w:rsidR="00A927AF" w:rsidRDefault="00232925">
            <w:pPr>
              <w:spacing w:after="0" w:line="240" w:lineRule="auto"/>
              <w:jc w:val="both"/>
              <w:rPr>
                <w:rFonts w:asciiTheme="majorHAnsi" w:eastAsia="Times New Roman" w:hAnsiTheme="majorHAnsi" w:cs="Times New Roman"/>
                <w:color w:val="FFFFFF"/>
                <w:sz w:val="20"/>
                <w:szCs w:val="20"/>
              </w:rPr>
            </w:pPr>
            <w:r>
              <w:rPr>
                <w:rFonts w:asciiTheme="majorHAnsi" w:eastAsia="Times New Roman" w:hAnsiTheme="majorHAnsi" w:cs="Times New Roman"/>
                <w:color w:val="FFFFFF"/>
                <w:sz w:val="20"/>
                <w:szCs w:val="20"/>
              </w:rPr>
              <w:t>Comments</w:t>
            </w:r>
          </w:p>
        </w:tc>
      </w:tr>
      <w:tr w:rsidR="00A927AF" w14:paraId="5768B25D" w14:textId="77777777">
        <w:trPr>
          <w:trHeight w:val="310"/>
        </w:trPr>
        <w:tc>
          <w:tcPr>
            <w:tcW w:w="1081" w:type="dxa"/>
            <w:tcBorders>
              <w:left w:val="single" w:sz="4" w:space="0" w:color="00000A"/>
              <w:bottom w:val="single" w:sz="4" w:space="0" w:color="00000A"/>
              <w:right w:val="single" w:sz="4" w:space="0" w:color="00000A"/>
            </w:tcBorders>
            <w:shd w:val="clear" w:color="auto" w:fill="auto"/>
            <w:vAlign w:val="bottom"/>
          </w:tcPr>
          <w:p w14:paraId="69A3402D" w14:textId="77777777" w:rsidR="00A927AF" w:rsidRDefault="00232925">
            <w:pPr>
              <w:spacing w:after="0" w:line="240" w:lineRule="auto"/>
              <w:jc w:val="both"/>
              <w:rPr>
                <w:rFonts w:asciiTheme="majorHAnsi" w:eastAsia="Times New Roman" w:hAnsiTheme="majorHAnsi" w:cs="Times New Roman"/>
                <w:color w:val="000000"/>
                <w:sz w:val="20"/>
                <w:szCs w:val="20"/>
              </w:rPr>
            </w:pPr>
            <w:r>
              <w:rPr>
                <w:rFonts w:asciiTheme="majorHAnsi" w:eastAsia="Times New Roman" w:hAnsiTheme="majorHAnsi" w:cs="Times New Roman"/>
                <w:color w:val="000000"/>
                <w:sz w:val="20"/>
                <w:szCs w:val="20"/>
              </w:rPr>
              <w:t>1</w:t>
            </w:r>
          </w:p>
        </w:tc>
        <w:tc>
          <w:tcPr>
            <w:tcW w:w="2458" w:type="dxa"/>
            <w:tcBorders>
              <w:bottom w:val="single" w:sz="4" w:space="0" w:color="00000A"/>
              <w:right w:val="single" w:sz="4" w:space="0" w:color="00000A"/>
            </w:tcBorders>
            <w:shd w:val="clear" w:color="000000" w:fill="BFBFBF"/>
          </w:tcPr>
          <w:p w14:paraId="36E1E766" w14:textId="77777777" w:rsidR="00A927AF" w:rsidRDefault="00232925">
            <w:pPr>
              <w:spacing w:after="0" w:line="240" w:lineRule="auto"/>
              <w:jc w:val="both"/>
              <w:rPr>
                <w:rFonts w:asciiTheme="majorHAnsi" w:eastAsia="Times New Roman" w:hAnsiTheme="majorHAnsi" w:cs="Times New Roman"/>
                <w:color w:val="000000"/>
                <w:sz w:val="20"/>
                <w:szCs w:val="20"/>
              </w:rPr>
            </w:pPr>
            <w:proofErr w:type="spellStart"/>
            <w:r>
              <w:rPr>
                <w:rFonts w:asciiTheme="majorHAnsi" w:eastAsia="Times New Roman" w:hAnsiTheme="majorHAnsi" w:cs="Times New Roman"/>
                <w:color w:val="000000"/>
                <w:sz w:val="20"/>
                <w:szCs w:val="20"/>
              </w:rPr>
              <w:t>FraudCheckResponse</w:t>
            </w:r>
            <w:proofErr w:type="spellEnd"/>
          </w:p>
        </w:tc>
        <w:tc>
          <w:tcPr>
            <w:tcW w:w="5595" w:type="dxa"/>
            <w:shd w:val="clear" w:color="auto" w:fill="auto"/>
            <w:vAlign w:val="bottom"/>
          </w:tcPr>
          <w:p w14:paraId="137700DC" w14:textId="77777777" w:rsidR="00A927AF" w:rsidRDefault="00A927AF">
            <w:pPr>
              <w:spacing w:after="0" w:line="240" w:lineRule="auto"/>
              <w:jc w:val="both"/>
              <w:rPr>
                <w:rFonts w:asciiTheme="majorHAnsi" w:eastAsia="Times New Roman" w:hAnsiTheme="majorHAnsi" w:cs="Times New Roman"/>
                <w:color w:val="000000"/>
                <w:sz w:val="20"/>
                <w:szCs w:val="20"/>
              </w:rPr>
            </w:pPr>
          </w:p>
        </w:tc>
      </w:tr>
      <w:tr w:rsidR="00A927AF" w14:paraId="31EC844A" w14:textId="77777777">
        <w:trPr>
          <w:trHeight w:val="542"/>
        </w:trPr>
        <w:tc>
          <w:tcPr>
            <w:tcW w:w="1081" w:type="dxa"/>
            <w:tcBorders>
              <w:left w:val="single" w:sz="4" w:space="0" w:color="00000A"/>
              <w:bottom w:val="single" w:sz="4" w:space="0" w:color="00000A"/>
              <w:right w:val="single" w:sz="4" w:space="0" w:color="00000A"/>
            </w:tcBorders>
            <w:shd w:val="clear" w:color="auto" w:fill="auto"/>
            <w:vAlign w:val="bottom"/>
          </w:tcPr>
          <w:p w14:paraId="668F8DB2" w14:textId="77777777" w:rsidR="00A927AF" w:rsidRDefault="00232925">
            <w:pPr>
              <w:spacing w:after="0" w:line="240" w:lineRule="auto"/>
              <w:jc w:val="both"/>
              <w:rPr>
                <w:rFonts w:asciiTheme="majorHAnsi" w:eastAsia="Times New Roman" w:hAnsiTheme="majorHAnsi" w:cs="Times New Roman"/>
                <w:color w:val="000000"/>
                <w:sz w:val="20"/>
                <w:szCs w:val="20"/>
              </w:rPr>
            </w:pPr>
            <w:r>
              <w:rPr>
                <w:rFonts w:asciiTheme="majorHAnsi" w:eastAsia="Times New Roman" w:hAnsiTheme="majorHAnsi" w:cs="Times New Roman"/>
                <w:color w:val="000000"/>
                <w:sz w:val="20"/>
                <w:szCs w:val="20"/>
              </w:rPr>
              <w:t>1.1</w:t>
            </w:r>
          </w:p>
        </w:tc>
        <w:tc>
          <w:tcPr>
            <w:tcW w:w="2458" w:type="dxa"/>
            <w:tcBorders>
              <w:bottom w:val="single" w:sz="4" w:space="0" w:color="00000A"/>
              <w:right w:val="single" w:sz="4" w:space="0" w:color="00000A"/>
            </w:tcBorders>
            <w:shd w:val="clear" w:color="auto" w:fill="auto"/>
            <w:vAlign w:val="bottom"/>
          </w:tcPr>
          <w:p w14:paraId="2C3BE5CB" w14:textId="77777777" w:rsidR="00A927AF" w:rsidRDefault="00232925">
            <w:pPr>
              <w:spacing w:after="0" w:line="240" w:lineRule="auto"/>
              <w:ind w:firstLine="200"/>
              <w:jc w:val="both"/>
              <w:rPr>
                <w:rFonts w:asciiTheme="majorHAnsi" w:eastAsia="Times New Roman" w:hAnsiTheme="majorHAnsi" w:cs="Times New Roman"/>
                <w:color w:val="000000"/>
                <w:sz w:val="20"/>
                <w:szCs w:val="20"/>
              </w:rPr>
            </w:pPr>
            <w:proofErr w:type="spellStart"/>
            <w:r>
              <w:rPr>
                <w:rFonts w:asciiTheme="majorHAnsi" w:eastAsia="Times New Roman" w:hAnsiTheme="majorHAnsi" w:cs="Times New Roman"/>
                <w:color w:val="000000"/>
                <w:sz w:val="20"/>
                <w:szCs w:val="20"/>
              </w:rPr>
              <w:t>MessageType</w:t>
            </w:r>
            <w:proofErr w:type="spellEnd"/>
          </w:p>
        </w:tc>
        <w:tc>
          <w:tcPr>
            <w:tcW w:w="5595" w:type="dxa"/>
            <w:tcBorders>
              <w:top w:val="single" w:sz="4" w:space="0" w:color="00000A"/>
              <w:bottom w:val="single" w:sz="4" w:space="0" w:color="00000A"/>
              <w:right w:val="single" w:sz="4" w:space="0" w:color="00000A"/>
            </w:tcBorders>
            <w:shd w:val="clear" w:color="auto" w:fill="auto"/>
            <w:vAlign w:val="bottom"/>
          </w:tcPr>
          <w:p w14:paraId="10EB6774" w14:textId="77777777" w:rsidR="00A927AF" w:rsidRDefault="00232925">
            <w:pPr>
              <w:spacing w:after="0" w:line="240" w:lineRule="auto"/>
              <w:jc w:val="both"/>
              <w:rPr>
                <w:rFonts w:asciiTheme="majorHAnsi" w:eastAsia="Times New Roman" w:hAnsiTheme="majorHAnsi" w:cs="Times New Roman"/>
                <w:color w:val="000000"/>
                <w:sz w:val="20"/>
                <w:szCs w:val="20"/>
              </w:rPr>
            </w:pPr>
            <w:r>
              <w:rPr>
                <w:rFonts w:asciiTheme="majorHAnsi" w:eastAsia="Times New Roman" w:hAnsiTheme="majorHAnsi" w:cs="Times New Roman"/>
                <w:color w:val="000000"/>
                <w:sz w:val="20"/>
                <w:szCs w:val="20"/>
              </w:rPr>
              <w:t>Denotes the message type for which the Fraud Scan was performed (pacs.008, pain.013, camt.056)</w:t>
            </w:r>
          </w:p>
        </w:tc>
      </w:tr>
      <w:tr w:rsidR="00A927AF" w14:paraId="01B21AC6" w14:textId="77777777">
        <w:trPr>
          <w:trHeight w:val="542"/>
        </w:trPr>
        <w:tc>
          <w:tcPr>
            <w:tcW w:w="1081" w:type="dxa"/>
            <w:tcBorders>
              <w:left w:val="single" w:sz="4" w:space="0" w:color="00000A"/>
              <w:bottom w:val="single" w:sz="4" w:space="0" w:color="00000A"/>
              <w:right w:val="single" w:sz="4" w:space="0" w:color="00000A"/>
            </w:tcBorders>
            <w:shd w:val="clear" w:color="auto" w:fill="auto"/>
            <w:vAlign w:val="bottom"/>
          </w:tcPr>
          <w:p w14:paraId="599BD8BB" w14:textId="77777777" w:rsidR="00A927AF" w:rsidRDefault="00232925">
            <w:pPr>
              <w:spacing w:after="0" w:line="240" w:lineRule="auto"/>
              <w:jc w:val="both"/>
              <w:rPr>
                <w:rFonts w:asciiTheme="majorHAnsi" w:eastAsia="Times New Roman" w:hAnsiTheme="majorHAnsi" w:cs="Times New Roman"/>
                <w:color w:val="000000"/>
                <w:sz w:val="20"/>
                <w:szCs w:val="20"/>
              </w:rPr>
            </w:pPr>
            <w:r>
              <w:rPr>
                <w:rFonts w:asciiTheme="majorHAnsi" w:eastAsia="Times New Roman" w:hAnsiTheme="majorHAnsi" w:cs="Times New Roman"/>
                <w:color w:val="000000"/>
                <w:sz w:val="20"/>
                <w:szCs w:val="20"/>
              </w:rPr>
              <w:t>1.2</w:t>
            </w:r>
          </w:p>
        </w:tc>
        <w:tc>
          <w:tcPr>
            <w:tcW w:w="2458" w:type="dxa"/>
            <w:tcBorders>
              <w:bottom w:val="single" w:sz="4" w:space="0" w:color="00000A"/>
              <w:right w:val="single" w:sz="4" w:space="0" w:color="00000A"/>
            </w:tcBorders>
            <w:shd w:val="clear" w:color="auto" w:fill="auto"/>
            <w:vAlign w:val="bottom"/>
          </w:tcPr>
          <w:p w14:paraId="4AD67392" w14:textId="77777777" w:rsidR="00A927AF" w:rsidRDefault="00232925">
            <w:pPr>
              <w:spacing w:after="0" w:line="240" w:lineRule="auto"/>
              <w:ind w:firstLine="200"/>
              <w:jc w:val="both"/>
              <w:rPr>
                <w:rFonts w:asciiTheme="majorHAnsi" w:eastAsia="Times New Roman" w:hAnsiTheme="majorHAnsi" w:cs="Times New Roman"/>
                <w:color w:val="000000"/>
                <w:sz w:val="20"/>
                <w:szCs w:val="20"/>
              </w:rPr>
            </w:pPr>
            <w:proofErr w:type="spellStart"/>
            <w:r>
              <w:rPr>
                <w:rFonts w:asciiTheme="majorHAnsi" w:eastAsia="Times New Roman" w:hAnsiTheme="majorHAnsi" w:cs="Times New Roman"/>
                <w:color w:val="000000"/>
                <w:sz w:val="20"/>
                <w:szCs w:val="20"/>
              </w:rPr>
              <w:t>RequestId</w:t>
            </w:r>
            <w:proofErr w:type="spellEnd"/>
          </w:p>
        </w:tc>
        <w:tc>
          <w:tcPr>
            <w:tcW w:w="5595" w:type="dxa"/>
            <w:tcBorders>
              <w:bottom w:val="single" w:sz="4" w:space="0" w:color="00000A"/>
              <w:right w:val="single" w:sz="4" w:space="0" w:color="00000A"/>
            </w:tcBorders>
            <w:shd w:val="clear" w:color="auto" w:fill="auto"/>
            <w:vAlign w:val="bottom"/>
          </w:tcPr>
          <w:p w14:paraId="201C88A0" w14:textId="77777777" w:rsidR="00A927AF" w:rsidRDefault="00232925">
            <w:pPr>
              <w:spacing w:after="0" w:line="240" w:lineRule="auto"/>
              <w:jc w:val="both"/>
              <w:rPr>
                <w:rFonts w:asciiTheme="majorHAnsi" w:eastAsia="Times New Roman" w:hAnsiTheme="majorHAnsi" w:cs="Times New Roman"/>
                <w:color w:val="000000"/>
                <w:sz w:val="20"/>
                <w:szCs w:val="20"/>
              </w:rPr>
            </w:pPr>
            <w:r>
              <w:rPr>
                <w:rFonts w:asciiTheme="majorHAnsi" w:eastAsia="Times New Roman" w:hAnsiTheme="majorHAnsi" w:cs="Times New Roman"/>
                <w:color w:val="000000"/>
                <w:sz w:val="20"/>
                <w:szCs w:val="20"/>
              </w:rPr>
              <w:t>Fraud Scan request Identifier from Payment engine for which this response maps to</w:t>
            </w:r>
          </w:p>
        </w:tc>
      </w:tr>
      <w:tr w:rsidR="00A927AF" w14:paraId="66756C2E" w14:textId="77777777">
        <w:trPr>
          <w:trHeight w:val="310"/>
        </w:trPr>
        <w:tc>
          <w:tcPr>
            <w:tcW w:w="1081" w:type="dxa"/>
            <w:tcBorders>
              <w:left w:val="single" w:sz="4" w:space="0" w:color="00000A"/>
              <w:bottom w:val="single" w:sz="4" w:space="0" w:color="00000A"/>
              <w:right w:val="single" w:sz="4" w:space="0" w:color="00000A"/>
            </w:tcBorders>
            <w:shd w:val="clear" w:color="auto" w:fill="auto"/>
            <w:vAlign w:val="bottom"/>
          </w:tcPr>
          <w:p w14:paraId="28B9DDB2" w14:textId="77777777" w:rsidR="00A927AF" w:rsidRDefault="00232925">
            <w:pPr>
              <w:spacing w:after="0" w:line="240" w:lineRule="auto"/>
              <w:jc w:val="both"/>
              <w:rPr>
                <w:rFonts w:asciiTheme="majorHAnsi" w:eastAsia="Times New Roman" w:hAnsiTheme="majorHAnsi" w:cs="Times New Roman"/>
                <w:color w:val="000000"/>
                <w:sz w:val="20"/>
                <w:szCs w:val="20"/>
              </w:rPr>
            </w:pPr>
            <w:r>
              <w:rPr>
                <w:rFonts w:asciiTheme="majorHAnsi" w:eastAsia="Times New Roman" w:hAnsiTheme="majorHAnsi" w:cs="Times New Roman"/>
                <w:color w:val="000000"/>
                <w:sz w:val="20"/>
                <w:szCs w:val="20"/>
              </w:rPr>
              <w:t>1.3</w:t>
            </w:r>
          </w:p>
        </w:tc>
        <w:tc>
          <w:tcPr>
            <w:tcW w:w="2458" w:type="dxa"/>
            <w:tcBorders>
              <w:bottom w:val="single" w:sz="4" w:space="0" w:color="00000A"/>
              <w:right w:val="single" w:sz="4" w:space="0" w:color="00000A"/>
            </w:tcBorders>
            <w:shd w:val="clear" w:color="auto" w:fill="auto"/>
            <w:vAlign w:val="bottom"/>
          </w:tcPr>
          <w:p w14:paraId="7D7ABF3E" w14:textId="77777777" w:rsidR="00A927AF" w:rsidRDefault="00232925">
            <w:pPr>
              <w:spacing w:after="0" w:line="240" w:lineRule="auto"/>
              <w:ind w:firstLine="200"/>
              <w:jc w:val="both"/>
              <w:rPr>
                <w:rFonts w:asciiTheme="majorHAnsi" w:eastAsia="Times New Roman" w:hAnsiTheme="majorHAnsi" w:cs="Times New Roman"/>
                <w:color w:val="000000"/>
                <w:sz w:val="20"/>
                <w:szCs w:val="20"/>
              </w:rPr>
            </w:pPr>
            <w:r>
              <w:rPr>
                <w:rFonts w:asciiTheme="majorHAnsi" w:eastAsia="Times New Roman" w:hAnsiTheme="majorHAnsi" w:cs="Times New Roman"/>
                <w:color w:val="000000"/>
                <w:sz w:val="20"/>
                <w:szCs w:val="20"/>
              </w:rPr>
              <w:t>Date-Time</w:t>
            </w:r>
          </w:p>
        </w:tc>
        <w:tc>
          <w:tcPr>
            <w:tcW w:w="5595" w:type="dxa"/>
            <w:tcBorders>
              <w:bottom w:val="single" w:sz="4" w:space="0" w:color="00000A"/>
              <w:right w:val="single" w:sz="4" w:space="0" w:color="00000A"/>
            </w:tcBorders>
            <w:shd w:val="clear" w:color="auto" w:fill="auto"/>
            <w:vAlign w:val="bottom"/>
          </w:tcPr>
          <w:p w14:paraId="6907AC9A" w14:textId="77777777" w:rsidR="00A927AF" w:rsidRDefault="00232925">
            <w:pPr>
              <w:spacing w:after="0" w:line="240" w:lineRule="auto"/>
              <w:jc w:val="both"/>
              <w:rPr>
                <w:rFonts w:asciiTheme="majorHAnsi" w:eastAsia="Times New Roman" w:hAnsiTheme="majorHAnsi" w:cs="Times New Roman"/>
                <w:color w:val="000000"/>
                <w:sz w:val="20"/>
                <w:szCs w:val="20"/>
              </w:rPr>
            </w:pPr>
            <w:r>
              <w:rPr>
                <w:rFonts w:asciiTheme="majorHAnsi" w:eastAsia="Times New Roman" w:hAnsiTheme="majorHAnsi" w:cs="Times New Roman"/>
                <w:color w:val="000000"/>
                <w:sz w:val="20"/>
                <w:szCs w:val="20"/>
              </w:rPr>
              <w:t>Date time stamp of the response sent</w:t>
            </w:r>
          </w:p>
        </w:tc>
      </w:tr>
      <w:tr w:rsidR="00A927AF" w14:paraId="4D7A769A" w14:textId="77777777">
        <w:trPr>
          <w:trHeight w:val="310"/>
        </w:trPr>
        <w:tc>
          <w:tcPr>
            <w:tcW w:w="1081" w:type="dxa"/>
            <w:tcBorders>
              <w:left w:val="single" w:sz="4" w:space="0" w:color="00000A"/>
              <w:bottom w:val="single" w:sz="4" w:space="0" w:color="00000A"/>
              <w:right w:val="single" w:sz="4" w:space="0" w:color="00000A"/>
            </w:tcBorders>
            <w:shd w:val="clear" w:color="auto" w:fill="auto"/>
            <w:vAlign w:val="bottom"/>
          </w:tcPr>
          <w:p w14:paraId="41C4118E" w14:textId="77777777" w:rsidR="00A927AF" w:rsidRDefault="00232925">
            <w:pPr>
              <w:spacing w:after="0" w:line="240" w:lineRule="auto"/>
              <w:jc w:val="both"/>
              <w:rPr>
                <w:rFonts w:asciiTheme="majorHAnsi" w:eastAsia="Times New Roman" w:hAnsiTheme="majorHAnsi" w:cs="Times New Roman"/>
                <w:color w:val="000000"/>
                <w:sz w:val="20"/>
                <w:szCs w:val="20"/>
              </w:rPr>
            </w:pPr>
            <w:r>
              <w:rPr>
                <w:rFonts w:asciiTheme="majorHAnsi" w:eastAsia="Times New Roman" w:hAnsiTheme="majorHAnsi" w:cs="Times New Roman"/>
                <w:color w:val="000000"/>
                <w:sz w:val="20"/>
                <w:szCs w:val="20"/>
              </w:rPr>
              <w:t>1.4</w:t>
            </w:r>
          </w:p>
        </w:tc>
        <w:tc>
          <w:tcPr>
            <w:tcW w:w="2458" w:type="dxa"/>
            <w:tcBorders>
              <w:bottom w:val="single" w:sz="4" w:space="0" w:color="00000A"/>
              <w:right w:val="single" w:sz="4" w:space="0" w:color="00000A"/>
            </w:tcBorders>
            <w:shd w:val="clear" w:color="000000" w:fill="BFBFBF"/>
            <w:vAlign w:val="bottom"/>
          </w:tcPr>
          <w:p w14:paraId="19E23D32" w14:textId="77777777" w:rsidR="00A927AF" w:rsidRDefault="00232925">
            <w:pPr>
              <w:spacing w:after="0" w:line="240" w:lineRule="auto"/>
              <w:ind w:firstLine="200"/>
              <w:jc w:val="both"/>
              <w:rPr>
                <w:rFonts w:asciiTheme="majorHAnsi" w:eastAsia="Times New Roman" w:hAnsiTheme="majorHAnsi" w:cs="Times New Roman"/>
                <w:color w:val="000000"/>
                <w:sz w:val="20"/>
                <w:szCs w:val="20"/>
              </w:rPr>
            </w:pPr>
            <w:proofErr w:type="spellStart"/>
            <w:r>
              <w:rPr>
                <w:rFonts w:asciiTheme="majorHAnsi" w:eastAsia="Times New Roman" w:hAnsiTheme="majorHAnsi" w:cs="Times New Roman"/>
                <w:color w:val="000000"/>
                <w:sz w:val="20"/>
                <w:szCs w:val="20"/>
              </w:rPr>
              <w:t>FraudScanResult</w:t>
            </w:r>
            <w:proofErr w:type="spellEnd"/>
          </w:p>
        </w:tc>
        <w:tc>
          <w:tcPr>
            <w:tcW w:w="5595" w:type="dxa"/>
            <w:tcBorders>
              <w:bottom w:val="single" w:sz="4" w:space="0" w:color="00000A"/>
              <w:right w:val="single" w:sz="4" w:space="0" w:color="00000A"/>
            </w:tcBorders>
            <w:shd w:val="clear" w:color="auto" w:fill="auto"/>
            <w:vAlign w:val="bottom"/>
          </w:tcPr>
          <w:p w14:paraId="17525B04" w14:textId="77777777" w:rsidR="00A927AF" w:rsidRDefault="00232925">
            <w:pPr>
              <w:spacing w:after="0" w:line="240" w:lineRule="auto"/>
              <w:jc w:val="both"/>
              <w:rPr>
                <w:rFonts w:asciiTheme="majorHAnsi" w:eastAsia="Times New Roman" w:hAnsiTheme="majorHAnsi" w:cs="Times New Roman"/>
                <w:color w:val="000000"/>
                <w:sz w:val="20"/>
                <w:szCs w:val="20"/>
              </w:rPr>
            </w:pPr>
            <w:r>
              <w:rPr>
                <w:rFonts w:asciiTheme="majorHAnsi" w:eastAsia="Times New Roman" w:hAnsiTheme="majorHAnsi" w:cs="Times New Roman"/>
                <w:color w:val="000000"/>
                <w:sz w:val="20"/>
                <w:szCs w:val="20"/>
              </w:rPr>
              <w:t>Results of the Fraud Scan</w:t>
            </w:r>
          </w:p>
        </w:tc>
      </w:tr>
      <w:tr w:rsidR="00A927AF" w14:paraId="18A47D3D" w14:textId="77777777">
        <w:trPr>
          <w:trHeight w:val="806"/>
        </w:trPr>
        <w:tc>
          <w:tcPr>
            <w:tcW w:w="1081" w:type="dxa"/>
            <w:tcBorders>
              <w:left w:val="single" w:sz="4" w:space="0" w:color="00000A"/>
              <w:bottom w:val="single" w:sz="4" w:space="0" w:color="00000A"/>
              <w:right w:val="single" w:sz="4" w:space="0" w:color="00000A"/>
            </w:tcBorders>
            <w:shd w:val="clear" w:color="auto" w:fill="auto"/>
            <w:vAlign w:val="bottom"/>
          </w:tcPr>
          <w:p w14:paraId="6E24DD17" w14:textId="77777777" w:rsidR="00A927AF" w:rsidRDefault="00232925">
            <w:pPr>
              <w:spacing w:after="0" w:line="240" w:lineRule="auto"/>
              <w:jc w:val="both"/>
              <w:rPr>
                <w:rFonts w:asciiTheme="majorHAnsi" w:eastAsia="Times New Roman" w:hAnsiTheme="majorHAnsi" w:cs="Times New Roman"/>
                <w:color w:val="000000"/>
                <w:sz w:val="20"/>
                <w:szCs w:val="20"/>
              </w:rPr>
            </w:pPr>
            <w:r>
              <w:rPr>
                <w:rFonts w:asciiTheme="majorHAnsi" w:eastAsia="Times New Roman" w:hAnsiTheme="majorHAnsi" w:cs="Times New Roman"/>
                <w:color w:val="000000"/>
                <w:sz w:val="20"/>
                <w:szCs w:val="20"/>
              </w:rPr>
              <w:t>1.4.1</w:t>
            </w:r>
          </w:p>
        </w:tc>
        <w:tc>
          <w:tcPr>
            <w:tcW w:w="2458" w:type="dxa"/>
            <w:tcBorders>
              <w:bottom w:val="single" w:sz="4" w:space="0" w:color="00000A"/>
              <w:right w:val="single" w:sz="4" w:space="0" w:color="00000A"/>
            </w:tcBorders>
            <w:shd w:val="clear" w:color="auto" w:fill="auto"/>
            <w:vAlign w:val="bottom"/>
          </w:tcPr>
          <w:p w14:paraId="1742B1D2" w14:textId="77777777" w:rsidR="00A927AF" w:rsidRDefault="00232925">
            <w:pPr>
              <w:spacing w:after="0" w:line="240" w:lineRule="auto"/>
              <w:ind w:firstLine="400"/>
              <w:jc w:val="both"/>
              <w:rPr>
                <w:rFonts w:asciiTheme="majorHAnsi" w:eastAsia="Times New Roman" w:hAnsiTheme="majorHAnsi" w:cs="Times New Roman"/>
                <w:color w:val="000000"/>
                <w:sz w:val="20"/>
                <w:szCs w:val="20"/>
              </w:rPr>
            </w:pPr>
            <w:proofErr w:type="spellStart"/>
            <w:r>
              <w:rPr>
                <w:rFonts w:asciiTheme="majorHAnsi" w:eastAsia="Times New Roman" w:hAnsiTheme="majorHAnsi" w:cs="Times New Roman"/>
                <w:color w:val="000000"/>
                <w:sz w:val="20"/>
                <w:szCs w:val="20"/>
              </w:rPr>
              <w:t>HitResult</w:t>
            </w:r>
            <w:proofErr w:type="spellEnd"/>
          </w:p>
        </w:tc>
        <w:tc>
          <w:tcPr>
            <w:tcW w:w="5595" w:type="dxa"/>
            <w:tcBorders>
              <w:bottom w:val="single" w:sz="4" w:space="0" w:color="00000A"/>
              <w:right w:val="single" w:sz="4" w:space="0" w:color="00000A"/>
            </w:tcBorders>
            <w:shd w:val="clear" w:color="auto" w:fill="auto"/>
            <w:vAlign w:val="bottom"/>
          </w:tcPr>
          <w:p w14:paraId="74AC7F81" w14:textId="77777777" w:rsidR="00A927AF" w:rsidRDefault="00232925">
            <w:pPr>
              <w:spacing w:after="0" w:line="240" w:lineRule="auto"/>
              <w:jc w:val="both"/>
              <w:rPr>
                <w:rFonts w:asciiTheme="majorHAnsi" w:eastAsia="Times New Roman" w:hAnsiTheme="majorHAnsi" w:cs="Times New Roman"/>
                <w:color w:val="000000"/>
                <w:sz w:val="20"/>
                <w:szCs w:val="20"/>
              </w:rPr>
            </w:pPr>
            <w:r>
              <w:rPr>
                <w:rFonts w:asciiTheme="majorHAnsi" w:eastAsia="Times New Roman" w:hAnsiTheme="majorHAnsi" w:cs="Times New Roman"/>
                <w:color w:val="000000"/>
                <w:sz w:val="20"/>
                <w:szCs w:val="20"/>
              </w:rPr>
              <w:t>Whether a "Hit" occurred against the identified fields for potential fraud. A "Hit" in case of a match and a "No Hit" for no match across any of the fields</w:t>
            </w:r>
          </w:p>
        </w:tc>
      </w:tr>
      <w:tr w:rsidR="00A927AF" w14:paraId="56E8F7C7" w14:textId="77777777">
        <w:trPr>
          <w:trHeight w:val="1070"/>
        </w:trPr>
        <w:tc>
          <w:tcPr>
            <w:tcW w:w="1081" w:type="dxa"/>
            <w:tcBorders>
              <w:left w:val="single" w:sz="4" w:space="0" w:color="00000A"/>
              <w:bottom w:val="single" w:sz="4" w:space="0" w:color="00000A"/>
              <w:right w:val="single" w:sz="4" w:space="0" w:color="00000A"/>
            </w:tcBorders>
            <w:shd w:val="clear" w:color="auto" w:fill="auto"/>
            <w:vAlign w:val="bottom"/>
          </w:tcPr>
          <w:p w14:paraId="79654CEC" w14:textId="77777777" w:rsidR="00A927AF" w:rsidRDefault="00232925">
            <w:pPr>
              <w:spacing w:after="0" w:line="240" w:lineRule="auto"/>
              <w:jc w:val="both"/>
              <w:rPr>
                <w:rFonts w:asciiTheme="majorHAnsi" w:eastAsia="Times New Roman" w:hAnsiTheme="majorHAnsi" w:cs="Times New Roman"/>
                <w:color w:val="000000"/>
                <w:sz w:val="20"/>
                <w:szCs w:val="20"/>
              </w:rPr>
            </w:pPr>
            <w:r>
              <w:rPr>
                <w:rFonts w:asciiTheme="majorHAnsi" w:eastAsia="Times New Roman" w:hAnsiTheme="majorHAnsi" w:cs="Times New Roman"/>
                <w:color w:val="000000"/>
                <w:sz w:val="20"/>
                <w:szCs w:val="20"/>
              </w:rPr>
              <w:t>1.4.2</w:t>
            </w:r>
          </w:p>
        </w:tc>
        <w:tc>
          <w:tcPr>
            <w:tcW w:w="2458" w:type="dxa"/>
            <w:tcBorders>
              <w:bottom w:val="single" w:sz="4" w:space="0" w:color="00000A"/>
              <w:right w:val="single" w:sz="4" w:space="0" w:color="00000A"/>
            </w:tcBorders>
            <w:shd w:val="clear" w:color="auto" w:fill="auto"/>
            <w:vAlign w:val="bottom"/>
          </w:tcPr>
          <w:p w14:paraId="3E44E9AD" w14:textId="77777777" w:rsidR="00A927AF" w:rsidRDefault="00232925">
            <w:pPr>
              <w:spacing w:after="0" w:line="240" w:lineRule="auto"/>
              <w:ind w:firstLine="400"/>
              <w:jc w:val="both"/>
              <w:rPr>
                <w:rFonts w:asciiTheme="majorHAnsi" w:eastAsia="Times New Roman" w:hAnsiTheme="majorHAnsi" w:cs="Times New Roman"/>
                <w:color w:val="000000"/>
                <w:sz w:val="20"/>
                <w:szCs w:val="20"/>
              </w:rPr>
            </w:pPr>
            <w:proofErr w:type="spellStart"/>
            <w:r>
              <w:rPr>
                <w:rFonts w:asciiTheme="majorHAnsi" w:eastAsia="Times New Roman" w:hAnsiTheme="majorHAnsi" w:cs="Times New Roman"/>
                <w:color w:val="000000"/>
                <w:sz w:val="20"/>
                <w:szCs w:val="20"/>
              </w:rPr>
              <w:t>FraudScore</w:t>
            </w:r>
            <w:proofErr w:type="spellEnd"/>
          </w:p>
        </w:tc>
        <w:tc>
          <w:tcPr>
            <w:tcW w:w="5595" w:type="dxa"/>
            <w:tcBorders>
              <w:bottom w:val="single" w:sz="4" w:space="0" w:color="00000A"/>
              <w:right w:val="single" w:sz="4" w:space="0" w:color="00000A"/>
            </w:tcBorders>
            <w:shd w:val="clear" w:color="auto" w:fill="auto"/>
            <w:vAlign w:val="bottom"/>
          </w:tcPr>
          <w:p w14:paraId="74C57A12" w14:textId="77777777" w:rsidR="00A927AF" w:rsidRDefault="00232925">
            <w:pPr>
              <w:spacing w:after="0" w:line="240" w:lineRule="auto"/>
              <w:jc w:val="both"/>
              <w:rPr>
                <w:rFonts w:asciiTheme="majorHAnsi" w:eastAsia="Times New Roman" w:hAnsiTheme="majorHAnsi" w:cs="Times New Roman"/>
                <w:color w:val="000000"/>
                <w:sz w:val="20"/>
                <w:szCs w:val="20"/>
              </w:rPr>
            </w:pPr>
            <w:r>
              <w:rPr>
                <w:rFonts w:asciiTheme="majorHAnsi" w:eastAsia="Times New Roman" w:hAnsiTheme="majorHAnsi" w:cs="Times New Roman"/>
                <w:color w:val="000000"/>
                <w:sz w:val="20"/>
                <w:szCs w:val="20"/>
              </w:rPr>
              <w:t xml:space="preserve">A numerical value based on a weighted score generated based on matches against different fields to address future requirement. Please see section on </w:t>
            </w:r>
            <w:hyperlink w:anchor="_RFDS:_Fraud_Detection">
              <w:r>
                <w:rPr>
                  <w:rStyle w:val="InternetLink"/>
                  <w:rFonts w:asciiTheme="majorHAnsi" w:hAnsiTheme="majorHAnsi" w:cs="Arial"/>
                  <w:i/>
                  <w:sz w:val="22"/>
                  <w:szCs w:val="22"/>
                  <w:lang w:eastAsia="ko-KR"/>
                </w:rPr>
                <w:t>Fraud Detection Methodology</w:t>
              </w:r>
            </w:hyperlink>
          </w:p>
        </w:tc>
      </w:tr>
      <w:tr w:rsidR="00A927AF" w14:paraId="2820B563" w14:textId="77777777">
        <w:trPr>
          <w:trHeight w:val="542"/>
        </w:trPr>
        <w:tc>
          <w:tcPr>
            <w:tcW w:w="1081" w:type="dxa"/>
            <w:tcBorders>
              <w:left w:val="single" w:sz="4" w:space="0" w:color="00000A"/>
              <w:bottom w:val="single" w:sz="4" w:space="0" w:color="00000A"/>
              <w:right w:val="single" w:sz="4" w:space="0" w:color="00000A"/>
            </w:tcBorders>
            <w:shd w:val="clear" w:color="auto" w:fill="auto"/>
            <w:vAlign w:val="bottom"/>
          </w:tcPr>
          <w:p w14:paraId="42767538" w14:textId="77777777" w:rsidR="00A927AF" w:rsidRDefault="00232925">
            <w:pPr>
              <w:spacing w:after="0" w:line="240" w:lineRule="auto"/>
              <w:jc w:val="both"/>
              <w:rPr>
                <w:rFonts w:asciiTheme="majorHAnsi" w:eastAsia="Times New Roman" w:hAnsiTheme="majorHAnsi" w:cs="Times New Roman"/>
                <w:color w:val="000000"/>
                <w:sz w:val="20"/>
                <w:szCs w:val="20"/>
              </w:rPr>
            </w:pPr>
            <w:r>
              <w:rPr>
                <w:rFonts w:asciiTheme="majorHAnsi" w:eastAsia="Times New Roman" w:hAnsiTheme="majorHAnsi" w:cs="Times New Roman"/>
                <w:color w:val="000000"/>
                <w:sz w:val="20"/>
                <w:szCs w:val="20"/>
              </w:rPr>
              <w:t>1.4.3</w:t>
            </w:r>
          </w:p>
        </w:tc>
        <w:tc>
          <w:tcPr>
            <w:tcW w:w="2458" w:type="dxa"/>
            <w:tcBorders>
              <w:bottom w:val="single" w:sz="4" w:space="0" w:color="00000A"/>
              <w:right w:val="single" w:sz="4" w:space="0" w:color="00000A"/>
            </w:tcBorders>
            <w:shd w:val="clear" w:color="000000" w:fill="BFBFBF"/>
            <w:vAlign w:val="bottom"/>
          </w:tcPr>
          <w:p w14:paraId="557BBCB6" w14:textId="77777777" w:rsidR="00A927AF" w:rsidRDefault="00232925">
            <w:pPr>
              <w:spacing w:after="0" w:line="240" w:lineRule="auto"/>
              <w:ind w:firstLine="400"/>
              <w:jc w:val="both"/>
              <w:rPr>
                <w:rFonts w:asciiTheme="majorHAnsi" w:eastAsia="Times New Roman" w:hAnsiTheme="majorHAnsi" w:cs="Times New Roman"/>
                <w:color w:val="000000"/>
                <w:sz w:val="20"/>
                <w:szCs w:val="20"/>
              </w:rPr>
            </w:pPr>
            <w:proofErr w:type="spellStart"/>
            <w:r>
              <w:rPr>
                <w:rFonts w:asciiTheme="majorHAnsi" w:eastAsia="Times New Roman" w:hAnsiTheme="majorHAnsi" w:cs="Times New Roman"/>
                <w:color w:val="000000"/>
                <w:sz w:val="20"/>
                <w:szCs w:val="20"/>
              </w:rPr>
              <w:t>FieldListMatched</w:t>
            </w:r>
            <w:proofErr w:type="spellEnd"/>
          </w:p>
        </w:tc>
        <w:tc>
          <w:tcPr>
            <w:tcW w:w="5595" w:type="dxa"/>
            <w:tcBorders>
              <w:bottom w:val="single" w:sz="4" w:space="0" w:color="00000A"/>
              <w:right w:val="single" w:sz="4" w:space="0" w:color="00000A"/>
            </w:tcBorders>
            <w:shd w:val="clear" w:color="auto" w:fill="auto"/>
            <w:vAlign w:val="bottom"/>
          </w:tcPr>
          <w:p w14:paraId="07036405" w14:textId="77777777" w:rsidR="00A927AF" w:rsidRDefault="00232925">
            <w:pPr>
              <w:spacing w:after="0" w:line="240" w:lineRule="auto"/>
              <w:jc w:val="both"/>
              <w:rPr>
                <w:rFonts w:asciiTheme="majorHAnsi" w:eastAsia="Times New Roman" w:hAnsiTheme="majorHAnsi" w:cs="Times New Roman"/>
                <w:color w:val="000000"/>
                <w:sz w:val="20"/>
                <w:szCs w:val="20"/>
              </w:rPr>
            </w:pPr>
            <w:r>
              <w:rPr>
                <w:rFonts w:asciiTheme="majorHAnsi" w:eastAsia="Times New Roman" w:hAnsiTheme="majorHAnsi" w:cs="Times New Roman"/>
                <w:color w:val="000000"/>
                <w:sz w:val="20"/>
                <w:szCs w:val="20"/>
              </w:rPr>
              <w:t>A name value listing of all the fields that were matched during Fraud Scan</w:t>
            </w:r>
          </w:p>
        </w:tc>
      </w:tr>
      <w:tr w:rsidR="00A927AF" w14:paraId="79FD1EBC" w14:textId="77777777">
        <w:trPr>
          <w:trHeight w:val="310"/>
        </w:trPr>
        <w:tc>
          <w:tcPr>
            <w:tcW w:w="1081" w:type="dxa"/>
            <w:tcBorders>
              <w:left w:val="single" w:sz="4" w:space="0" w:color="00000A"/>
              <w:bottom w:val="single" w:sz="4" w:space="0" w:color="00000A"/>
              <w:right w:val="single" w:sz="4" w:space="0" w:color="00000A"/>
            </w:tcBorders>
            <w:shd w:val="clear" w:color="auto" w:fill="auto"/>
            <w:vAlign w:val="bottom"/>
          </w:tcPr>
          <w:p w14:paraId="09DB58D5" w14:textId="77777777" w:rsidR="00A927AF" w:rsidRDefault="00232925">
            <w:pPr>
              <w:spacing w:after="0" w:line="240" w:lineRule="auto"/>
              <w:jc w:val="both"/>
              <w:rPr>
                <w:rFonts w:asciiTheme="majorHAnsi" w:eastAsia="Times New Roman" w:hAnsiTheme="majorHAnsi" w:cs="Times New Roman"/>
                <w:color w:val="000000"/>
                <w:sz w:val="20"/>
                <w:szCs w:val="20"/>
              </w:rPr>
            </w:pPr>
            <w:r>
              <w:rPr>
                <w:rFonts w:asciiTheme="majorHAnsi" w:eastAsia="Times New Roman" w:hAnsiTheme="majorHAnsi" w:cs="Times New Roman"/>
                <w:color w:val="000000"/>
                <w:sz w:val="20"/>
                <w:szCs w:val="20"/>
              </w:rPr>
              <w:t>1.4.3.1</w:t>
            </w:r>
          </w:p>
        </w:tc>
        <w:tc>
          <w:tcPr>
            <w:tcW w:w="2458" w:type="dxa"/>
            <w:tcBorders>
              <w:bottom w:val="single" w:sz="4" w:space="0" w:color="00000A"/>
              <w:right w:val="single" w:sz="4" w:space="0" w:color="00000A"/>
            </w:tcBorders>
            <w:shd w:val="clear" w:color="auto" w:fill="auto"/>
            <w:vAlign w:val="bottom"/>
          </w:tcPr>
          <w:p w14:paraId="3EEB89E4" w14:textId="77777777" w:rsidR="00A927AF" w:rsidRDefault="00232925">
            <w:pPr>
              <w:spacing w:after="0" w:line="240" w:lineRule="auto"/>
              <w:ind w:firstLine="800"/>
              <w:jc w:val="both"/>
              <w:rPr>
                <w:rFonts w:asciiTheme="majorHAnsi" w:eastAsia="Times New Roman" w:hAnsiTheme="majorHAnsi" w:cs="Times New Roman"/>
                <w:color w:val="000000"/>
                <w:sz w:val="20"/>
                <w:szCs w:val="20"/>
              </w:rPr>
            </w:pPr>
            <w:proofErr w:type="spellStart"/>
            <w:r>
              <w:rPr>
                <w:rFonts w:asciiTheme="majorHAnsi" w:eastAsia="Times New Roman" w:hAnsiTheme="majorHAnsi" w:cs="Times New Roman"/>
                <w:color w:val="000000"/>
                <w:sz w:val="20"/>
                <w:szCs w:val="20"/>
              </w:rPr>
              <w:t>FieldName</w:t>
            </w:r>
            <w:proofErr w:type="spellEnd"/>
          </w:p>
        </w:tc>
        <w:tc>
          <w:tcPr>
            <w:tcW w:w="5595" w:type="dxa"/>
            <w:tcBorders>
              <w:bottom w:val="single" w:sz="4" w:space="0" w:color="00000A"/>
              <w:right w:val="single" w:sz="4" w:space="0" w:color="00000A"/>
            </w:tcBorders>
            <w:shd w:val="clear" w:color="auto" w:fill="auto"/>
            <w:vAlign w:val="bottom"/>
          </w:tcPr>
          <w:p w14:paraId="6D15D79A" w14:textId="77777777" w:rsidR="00A927AF" w:rsidRDefault="00232925">
            <w:pPr>
              <w:spacing w:after="0" w:line="240" w:lineRule="auto"/>
              <w:jc w:val="both"/>
              <w:rPr>
                <w:rFonts w:asciiTheme="majorHAnsi" w:eastAsia="Times New Roman" w:hAnsiTheme="majorHAnsi" w:cs="Times New Roman"/>
                <w:color w:val="000000"/>
                <w:sz w:val="20"/>
                <w:szCs w:val="20"/>
              </w:rPr>
            </w:pPr>
            <w:r>
              <w:rPr>
                <w:rFonts w:asciiTheme="majorHAnsi" w:eastAsia="Times New Roman" w:hAnsiTheme="majorHAnsi" w:cs="Times New Roman"/>
                <w:color w:val="000000"/>
                <w:sz w:val="20"/>
                <w:szCs w:val="20"/>
              </w:rPr>
              <w:t>Name of the field</w:t>
            </w:r>
          </w:p>
        </w:tc>
      </w:tr>
      <w:tr w:rsidR="00A927AF" w14:paraId="607122AC" w14:textId="77777777">
        <w:trPr>
          <w:trHeight w:val="310"/>
        </w:trPr>
        <w:tc>
          <w:tcPr>
            <w:tcW w:w="1081" w:type="dxa"/>
            <w:tcBorders>
              <w:left w:val="single" w:sz="4" w:space="0" w:color="00000A"/>
              <w:bottom w:val="single" w:sz="4" w:space="0" w:color="00000A"/>
              <w:right w:val="single" w:sz="4" w:space="0" w:color="00000A"/>
            </w:tcBorders>
            <w:shd w:val="clear" w:color="auto" w:fill="auto"/>
            <w:vAlign w:val="bottom"/>
          </w:tcPr>
          <w:p w14:paraId="7E9112CC" w14:textId="77777777" w:rsidR="00A927AF" w:rsidRDefault="00232925">
            <w:pPr>
              <w:spacing w:after="0" w:line="240" w:lineRule="auto"/>
              <w:jc w:val="both"/>
              <w:rPr>
                <w:rFonts w:asciiTheme="majorHAnsi" w:eastAsia="Times New Roman" w:hAnsiTheme="majorHAnsi" w:cs="Times New Roman"/>
                <w:color w:val="000000"/>
                <w:sz w:val="20"/>
                <w:szCs w:val="20"/>
              </w:rPr>
            </w:pPr>
            <w:r>
              <w:rPr>
                <w:rFonts w:asciiTheme="majorHAnsi" w:eastAsia="Times New Roman" w:hAnsiTheme="majorHAnsi" w:cs="Times New Roman"/>
                <w:color w:val="000000"/>
                <w:sz w:val="20"/>
                <w:szCs w:val="20"/>
              </w:rPr>
              <w:t>1.4.3.2</w:t>
            </w:r>
          </w:p>
        </w:tc>
        <w:tc>
          <w:tcPr>
            <w:tcW w:w="2458" w:type="dxa"/>
            <w:tcBorders>
              <w:bottom w:val="single" w:sz="4" w:space="0" w:color="00000A"/>
              <w:right w:val="single" w:sz="4" w:space="0" w:color="00000A"/>
            </w:tcBorders>
            <w:shd w:val="clear" w:color="auto" w:fill="auto"/>
            <w:vAlign w:val="bottom"/>
          </w:tcPr>
          <w:p w14:paraId="1E8B09BB" w14:textId="77777777" w:rsidR="00A927AF" w:rsidRDefault="00232925">
            <w:pPr>
              <w:spacing w:after="0" w:line="240" w:lineRule="auto"/>
              <w:ind w:firstLine="800"/>
              <w:jc w:val="both"/>
              <w:rPr>
                <w:rFonts w:asciiTheme="majorHAnsi" w:eastAsia="Times New Roman" w:hAnsiTheme="majorHAnsi" w:cs="Times New Roman"/>
                <w:color w:val="000000"/>
                <w:sz w:val="20"/>
                <w:szCs w:val="20"/>
              </w:rPr>
            </w:pPr>
            <w:proofErr w:type="spellStart"/>
            <w:r>
              <w:rPr>
                <w:rFonts w:asciiTheme="majorHAnsi" w:eastAsia="Times New Roman" w:hAnsiTheme="majorHAnsi" w:cs="Times New Roman"/>
                <w:color w:val="000000"/>
                <w:sz w:val="20"/>
                <w:szCs w:val="20"/>
              </w:rPr>
              <w:t>FieldValue</w:t>
            </w:r>
            <w:proofErr w:type="spellEnd"/>
          </w:p>
        </w:tc>
        <w:tc>
          <w:tcPr>
            <w:tcW w:w="5595" w:type="dxa"/>
            <w:tcBorders>
              <w:bottom w:val="single" w:sz="4" w:space="0" w:color="00000A"/>
              <w:right w:val="single" w:sz="4" w:space="0" w:color="00000A"/>
            </w:tcBorders>
            <w:shd w:val="clear" w:color="auto" w:fill="auto"/>
            <w:vAlign w:val="bottom"/>
          </w:tcPr>
          <w:p w14:paraId="57011AE2" w14:textId="77777777" w:rsidR="00A927AF" w:rsidRDefault="00232925">
            <w:pPr>
              <w:spacing w:after="0" w:line="240" w:lineRule="auto"/>
              <w:jc w:val="both"/>
              <w:rPr>
                <w:rFonts w:asciiTheme="majorHAnsi" w:eastAsia="Times New Roman" w:hAnsiTheme="majorHAnsi" w:cs="Times New Roman"/>
                <w:color w:val="000000"/>
                <w:sz w:val="20"/>
                <w:szCs w:val="20"/>
              </w:rPr>
            </w:pPr>
            <w:r>
              <w:rPr>
                <w:rFonts w:asciiTheme="majorHAnsi" w:eastAsia="Times New Roman" w:hAnsiTheme="majorHAnsi" w:cs="Times New Roman"/>
                <w:color w:val="000000"/>
                <w:sz w:val="20"/>
                <w:szCs w:val="20"/>
              </w:rPr>
              <w:t xml:space="preserve">Value that was matched </w:t>
            </w:r>
          </w:p>
        </w:tc>
      </w:tr>
    </w:tbl>
    <w:p w14:paraId="6F4C00C4" w14:textId="77777777" w:rsidR="00A927AF" w:rsidRDefault="00A927AF">
      <w:pPr>
        <w:jc w:val="both"/>
        <w:rPr>
          <w:rFonts w:asciiTheme="majorHAnsi" w:hAnsiTheme="majorHAnsi"/>
          <w:sz w:val="22"/>
          <w:lang w:eastAsia="ko-KR"/>
        </w:rPr>
      </w:pPr>
    </w:p>
    <w:p w14:paraId="51C648B4" w14:textId="77777777" w:rsidR="00A927AF" w:rsidRDefault="00232925">
      <w:pPr>
        <w:jc w:val="both"/>
        <w:rPr>
          <w:rFonts w:asciiTheme="majorHAnsi" w:hAnsiTheme="majorHAnsi"/>
          <w:sz w:val="22"/>
          <w:lang w:eastAsia="ko-KR"/>
        </w:rPr>
      </w:pPr>
      <w:r>
        <w:rPr>
          <w:rFonts w:asciiTheme="majorHAnsi" w:hAnsiTheme="majorHAnsi"/>
          <w:sz w:val="22"/>
          <w:lang w:eastAsia="ko-KR"/>
        </w:rPr>
        <w:t>A sample XML Message of the Response payload is as below:</w:t>
      </w:r>
    </w:p>
    <w:p w14:paraId="3EDFF1A4" w14:textId="77777777" w:rsidR="00A927AF" w:rsidRDefault="00232925">
      <w:pPr>
        <w:spacing w:after="0" w:line="240" w:lineRule="auto"/>
        <w:jc w:val="both"/>
        <w:rPr>
          <w:rFonts w:asciiTheme="majorHAnsi" w:hAnsiTheme="majorHAnsi" w:cs="Consolas"/>
          <w:sz w:val="18"/>
          <w:szCs w:val="20"/>
        </w:rPr>
      </w:pPr>
      <w:r>
        <w:rPr>
          <w:rFonts w:asciiTheme="majorHAnsi" w:hAnsiTheme="majorHAnsi" w:cs="Consolas"/>
          <w:color w:val="008080"/>
          <w:sz w:val="18"/>
          <w:szCs w:val="20"/>
        </w:rPr>
        <w:t>&lt;?</w:t>
      </w:r>
      <w:r>
        <w:rPr>
          <w:rFonts w:asciiTheme="majorHAnsi" w:hAnsiTheme="majorHAnsi" w:cs="Consolas"/>
          <w:color w:val="3F7F7F"/>
          <w:sz w:val="18"/>
          <w:szCs w:val="20"/>
        </w:rPr>
        <w:t>xml</w:t>
      </w:r>
      <w:r>
        <w:rPr>
          <w:rFonts w:asciiTheme="majorHAnsi" w:hAnsiTheme="majorHAnsi" w:cs="Consolas"/>
          <w:sz w:val="18"/>
          <w:szCs w:val="20"/>
        </w:rPr>
        <w:t xml:space="preserve"> </w:t>
      </w:r>
      <w:r>
        <w:rPr>
          <w:rFonts w:asciiTheme="majorHAnsi" w:hAnsiTheme="majorHAnsi" w:cs="Consolas"/>
          <w:color w:val="7F007F"/>
          <w:sz w:val="18"/>
          <w:szCs w:val="20"/>
        </w:rPr>
        <w:t>version</w:t>
      </w:r>
      <w:r>
        <w:rPr>
          <w:rFonts w:asciiTheme="majorHAnsi" w:hAnsiTheme="majorHAnsi" w:cs="Consolas"/>
          <w:color w:val="000000"/>
          <w:sz w:val="18"/>
          <w:szCs w:val="20"/>
        </w:rPr>
        <w:t>=</w:t>
      </w:r>
      <w:r>
        <w:rPr>
          <w:rFonts w:asciiTheme="majorHAnsi" w:hAnsiTheme="majorHAnsi" w:cs="Consolas"/>
          <w:i/>
          <w:iCs/>
          <w:color w:val="2A00FF"/>
          <w:sz w:val="18"/>
          <w:szCs w:val="20"/>
        </w:rPr>
        <w:t>"1.0"</w:t>
      </w:r>
      <w:r>
        <w:rPr>
          <w:rFonts w:asciiTheme="majorHAnsi" w:hAnsiTheme="majorHAnsi" w:cs="Consolas"/>
          <w:sz w:val="18"/>
          <w:szCs w:val="20"/>
        </w:rPr>
        <w:t xml:space="preserve"> </w:t>
      </w:r>
      <w:r>
        <w:rPr>
          <w:rFonts w:asciiTheme="majorHAnsi" w:hAnsiTheme="majorHAnsi" w:cs="Consolas"/>
          <w:color w:val="7F007F"/>
          <w:sz w:val="18"/>
          <w:szCs w:val="20"/>
        </w:rPr>
        <w:t>encoding</w:t>
      </w:r>
      <w:r>
        <w:rPr>
          <w:rFonts w:asciiTheme="majorHAnsi" w:hAnsiTheme="majorHAnsi" w:cs="Consolas"/>
          <w:color w:val="000000"/>
          <w:sz w:val="18"/>
          <w:szCs w:val="20"/>
        </w:rPr>
        <w:t>=</w:t>
      </w:r>
      <w:r>
        <w:rPr>
          <w:rFonts w:asciiTheme="majorHAnsi" w:hAnsiTheme="majorHAnsi" w:cs="Consolas"/>
          <w:i/>
          <w:iCs/>
          <w:color w:val="2A00FF"/>
          <w:sz w:val="18"/>
          <w:szCs w:val="20"/>
        </w:rPr>
        <w:t>"UTF-8"</w:t>
      </w:r>
      <w:r>
        <w:rPr>
          <w:rFonts w:asciiTheme="majorHAnsi" w:hAnsiTheme="majorHAnsi" w:cs="Consolas"/>
          <w:color w:val="008080"/>
          <w:sz w:val="18"/>
          <w:szCs w:val="20"/>
        </w:rPr>
        <w:t>?&gt;</w:t>
      </w:r>
    </w:p>
    <w:p w14:paraId="3045E8A9" w14:textId="77777777" w:rsidR="00A927AF" w:rsidRDefault="00232925">
      <w:pPr>
        <w:spacing w:after="0" w:line="240" w:lineRule="auto"/>
        <w:jc w:val="both"/>
        <w:rPr>
          <w:rFonts w:asciiTheme="majorHAnsi" w:hAnsiTheme="majorHAnsi" w:cs="Consolas"/>
          <w:sz w:val="18"/>
          <w:szCs w:val="20"/>
        </w:rPr>
      </w:pPr>
      <w:r>
        <w:rPr>
          <w:rFonts w:asciiTheme="majorHAnsi" w:hAnsiTheme="majorHAnsi" w:cs="Consolas"/>
          <w:color w:val="008080"/>
          <w:sz w:val="18"/>
          <w:szCs w:val="20"/>
        </w:rPr>
        <w:t>&lt;</w:t>
      </w:r>
      <w:r>
        <w:rPr>
          <w:rFonts w:asciiTheme="majorHAnsi" w:hAnsiTheme="majorHAnsi" w:cs="Consolas"/>
          <w:color w:val="3F7F7F"/>
          <w:sz w:val="18"/>
          <w:szCs w:val="20"/>
        </w:rPr>
        <w:t>Message</w:t>
      </w:r>
      <w:r>
        <w:rPr>
          <w:rFonts w:asciiTheme="majorHAnsi" w:hAnsiTheme="majorHAnsi" w:cs="Consolas"/>
          <w:sz w:val="18"/>
          <w:szCs w:val="20"/>
        </w:rPr>
        <w:t xml:space="preserve"> </w:t>
      </w:r>
      <w:proofErr w:type="spellStart"/>
      <w:r>
        <w:rPr>
          <w:rFonts w:asciiTheme="majorHAnsi" w:hAnsiTheme="majorHAnsi" w:cs="Consolas"/>
          <w:color w:val="7F007F"/>
          <w:sz w:val="18"/>
          <w:szCs w:val="20"/>
        </w:rPr>
        <w:t>xmlns</w:t>
      </w:r>
      <w:proofErr w:type="spellEnd"/>
      <w:r>
        <w:rPr>
          <w:rFonts w:asciiTheme="majorHAnsi" w:hAnsiTheme="majorHAnsi" w:cs="Consolas"/>
          <w:color w:val="000000"/>
          <w:sz w:val="18"/>
          <w:szCs w:val="20"/>
        </w:rPr>
        <w:t>=</w:t>
      </w:r>
      <w:r>
        <w:rPr>
          <w:rFonts w:asciiTheme="majorHAnsi" w:hAnsiTheme="majorHAnsi" w:cs="Consolas"/>
          <w:i/>
          <w:iCs/>
          <w:color w:val="2A00FF"/>
          <w:sz w:val="18"/>
          <w:szCs w:val="20"/>
        </w:rPr>
        <w:t>"</w:t>
      </w:r>
      <w:proofErr w:type="spellStart"/>
      <w:r>
        <w:rPr>
          <w:rFonts w:asciiTheme="majorHAnsi" w:hAnsiTheme="majorHAnsi" w:cs="Consolas"/>
          <w:i/>
          <w:iCs/>
          <w:color w:val="2A00FF"/>
          <w:sz w:val="18"/>
          <w:szCs w:val="20"/>
        </w:rPr>
        <w:t>urn</w:t>
      </w:r>
      <w:proofErr w:type="gramStart"/>
      <w:r>
        <w:rPr>
          <w:rFonts w:asciiTheme="majorHAnsi" w:hAnsiTheme="majorHAnsi" w:cs="Consolas"/>
          <w:i/>
          <w:iCs/>
          <w:color w:val="2A00FF"/>
          <w:sz w:val="18"/>
          <w:szCs w:val="20"/>
        </w:rPr>
        <w:t>:tch</w:t>
      </w:r>
      <w:proofErr w:type="spellEnd"/>
      <w:proofErr w:type="gramEnd"/>
      <w:r>
        <w:rPr>
          <w:rFonts w:asciiTheme="majorHAnsi" w:hAnsiTheme="majorHAnsi" w:cs="Consolas"/>
          <w:i/>
          <w:iCs/>
          <w:color w:val="2A00FF"/>
          <w:sz w:val="18"/>
          <w:szCs w:val="20"/>
        </w:rPr>
        <w:t>"</w:t>
      </w:r>
      <w:r>
        <w:rPr>
          <w:rFonts w:asciiTheme="majorHAnsi" w:hAnsiTheme="majorHAnsi" w:cs="Consolas"/>
          <w:sz w:val="18"/>
          <w:szCs w:val="20"/>
        </w:rPr>
        <w:t xml:space="preserve">  </w:t>
      </w:r>
      <w:proofErr w:type="spellStart"/>
      <w:r>
        <w:rPr>
          <w:rFonts w:asciiTheme="majorHAnsi" w:hAnsiTheme="majorHAnsi" w:cs="Consolas"/>
          <w:color w:val="7F007F"/>
          <w:sz w:val="18"/>
          <w:szCs w:val="20"/>
        </w:rPr>
        <w:t>xmlns:xsi</w:t>
      </w:r>
      <w:proofErr w:type="spellEnd"/>
      <w:r>
        <w:rPr>
          <w:rFonts w:asciiTheme="majorHAnsi" w:hAnsiTheme="majorHAnsi" w:cs="Consolas"/>
          <w:color w:val="000000"/>
          <w:sz w:val="18"/>
          <w:szCs w:val="20"/>
        </w:rPr>
        <w:t>=</w:t>
      </w:r>
      <w:r>
        <w:rPr>
          <w:rFonts w:asciiTheme="majorHAnsi" w:hAnsiTheme="majorHAnsi" w:cs="Consolas"/>
          <w:i/>
          <w:iCs/>
          <w:color w:val="2A00FF"/>
          <w:sz w:val="18"/>
          <w:szCs w:val="20"/>
        </w:rPr>
        <w:t>"http://www.w3.org/2001/XMLSchema-instance"</w:t>
      </w:r>
      <w:r>
        <w:rPr>
          <w:rFonts w:asciiTheme="majorHAnsi" w:hAnsiTheme="majorHAnsi" w:cs="Consolas"/>
          <w:color w:val="008080"/>
          <w:sz w:val="18"/>
          <w:szCs w:val="20"/>
        </w:rPr>
        <w:t>&gt;</w:t>
      </w:r>
    </w:p>
    <w:p w14:paraId="04FB6B32" w14:textId="77777777" w:rsidR="00A927AF" w:rsidRDefault="00232925">
      <w:pPr>
        <w:spacing w:after="0" w:line="240" w:lineRule="auto"/>
        <w:ind w:left="720"/>
        <w:jc w:val="both"/>
        <w:rPr>
          <w:rFonts w:asciiTheme="majorHAnsi" w:hAnsiTheme="majorHAnsi" w:cs="Consolas"/>
          <w:sz w:val="18"/>
          <w:szCs w:val="20"/>
        </w:rPr>
      </w:pPr>
      <w:r>
        <w:rPr>
          <w:rFonts w:asciiTheme="majorHAnsi" w:hAnsiTheme="majorHAnsi" w:cs="Consolas"/>
          <w:color w:val="008080"/>
          <w:sz w:val="18"/>
          <w:szCs w:val="20"/>
        </w:rPr>
        <w:t>&lt;</w:t>
      </w:r>
      <w:proofErr w:type="spellStart"/>
      <w:r>
        <w:rPr>
          <w:rFonts w:asciiTheme="majorHAnsi" w:hAnsiTheme="majorHAnsi" w:cs="Consolas"/>
          <w:color w:val="3F7F7F"/>
          <w:sz w:val="18"/>
          <w:szCs w:val="20"/>
        </w:rPr>
        <w:t>FraudCheckResponse</w:t>
      </w:r>
      <w:proofErr w:type="spellEnd"/>
      <w:r>
        <w:rPr>
          <w:rFonts w:asciiTheme="majorHAnsi" w:hAnsiTheme="majorHAnsi" w:cs="Consolas"/>
          <w:color w:val="008080"/>
          <w:sz w:val="18"/>
          <w:szCs w:val="20"/>
        </w:rPr>
        <w:t>&gt;</w:t>
      </w:r>
    </w:p>
    <w:p w14:paraId="3C4C21CD" w14:textId="77777777" w:rsidR="00A927AF" w:rsidRDefault="00232925">
      <w:pPr>
        <w:spacing w:after="0" w:line="240" w:lineRule="auto"/>
        <w:jc w:val="both"/>
        <w:rPr>
          <w:rFonts w:asciiTheme="majorHAnsi" w:hAnsiTheme="majorHAnsi" w:cs="Consolas"/>
          <w:sz w:val="18"/>
          <w:szCs w:val="20"/>
        </w:rPr>
      </w:pPr>
      <w:r>
        <w:rPr>
          <w:rFonts w:asciiTheme="majorHAnsi" w:hAnsiTheme="majorHAnsi" w:cs="Consolas"/>
          <w:color w:val="000000"/>
          <w:sz w:val="18"/>
          <w:szCs w:val="20"/>
        </w:rPr>
        <w:lastRenderedPageBreak/>
        <w:tab/>
      </w:r>
      <w:r>
        <w:rPr>
          <w:rFonts w:asciiTheme="majorHAnsi" w:hAnsiTheme="majorHAnsi" w:cs="Consolas"/>
          <w:color w:val="000000"/>
          <w:sz w:val="18"/>
          <w:szCs w:val="20"/>
        </w:rPr>
        <w:tab/>
      </w:r>
      <w:r>
        <w:rPr>
          <w:rFonts w:asciiTheme="majorHAnsi" w:hAnsiTheme="majorHAnsi" w:cs="Consolas"/>
          <w:color w:val="008080"/>
          <w:sz w:val="18"/>
          <w:szCs w:val="20"/>
        </w:rPr>
        <w:t>&lt;</w:t>
      </w:r>
      <w:proofErr w:type="spellStart"/>
      <w:r>
        <w:rPr>
          <w:rFonts w:asciiTheme="majorHAnsi" w:hAnsiTheme="majorHAnsi" w:cs="Consolas"/>
          <w:color w:val="3F7F7F"/>
          <w:sz w:val="18"/>
          <w:szCs w:val="20"/>
        </w:rPr>
        <w:t>MessageType</w:t>
      </w:r>
      <w:proofErr w:type="spellEnd"/>
      <w:r>
        <w:rPr>
          <w:rFonts w:asciiTheme="majorHAnsi" w:hAnsiTheme="majorHAnsi" w:cs="Consolas"/>
          <w:color w:val="008080"/>
          <w:sz w:val="18"/>
          <w:szCs w:val="20"/>
        </w:rPr>
        <w:t>&gt;</w:t>
      </w:r>
      <w:proofErr w:type="spellStart"/>
      <w:r>
        <w:rPr>
          <w:rFonts w:asciiTheme="majorHAnsi" w:hAnsiTheme="majorHAnsi" w:cs="Consolas"/>
          <w:color w:val="000000"/>
          <w:sz w:val="18"/>
          <w:szCs w:val="20"/>
        </w:rPr>
        <w:t>CreditTransfer</w:t>
      </w:r>
      <w:proofErr w:type="spellEnd"/>
      <w:r>
        <w:rPr>
          <w:rFonts w:asciiTheme="majorHAnsi" w:hAnsiTheme="majorHAnsi" w:cs="Consolas"/>
          <w:color w:val="008080"/>
          <w:sz w:val="18"/>
          <w:szCs w:val="20"/>
        </w:rPr>
        <w:t>&lt;/</w:t>
      </w:r>
      <w:proofErr w:type="spellStart"/>
      <w:r>
        <w:rPr>
          <w:rFonts w:asciiTheme="majorHAnsi" w:hAnsiTheme="majorHAnsi" w:cs="Consolas"/>
          <w:color w:val="3F7F7F"/>
          <w:sz w:val="18"/>
          <w:szCs w:val="20"/>
        </w:rPr>
        <w:t>MessageType</w:t>
      </w:r>
      <w:proofErr w:type="spellEnd"/>
      <w:proofErr w:type="gramStart"/>
      <w:r>
        <w:rPr>
          <w:rFonts w:asciiTheme="majorHAnsi" w:hAnsiTheme="majorHAnsi" w:cs="Consolas"/>
          <w:color w:val="008080"/>
          <w:sz w:val="18"/>
          <w:szCs w:val="20"/>
        </w:rPr>
        <w:t>&gt;</w:t>
      </w:r>
      <w:r>
        <w:rPr>
          <w:rFonts w:asciiTheme="majorHAnsi" w:hAnsiTheme="majorHAnsi" w:cs="Consolas"/>
          <w:color w:val="000000"/>
          <w:sz w:val="18"/>
          <w:szCs w:val="20"/>
        </w:rPr>
        <w:t xml:space="preserve">  </w:t>
      </w:r>
      <w:r>
        <w:rPr>
          <w:rFonts w:asciiTheme="majorHAnsi" w:hAnsiTheme="majorHAnsi" w:cs="Consolas"/>
          <w:color w:val="008080"/>
          <w:sz w:val="18"/>
          <w:szCs w:val="20"/>
        </w:rPr>
        <w:t>&lt;</w:t>
      </w:r>
      <w:proofErr w:type="gramEnd"/>
      <w:r>
        <w:rPr>
          <w:rFonts w:asciiTheme="majorHAnsi" w:hAnsiTheme="majorHAnsi" w:cs="Consolas"/>
          <w:color w:val="008080"/>
          <w:sz w:val="18"/>
          <w:szCs w:val="20"/>
        </w:rPr>
        <w:t>!</w:t>
      </w:r>
      <w:r>
        <w:rPr>
          <w:rFonts w:asciiTheme="majorHAnsi" w:hAnsiTheme="majorHAnsi" w:cs="Consolas"/>
          <w:color w:val="000000"/>
          <w:sz w:val="18"/>
          <w:szCs w:val="20"/>
        </w:rPr>
        <w:t>-</w:t>
      </w:r>
      <w:r>
        <w:rPr>
          <w:rFonts w:asciiTheme="majorHAnsi" w:hAnsiTheme="majorHAnsi" w:cs="Consolas"/>
          <w:sz w:val="18"/>
          <w:szCs w:val="20"/>
        </w:rPr>
        <w:t>Can be any of the three message types - pacs.008, pain.013, camt.035</w:t>
      </w:r>
      <w:r>
        <w:rPr>
          <w:rFonts w:asciiTheme="majorHAnsi" w:hAnsiTheme="majorHAnsi" w:cs="Consolas"/>
          <w:color w:val="008080"/>
          <w:sz w:val="18"/>
          <w:szCs w:val="20"/>
        </w:rPr>
        <w:t>&gt;</w:t>
      </w:r>
    </w:p>
    <w:p w14:paraId="4FB977A2" w14:textId="77777777" w:rsidR="00A927AF" w:rsidRDefault="00232925">
      <w:pPr>
        <w:spacing w:after="0" w:line="240" w:lineRule="auto"/>
        <w:jc w:val="both"/>
        <w:rPr>
          <w:rFonts w:asciiTheme="majorHAnsi" w:hAnsiTheme="majorHAnsi" w:cs="Consolas"/>
          <w:sz w:val="18"/>
          <w:szCs w:val="20"/>
        </w:rPr>
      </w:pPr>
      <w:r>
        <w:rPr>
          <w:rFonts w:asciiTheme="majorHAnsi" w:hAnsiTheme="majorHAnsi" w:cs="Consolas"/>
          <w:color w:val="000000"/>
          <w:sz w:val="18"/>
          <w:szCs w:val="20"/>
        </w:rPr>
        <w:tab/>
      </w:r>
      <w:r>
        <w:rPr>
          <w:rFonts w:asciiTheme="majorHAnsi" w:hAnsiTheme="majorHAnsi" w:cs="Consolas"/>
          <w:color w:val="000000"/>
          <w:sz w:val="18"/>
          <w:szCs w:val="20"/>
        </w:rPr>
        <w:tab/>
      </w:r>
      <w:r>
        <w:rPr>
          <w:rFonts w:asciiTheme="majorHAnsi" w:hAnsiTheme="majorHAnsi" w:cs="Consolas"/>
          <w:color w:val="008080"/>
          <w:sz w:val="18"/>
          <w:szCs w:val="20"/>
        </w:rPr>
        <w:t>&lt;</w:t>
      </w:r>
      <w:proofErr w:type="spellStart"/>
      <w:r>
        <w:rPr>
          <w:rFonts w:asciiTheme="majorHAnsi" w:hAnsiTheme="majorHAnsi" w:cs="Consolas"/>
          <w:color w:val="3F7F7F"/>
          <w:sz w:val="18"/>
          <w:szCs w:val="20"/>
        </w:rPr>
        <w:t>RequestId</w:t>
      </w:r>
      <w:proofErr w:type="spellEnd"/>
      <w:r>
        <w:rPr>
          <w:rFonts w:asciiTheme="majorHAnsi" w:hAnsiTheme="majorHAnsi" w:cs="Consolas"/>
          <w:color w:val="008080"/>
          <w:sz w:val="18"/>
          <w:szCs w:val="20"/>
        </w:rPr>
        <w:t>&gt;</w:t>
      </w:r>
      <w:r>
        <w:rPr>
          <w:rFonts w:asciiTheme="majorHAnsi" w:hAnsiTheme="majorHAnsi" w:cs="Consolas"/>
          <w:color w:val="000000"/>
          <w:sz w:val="18"/>
          <w:szCs w:val="20"/>
        </w:rPr>
        <w:t>123456789</w:t>
      </w:r>
      <w:r>
        <w:rPr>
          <w:rFonts w:asciiTheme="majorHAnsi" w:hAnsiTheme="majorHAnsi" w:cs="Consolas"/>
          <w:color w:val="008080"/>
          <w:sz w:val="18"/>
          <w:szCs w:val="20"/>
        </w:rPr>
        <w:t>&lt;/</w:t>
      </w:r>
      <w:proofErr w:type="spellStart"/>
      <w:r>
        <w:rPr>
          <w:rFonts w:asciiTheme="majorHAnsi" w:hAnsiTheme="majorHAnsi" w:cs="Consolas"/>
          <w:color w:val="3F7F7F"/>
          <w:sz w:val="18"/>
          <w:szCs w:val="20"/>
        </w:rPr>
        <w:t>RequestId</w:t>
      </w:r>
      <w:proofErr w:type="spellEnd"/>
      <w:r>
        <w:rPr>
          <w:rFonts w:asciiTheme="majorHAnsi" w:hAnsiTheme="majorHAnsi" w:cs="Consolas"/>
          <w:color w:val="008080"/>
          <w:sz w:val="18"/>
          <w:szCs w:val="20"/>
        </w:rPr>
        <w:t>&gt;</w:t>
      </w:r>
      <w:r>
        <w:rPr>
          <w:rFonts w:asciiTheme="majorHAnsi" w:hAnsiTheme="majorHAnsi" w:cs="Consolas"/>
          <w:color w:val="000000"/>
          <w:sz w:val="18"/>
          <w:szCs w:val="20"/>
        </w:rPr>
        <w:t xml:space="preserve">    </w:t>
      </w:r>
      <w:r>
        <w:rPr>
          <w:rFonts w:asciiTheme="majorHAnsi" w:hAnsiTheme="majorHAnsi" w:cs="Consolas"/>
          <w:color w:val="008080"/>
          <w:sz w:val="18"/>
          <w:szCs w:val="20"/>
        </w:rPr>
        <w:t>&lt;</w:t>
      </w:r>
      <w:proofErr w:type="gramStart"/>
      <w:r>
        <w:rPr>
          <w:rFonts w:asciiTheme="majorHAnsi" w:hAnsiTheme="majorHAnsi" w:cs="Consolas"/>
          <w:color w:val="008080"/>
          <w:sz w:val="18"/>
          <w:szCs w:val="20"/>
        </w:rPr>
        <w:t>!</w:t>
      </w:r>
      <w:r>
        <w:rPr>
          <w:rFonts w:asciiTheme="majorHAnsi" w:hAnsiTheme="majorHAnsi" w:cs="Consolas"/>
          <w:color w:val="000000"/>
          <w:sz w:val="18"/>
          <w:szCs w:val="20"/>
        </w:rPr>
        <w:t>-</w:t>
      </w:r>
      <w:proofErr w:type="gramEnd"/>
      <w:r>
        <w:rPr>
          <w:rFonts w:asciiTheme="majorHAnsi" w:hAnsiTheme="majorHAnsi" w:cs="Consolas"/>
          <w:sz w:val="18"/>
          <w:szCs w:val="20"/>
        </w:rPr>
        <w:t xml:space="preserve"> Maps to the original </w:t>
      </w:r>
      <w:proofErr w:type="spellStart"/>
      <w:r>
        <w:rPr>
          <w:rFonts w:asciiTheme="majorHAnsi" w:hAnsiTheme="majorHAnsi" w:cs="Consolas"/>
          <w:sz w:val="18"/>
          <w:szCs w:val="20"/>
        </w:rPr>
        <w:t>RequestId</w:t>
      </w:r>
      <w:proofErr w:type="spellEnd"/>
      <w:r>
        <w:rPr>
          <w:rFonts w:asciiTheme="majorHAnsi" w:hAnsiTheme="majorHAnsi" w:cs="Consolas"/>
          <w:sz w:val="18"/>
          <w:szCs w:val="20"/>
        </w:rPr>
        <w:t xml:space="preserve"> for Fraud Check</w:t>
      </w:r>
      <w:r>
        <w:rPr>
          <w:rFonts w:asciiTheme="majorHAnsi" w:hAnsiTheme="majorHAnsi" w:cs="Consolas"/>
          <w:color w:val="008080"/>
          <w:sz w:val="18"/>
          <w:szCs w:val="20"/>
        </w:rPr>
        <w:t>&gt;</w:t>
      </w:r>
    </w:p>
    <w:p w14:paraId="192F6A9B" w14:textId="77777777" w:rsidR="00A927AF" w:rsidRDefault="00232925">
      <w:pPr>
        <w:spacing w:after="0" w:line="240" w:lineRule="auto"/>
        <w:jc w:val="both"/>
        <w:rPr>
          <w:rFonts w:asciiTheme="majorHAnsi" w:hAnsiTheme="majorHAnsi" w:cs="Consolas"/>
          <w:sz w:val="18"/>
          <w:szCs w:val="20"/>
        </w:rPr>
      </w:pPr>
      <w:r>
        <w:rPr>
          <w:rFonts w:asciiTheme="majorHAnsi" w:hAnsiTheme="majorHAnsi" w:cs="Consolas"/>
          <w:color w:val="000000"/>
          <w:sz w:val="18"/>
          <w:szCs w:val="20"/>
        </w:rPr>
        <w:tab/>
      </w:r>
      <w:r>
        <w:rPr>
          <w:rFonts w:asciiTheme="majorHAnsi" w:hAnsiTheme="majorHAnsi" w:cs="Consolas"/>
          <w:color w:val="000000"/>
          <w:sz w:val="18"/>
          <w:szCs w:val="20"/>
        </w:rPr>
        <w:tab/>
      </w:r>
      <w:r>
        <w:rPr>
          <w:rFonts w:asciiTheme="majorHAnsi" w:hAnsiTheme="majorHAnsi" w:cs="Consolas"/>
          <w:color w:val="008080"/>
          <w:sz w:val="18"/>
          <w:szCs w:val="20"/>
        </w:rPr>
        <w:t>&lt;</w:t>
      </w:r>
      <w:r>
        <w:rPr>
          <w:rFonts w:asciiTheme="majorHAnsi" w:hAnsiTheme="majorHAnsi" w:cs="Consolas"/>
          <w:color w:val="3F7F7F"/>
          <w:sz w:val="18"/>
          <w:szCs w:val="20"/>
        </w:rPr>
        <w:t>Date-time</w:t>
      </w:r>
      <w:r>
        <w:rPr>
          <w:rFonts w:asciiTheme="majorHAnsi" w:hAnsiTheme="majorHAnsi" w:cs="Consolas"/>
          <w:color w:val="008080"/>
          <w:sz w:val="18"/>
          <w:szCs w:val="20"/>
        </w:rPr>
        <w:t>&gt;</w:t>
      </w:r>
      <w:r>
        <w:rPr>
          <w:rFonts w:asciiTheme="majorHAnsi" w:hAnsiTheme="majorHAnsi" w:cs="Consolas"/>
          <w:color w:val="000000"/>
          <w:sz w:val="18"/>
          <w:szCs w:val="20"/>
        </w:rPr>
        <w:t>YYYY-MM-DDT00:00:00</w:t>
      </w:r>
      <w:r>
        <w:rPr>
          <w:rFonts w:asciiTheme="majorHAnsi" w:hAnsiTheme="majorHAnsi" w:cs="Consolas"/>
          <w:color w:val="008080"/>
          <w:sz w:val="18"/>
          <w:szCs w:val="20"/>
        </w:rPr>
        <w:t>&lt;/</w:t>
      </w:r>
      <w:r>
        <w:rPr>
          <w:rFonts w:asciiTheme="majorHAnsi" w:hAnsiTheme="majorHAnsi" w:cs="Consolas"/>
          <w:color w:val="3F7F7F"/>
          <w:sz w:val="18"/>
          <w:szCs w:val="20"/>
        </w:rPr>
        <w:t>Date-time</w:t>
      </w:r>
      <w:r>
        <w:rPr>
          <w:rFonts w:asciiTheme="majorHAnsi" w:hAnsiTheme="majorHAnsi" w:cs="Consolas"/>
          <w:color w:val="008080"/>
          <w:sz w:val="18"/>
          <w:szCs w:val="20"/>
        </w:rPr>
        <w:t>&gt;</w:t>
      </w:r>
    </w:p>
    <w:p w14:paraId="4B196D3D" w14:textId="77777777" w:rsidR="00A927AF" w:rsidRDefault="00232925">
      <w:pPr>
        <w:spacing w:after="0" w:line="240" w:lineRule="auto"/>
        <w:jc w:val="both"/>
        <w:rPr>
          <w:rFonts w:asciiTheme="majorHAnsi" w:hAnsiTheme="majorHAnsi" w:cs="Consolas"/>
          <w:sz w:val="18"/>
          <w:szCs w:val="20"/>
        </w:rPr>
      </w:pPr>
      <w:r>
        <w:rPr>
          <w:rFonts w:asciiTheme="majorHAnsi" w:hAnsiTheme="majorHAnsi" w:cs="Consolas"/>
          <w:color w:val="000000"/>
          <w:sz w:val="18"/>
          <w:szCs w:val="20"/>
        </w:rPr>
        <w:tab/>
      </w:r>
      <w:r>
        <w:rPr>
          <w:rFonts w:asciiTheme="majorHAnsi" w:hAnsiTheme="majorHAnsi" w:cs="Consolas"/>
          <w:color w:val="000000"/>
          <w:sz w:val="18"/>
          <w:szCs w:val="20"/>
        </w:rPr>
        <w:tab/>
      </w:r>
      <w:r>
        <w:rPr>
          <w:rFonts w:asciiTheme="majorHAnsi" w:hAnsiTheme="majorHAnsi" w:cs="Consolas"/>
          <w:color w:val="008080"/>
          <w:sz w:val="18"/>
          <w:szCs w:val="20"/>
        </w:rPr>
        <w:t>&lt;</w:t>
      </w:r>
      <w:proofErr w:type="spellStart"/>
      <w:r>
        <w:rPr>
          <w:rFonts w:asciiTheme="majorHAnsi" w:hAnsiTheme="majorHAnsi" w:cs="Consolas"/>
          <w:color w:val="3F7F7F"/>
          <w:sz w:val="18"/>
          <w:szCs w:val="20"/>
        </w:rPr>
        <w:t>FraudScanResult</w:t>
      </w:r>
      <w:proofErr w:type="spellEnd"/>
      <w:r>
        <w:rPr>
          <w:rFonts w:asciiTheme="majorHAnsi" w:hAnsiTheme="majorHAnsi" w:cs="Consolas"/>
          <w:color w:val="008080"/>
          <w:sz w:val="18"/>
          <w:szCs w:val="20"/>
        </w:rPr>
        <w:t>&gt;</w:t>
      </w:r>
    </w:p>
    <w:p w14:paraId="29808817" w14:textId="77777777" w:rsidR="00A927AF" w:rsidRDefault="00232925">
      <w:pPr>
        <w:spacing w:after="0" w:line="240" w:lineRule="auto"/>
        <w:jc w:val="both"/>
        <w:rPr>
          <w:rFonts w:asciiTheme="majorHAnsi" w:hAnsiTheme="majorHAnsi" w:cs="Consolas"/>
          <w:sz w:val="18"/>
          <w:szCs w:val="20"/>
        </w:rPr>
      </w:pPr>
      <w:r>
        <w:rPr>
          <w:rFonts w:asciiTheme="majorHAnsi" w:hAnsiTheme="majorHAnsi" w:cs="Consolas"/>
          <w:color w:val="000000"/>
          <w:sz w:val="18"/>
          <w:szCs w:val="20"/>
        </w:rPr>
        <w:tab/>
      </w:r>
      <w:r>
        <w:rPr>
          <w:rFonts w:asciiTheme="majorHAnsi" w:hAnsiTheme="majorHAnsi" w:cs="Consolas"/>
          <w:color w:val="000000"/>
          <w:sz w:val="18"/>
          <w:szCs w:val="20"/>
        </w:rPr>
        <w:tab/>
      </w:r>
      <w:r>
        <w:rPr>
          <w:rFonts w:asciiTheme="majorHAnsi" w:hAnsiTheme="majorHAnsi" w:cs="Consolas"/>
          <w:color w:val="000000"/>
          <w:sz w:val="18"/>
          <w:szCs w:val="20"/>
        </w:rPr>
        <w:tab/>
      </w:r>
      <w:r>
        <w:rPr>
          <w:rFonts w:asciiTheme="majorHAnsi" w:hAnsiTheme="majorHAnsi" w:cs="Consolas"/>
          <w:color w:val="008080"/>
          <w:sz w:val="18"/>
          <w:szCs w:val="20"/>
        </w:rPr>
        <w:t>&lt;</w:t>
      </w:r>
      <w:proofErr w:type="spellStart"/>
      <w:r>
        <w:rPr>
          <w:rFonts w:asciiTheme="majorHAnsi" w:hAnsiTheme="majorHAnsi" w:cs="Consolas"/>
          <w:color w:val="3F7F7F"/>
          <w:sz w:val="18"/>
          <w:szCs w:val="20"/>
        </w:rPr>
        <w:t>HitResult</w:t>
      </w:r>
      <w:proofErr w:type="spellEnd"/>
      <w:r>
        <w:rPr>
          <w:rFonts w:asciiTheme="majorHAnsi" w:hAnsiTheme="majorHAnsi" w:cs="Consolas"/>
          <w:color w:val="008080"/>
          <w:sz w:val="18"/>
          <w:szCs w:val="20"/>
        </w:rPr>
        <w:t>&gt;</w:t>
      </w:r>
      <w:r>
        <w:rPr>
          <w:rFonts w:asciiTheme="majorHAnsi" w:hAnsiTheme="majorHAnsi" w:cs="Consolas"/>
          <w:color w:val="000000" w:themeColor="text1"/>
          <w:sz w:val="18"/>
          <w:szCs w:val="20"/>
        </w:rPr>
        <w:t>Hit</w:t>
      </w:r>
      <w:r>
        <w:rPr>
          <w:rFonts w:asciiTheme="majorHAnsi" w:hAnsiTheme="majorHAnsi" w:cs="Consolas"/>
          <w:color w:val="008080"/>
          <w:sz w:val="18"/>
          <w:szCs w:val="20"/>
        </w:rPr>
        <w:t>&lt;/</w:t>
      </w:r>
      <w:proofErr w:type="spellStart"/>
      <w:r>
        <w:rPr>
          <w:rFonts w:asciiTheme="majorHAnsi" w:hAnsiTheme="majorHAnsi" w:cs="Consolas"/>
          <w:color w:val="3F7F7F"/>
          <w:sz w:val="18"/>
          <w:szCs w:val="20"/>
        </w:rPr>
        <w:t>HitResult</w:t>
      </w:r>
      <w:proofErr w:type="spellEnd"/>
      <w:proofErr w:type="gramStart"/>
      <w:r>
        <w:rPr>
          <w:rFonts w:asciiTheme="majorHAnsi" w:hAnsiTheme="majorHAnsi" w:cs="Consolas"/>
          <w:color w:val="008080"/>
          <w:sz w:val="18"/>
          <w:szCs w:val="20"/>
        </w:rPr>
        <w:t>&gt;</w:t>
      </w:r>
      <w:r>
        <w:rPr>
          <w:rFonts w:asciiTheme="majorHAnsi" w:hAnsiTheme="majorHAnsi" w:cs="Consolas"/>
          <w:color w:val="000000"/>
          <w:sz w:val="18"/>
          <w:szCs w:val="20"/>
        </w:rPr>
        <w:t xml:space="preserve">  </w:t>
      </w:r>
      <w:r>
        <w:rPr>
          <w:rFonts w:asciiTheme="majorHAnsi" w:hAnsiTheme="majorHAnsi" w:cs="Consolas"/>
          <w:color w:val="008080"/>
          <w:sz w:val="18"/>
          <w:szCs w:val="20"/>
        </w:rPr>
        <w:t>&lt;</w:t>
      </w:r>
      <w:proofErr w:type="gramEnd"/>
      <w:r>
        <w:rPr>
          <w:rFonts w:asciiTheme="majorHAnsi" w:hAnsiTheme="majorHAnsi" w:cs="Consolas"/>
          <w:color w:val="008080"/>
          <w:sz w:val="18"/>
          <w:szCs w:val="20"/>
        </w:rPr>
        <w:t>!</w:t>
      </w:r>
      <w:r>
        <w:rPr>
          <w:rFonts w:asciiTheme="majorHAnsi" w:hAnsiTheme="majorHAnsi" w:cs="Consolas"/>
          <w:color w:val="000000"/>
          <w:sz w:val="18"/>
          <w:szCs w:val="20"/>
        </w:rPr>
        <w:t>-</w:t>
      </w:r>
      <w:r>
        <w:rPr>
          <w:rFonts w:asciiTheme="majorHAnsi" w:hAnsiTheme="majorHAnsi" w:cs="Consolas"/>
          <w:sz w:val="18"/>
          <w:szCs w:val="20"/>
        </w:rPr>
        <w:t xml:space="preserve"> As per Fraud Detection methodology</w:t>
      </w:r>
      <w:r>
        <w:rPr>
          <w:rFonts w:asciiTheme="majorHAnsi" w:hAnsiTheme="majorHAnsi" w:cs="Consolas"/>
          <w:color w:val="008080"/>
          <w:sz w:val="18"/>
          <w:szCs w:val="20"/>
        </w:rPr>
        <w:t>&gt;</w:t>
      </w:r>
    </w:p>
    <w:p w14:paraId="42F1A668" w14:textId="77777777" w:rsidR="00A927AF" w:rsidRDefault="00232925">
      <w:pPr>
        <w:spacing w:after="0" w:line="240" w:lineRule="auto"/>
        <w:jc w:val="both"/>
        <w:rPr>
          <w:rFonts w:asciiTheme="majorHAnsi" w:hAnsiTheme="majorHAnsi" w:cs="Consolas"/>
          <w:sz w:val="18"/>
          <w:szCs w:val="20"/>
        </w:rPr>
      </w:pPr>
      <w:r>
        <w:rPr>
          <w:rFonts w:asciiTheme="majorHAnsi" w:hAnsiTheme="majorHAnsi" w:cs="Consolas"/>
          <w:color w:val="000000"/>
          <w:sz w:val="18"/>
          <w:szCs w:val="20"/>
        </w:rPr>
        <w:tab/>
      </w:r>
      <w:r>
        <w:rPr>
          <w:rFonts w:asciiTheme="majorHAnsi" w:hAnsiTheme="majorHAnsi" w:cs="Consolas"/>
          <w:color w:val="000000"/>
          <w:sz w:val="18"/>
          <w:szCs w:val="20"/>
        </w:rPr>
        <w:tab/>
      </w:r>
      <w:r>
        <w:rPr>
          <w:rFonts w:asciiTheme="majorHAnsi" w:hAnsiTheme="majorHAnsi" w:cs="Consolas"/>
          <w:color w:val="000000"/>
          <w:sz w:val="18"/>
          <w:szCs w:val="20"/>
        </w:rPr>
        <w:tab/>
      </w:r>
      <w:r>
        <w:rPr>
          <w:rFonts w:asciiTheme="majorHAnsi" w:hAnsiTheme="majorHAnsi" w:cs="Consolas"/>
          <w:color w:val="008080"/>
          <w:sz w:val="18"/>
          <w:szCs w:val="20"/>
        </w:rPr>
        <w:t>&lt;</w:t>
      </w:r>
      <w:proofErr w:type="spellStart"/>
      <w:r>
        <w:rPr>
          <w:rFonts w:asciiTheme="majorHAnsi" w:hAnsiTheme="majorHAnsi" w:cs="Consolas"/>
          <w:color w:val="3F7F7F"/>
          <w:sz w:val="18"/>
          <w:szCs w:val="20"/>
        </w:rPr>
        <w:t>ScanScore</w:t>
      </w:r>
      <w:proofErr w:type="spellEnd"/>
      <w:r>
        <w:rPr>
          <w:rFonts w:asciiTheme="majorHAnsi" w:hAnsiTheme="majorHAnsi" w:cs="Consolas"/>
          <w:color w:val="008080"/>
          <w:sz w:val="18"/>
          <w:szCs w:val="20"/>
        </w:rPr>
        <w:t>&gt;</w:t>
      </w:r>
      <w:r>
        <w:rPr>
          <w:rFonts w:asciiTheme="majorHAnsi" w:hAnsiTheme="majorHAnsi" w:cs="Consolas"/>
          <w:color w:val="000000" w:themeColor="text1"/>
          <w:sz w:val="18"/>
          <w:szCs w:val="20"/>
        </w:rPr>
        <w:t>6</w:t>
      </w:r>
      <w:r>
        <w:rPr>
          <w:rFonts w:asciiTheme="majorHAnsi" w:hAnsiTheme="majorHAnsi" w:cs="Consolas"/>
          <w:color w:val="008080"/>
          <w:sz w:val="18"/>
          <w:szCs w:val="20"/>
        </w:rPr>
        <w:t>&lt;/</w:t>
      </w:r>
      <w:proofErr w:type="spellStart"/>
      <w:r>
        <w:rPr>
          <w:rFonts w:asciiTheme="majorHAnsi" w:hAnsiTheme="majorHAnsi" w:cs="Consolas"/>
          <w:color w:val="3F7F7F"/>
          <w:sz w:val="18"/>
          <w:szCs w:val="20"/>
        </w:rPr>
        <w:t>ScanScore</w:t>
      </w:r>
      <w:proofErr w:type="spellEnd"/>
      <w:r>
        <w:rPr>
          <w:rFonts w:asciiTheme="majorHAnsi" w:hAnsiTheme="majorHAnsi" w:cs="Consolas"/>
          <w:color w:val="008080"/>
          <w:sz w:val="18"/>
          <w:szCs w:val="20"/>
        </w:rPr>
        <w:t>&gt;</w:t>
      </w:r>
      <w:r>
        <w:rPr>
          <w:rFonts w:asciiTheme="majorHAnsi" w:hAnsiTheme="majorHAnsi" w:cs="Consolas"/>
          <w:color w:val="000000"/>
          <w:sz w:val="18"/>
          <w:szCs w:val="20"/>
        </w:rPr>
        <w:t xml:space="preserve">    </w:t>
      </w:r>
      <w:r>
        <w:rPr>
          <w:rFonts w:asciiTheme="majorHAnsi" w:hAnsiTheme="majorHAnsi" w:cs="Consolas"/>
          <w:color w:val="008080"/>
          <w:sz w:val="18"/>
          <w:szCs w:val="20"/>
        </w:rPr>
        <w:t>&lt;!</w:t>
      </w:r>
      <w:r>
        <w:rPr>
          <w:rFonts w:asciiTheme="majorHAnsi" w:hAnsiTheme="majorHAnsi" w:cs="Consolas"/>
          <w:color w:val="000000"/>
          <w:sz w:val="18"/>
          <w:szCs w:val="20"/>
        </w:rPr>
        <w:t>-</w:t>
      </w:r>
      <w:r>
        <w:rPr>
          <w:rFonts w:asciiTheme="majorHAnsi" w:hAnsiTheme="majorHAnsi" w:cs="Consolas"/>
          <w:sz w:val="18"/>
          <w:szCs w:val="20"/>
        </w:rPr>
        <w:t>Based on Score generated using Weighted field-wise scan match.</w:t>
      </w:r>
      <w:r>
        <w:rPr>
          <w:rFonts w:asciiTheme="majorHAnsi" w:hAnsiTheme="majorHAnsi" w:cs="Consolas"/>
          <w:color w:val="008080"/>
          <w:sz w:val="18"/>
          <w:szCs w:val="20"/>
        </w:rPr>
        <w:t>&gt;</w:t>
      </w:r>
    </w:p>
    <w:p w14:paraId="4B89CBA2" w14:textId="77777777" w:rsidR="00A927AF" w:rsidRDefault="00232925">
      <w:pPr>
        <w:spacing w:after="0" w:line="240" w:lineRule="auto"/>
        <w:jc w:val="both"/>
        <w:rPr>
          <w:rFonts w:asciiTheme="majorHAnsi" w:hAnsiTheme="majorHAnsi" w:cs="Consolas"/>
          <w:sz w:val="18"/>
          <w:szCs w:val="20"/>
        </w:rPr>
      </w:pPr>
      <w:r>
        <w:rPr>
          <w:rFonts w:asciiTheme="majorHAnsi" w:hAnsiTheme="majorHAnsi" w:cs="Consolas"/>
          <w:color w:val="000000"/>
          <w:sz w:val="18"/>
          <w:szCs w:val="20"/>
        </w:rPr>
        <w:tab/>
      </w:r>
      <w:r>
        <w:rPr>
          <w:rFonts w:asciiTheme="majorHAnsi" w:hAnsiTheme="majorHAnsi" w:cs="Consolas"/>
          <w:color w:val="000000"/>
          <w:sz w:val="18"/>
          <w:szCs w:val="20"/>
        </w:rPr>
        <w:tab/>
      </w:r>
      <w:r>
        <w:rPr>
          <w:rFonts w:asciiTheme="majorHAnsi" w:hAnsiTheme="majorHAnsi" w:cs="Consolas"/>
          <w:color w:val="000000"/>
          <w:sz w:val="18"/>
          <w:szCs w:val="20"/>
        </w:rPr>
        <w:tab/>
      </w:r>
      <w:r>
        <w:rPr>
          <w:rFonts w:asciiTheme="majorHAnsi" w:hAnsiTheme="majorHAnsi" w:cs="Consolas"/>
          <w:color w:val="008080"/>
          <w:sz w:val="18"/>
          <w:szCs w:val="20"/>
        </w:rPr>
        <w:t>&lt;</w:t>
      </w:r>
      <w:proofErr w:type="spellStart"/>
      <w:r>
        <w:rPr>
          <w:rFonts w:asciiTheme="majorHAnsi" w:hAnsiTheme="majorHAnsi" w:cs="Consolas"/>
          <w:color w:val="3F7F7F"/>
          <w:sz w:val="18"/>
          <w:szCs w:val="20"/>
        </w:rPr>
        <w:t>FieldListMatched</w:t>
      </w:r>
      <w:proofErr w:type="spellEnd"/>
      <w:r>
        <w:rPr>
          <w:rFonts w:asciiTheme="majorHAnsi" w:hAnsiTheme="majorHAnsi" w:cs="Consolas"/>
          <w:color w:val="008080"/>
          <w:sz w:val="18"/>
          <w:szCs w:val="20"/>
        </w:rPr>
        <w:t>&gt;</w:t>
      </w:r>
      <w:r>
        <w:rPr>
          <w:rFonts w:asciiTheme="majorHAnsi" w:hAnsiTheme="majorHAnsi" w:cs="Consolas"/>
          <w:color w:val="000000"/>
          <w:sz w:val="18"/>
          <w:szCs w:val="20"/>
        </w:rPr>
        <w:t xml:space="preserve">          </w:t>
      </w:r>
      <w:r>
        <w:rPr>
          <w:rFonts w:asciiTheme="majorHAnsi" w:hAnsiTheme="majorHAnsi" w:cs="Consolas"/>
          <w:color w:val="008080"/>
          <w:sz w:val="18"/>
          <w:szCs w:val="20"/>
        </w:rPr>
        <w:t>&lt;!</w:t>
      </w:r>
      <w:r>
        <w:rPr>
          <w:rFonts w:asciiTheme="majorHAnsi" w:hAnsiTheme="majorHAnsi" w:cs="Consolas"/>
          <w:color w:val="000000"/>
          <w:sz w:val="18"/>
          <w:szCs w:val="20"/>
        </w:rPr>
        <w:t>-</w:t>
      </w:r>
      <w:r>
        <w:rPr>
          <w:rFonts w:asciiTheme="majorHAnsi" w:hAnsiTheme="majorHAnsi" w:cs="Consolas"/>
          <w:sz w:val="18"/>
          <w:szCs w:val="20"/>
        </w:rPr>
        <w:t>Has a name value listing of all the fields that were matched during Fraud Scan</w:t>
      </w:r>
      <w:r>
        <w:rPr>
          <w:rFonts w:asciiTheme="majorHAnsi" w:hAnsiTheme="majorHAnsi" w:cs="Consolas"/>
          <w:color w:val="008080"/>
          <w:sz w:val="18"/>
          <w:szCs w:val="20"/>
        </w:rPr>
        <w:t>&gt;</w:t>
      </w:r>
    </w:p>
    <w:p w14:paraId="0055D641" w14:textId="77777777" w:rsidR="00A927AF" w:rsidRDefault="00232925">
      <w:pPr>
        <w:spacing w:after="0" w:line="240" w:lineRule="auto"/>
        <w:jc w:val="both"/>
        <w:rPr>
          <w:rFonts w:asciiTheme="majorHAnsi" w:hAnsiTheme="majorHAnsi" w:cs="Consolas"/>
          <w:sz w:val="18"/>
          <w:szCs w:val="20"/>
        </w:rPr>
      </w:pPr>
      <w:r>
        <w:rPr>
          <w:rFonts w:asciiTheme="majorHAnsi" w:hAnsiTheme="majorHAnsi" w:cs="Consolas"/>
          <w:color w:val="000000"/>
          <w:sz w:val="18"/>
          <w:szCs w:val="20"/>
        </w:rPr>
        <w:tab/>
      </w:r>
      <w:r>
        <w:rPr>
          <w:rFonts w:asciiTheme="majorHAnsi" w:hAnsiTheme="majorHAnsi" w:cs="Consolas"/>
          <w:color w:val="000000"/>
          <w:sz w:val="18"/>
          <w:szCs w:val="20"/>
        </w:rPr>
        <w:tab/>
      </w:r>
      <w:r>
        <w:rPr>
          <w:rFonts w:asciiTheme="majorHAnsi" w:hAnsiTheme="majorHAnsi" w:cs="Consolas"/>
          <w:color w:val="000000"/>
          <w:sz w:val="18"/>
          <w:szCs w:val="20"/>
        </w:rPr>
        <w:tab/>
      </w:r>
      <w:r>
        <w:rPr>
          <w:rFonts w:asciiTheme="majorHAnsi" w:hAnsiTheme="majorHAnsi" w:cs="Consolas"/>
          <w:color w:val="000000"/>
          <w:sz w:val="18"/>
          <w:szCs w:val="20"/>
        </w:rPr>
        <w:tab/>
      </w:r>
      <w:r>
        <w:rPr>
          <w:rFonts w:asciiTheme="majorHAnsi" w:hAnsiTheme="majorHAnsi" w:cs="Consolas"/>
          <w:color w:val="008080"/>
          <w:sz w:val="18"/>
          <w:szCs w:val="20"/>
        </w:rPr>
        <w:t>&lt;</w:t>
      </w:r>
      <w:proofErr w:type="spellStart"/>
      <w:r>
        <w:rPr>
          <w:rFonts w:asciiTheme="majorHAnsi" w:hAnsiTheme="majorHAnsi" w:cs="Consolas"/>
          <w:color w:val="3F7F7F"/>
          <w:sz w:val="18"/>
          <w:szCs w:val="20"/>
        </w:rPr>
        <w:t>FieldName</w:t>
      </w:r>
      <w:proofErr w:type="spellEnd"/>
      <w:r>
        <w:rPr>
          <w:rFonts w:asciiTheme="majorHAnsi" w:hAnsiTheme="majorHAnsi" w:cs="Consolas"/>
          <w:color w:val="008080"/>
          <w:sz w:val="18"/>
          <w:szCs w:val="20"/>
        </w:rPr>
        <w:t>&gt;&lt;/</w:t>
      </w:r>
      <w:proofErr w:type="spellStart"/>
      <w:r>
        <w:rPr>
          <w:rFonts w:asciiTheme="majorHAnsi" w:hAnsiTheme="majorHAnsi" w:cs="Consolas"/>
          <w:color w:val="3F7F7F"/>
          <w:sz w:val="18"/>
          <w:szCs w:val="20"/>
        </w:rPr>
        <w:t>FieldName</w:t>
      </w:r>
      <w:proofErr w:type="spellEnd"/>
      <w:r>
        <w:rPr>
          <w:rFonts w:asciiTheme="majorHAnsi" w:hAnsiTheme="majorHAnsi" w:cs="Consolas"/>
          <w:color w:val="008080"/>
          <w:sz w:val="18"/>
          <w:szCs w:val="20"/>
        </w:rPr>
        <w:t>&gt;</w:t>
      </w:r>
    </w:p>
    <w:p w14:paraId="78092B44" w14:textId="77777777" w:rsidR="00A927AF" w:rsidRDefault="00232925">
      <w:pPr>
        <w:spacing w:after="0" w:line="240" w:lineRule="auto"/>
        <w:jc w:val="both"/>
        <w:rPr>
          <w:rFonts w:asciiTheme="majorHAnsi" w:hAnsiTheme="majorHAnsi" w:cs="Consolas"/>
          <w:sz w:val="18"/>
          <w:szCs w:val="20"/>
        </w:rPr>
      </w:pPr>
      <w:r>
        <w:rPr>
          <w:rFonts w:asciiTheme="majorHAnsi" w:hAnsiTheme="majorHAnsi" w:cs="Consolas"/>
          <w:color w:val="000000"/>
          <w:sz w:val="18"/>
          <w:szCs w:val="20"/>
        </w:rPr>
        <w:tab/>
      </w:r>
      <w:r>
        <w:rPr>
          <w:rFonts w:asciiTheme="majorHAnsi" w:hAnsiTheme="majorHAnsi" w:cs="Consolas"/>
          <w:color w:val="000000"/>
          <w:sz w:val="18"/>
          <w:szCs w:val="20"/>
        </w:rPr>
        <w:tab/>
      </w:r>
      <w:r>
        <w:rPr>
          <w:rFonts w:asciiTheme="majorHAnsi" w:hAnsiTheme="majorHAnsi" w:cs="Consolas"/>
          <w:color w:val="000000"/>
          <w:sz w:val="18"/>
          <w:szCs w:val="20"/>
        </w:rPr>
        <w:tab/>
      </w:r>
      <w:r>
        <w:rPr>
          <w:rFonts w:asciiTheme="majorHAnsi" w:hAnsiTheme="majorHAnsi" w:cs="Consolas"/>
          <w:color w:val="000000"/>
          <w:sz w:val="18"/>
          <w:szCs w:val="20"/>
        </w:rPr>
        <w:tab/>
      </w:r>
      <w:r>
        <w:rPr>
          <w:rFonts w:asciiTheme="majorHAnsi" w:hAnsiTheme="majorHAnsi" w:cs="Consolas"/>
          <w:color w:val="008080"/>
          <w:sz w:val="18"/>
          <w:szCs w:val="20"/>
        </w:rPr>
        <w:t>&lt;</w:t>
      </w:r>
      <w:proofErr w:type="spellStart"/>
      <w:r>
        <w:rPr>
          <w:rFonts w:asciiTheme="majorHAnsi" w:hAnsiTheme="majorHAnsi" w:cs="Consolas"/>
          <w:color w:val="3F7F7F"/>
          <w:sz w:val="18"/>
          <w:szCs w:val="20"/>
        </w:rPr>
        <w:t>FieldValue</w:t>
      </w:r>
      <w:proofErr w:type="spellEnd"/>
      <w:r>
        <w:rPr>
          <w:rFonts w:asciiTheme="majorHAnsi" w:hAnsiTheme="majorHAnsi" w:cs="Consolas"/>
          <w:color w:val="008080"/>
          <w:sz w:val="18"/>
          <w:szCs w:val="20"/>
        </w:rPr>
        <w:t>&gt;&lt;/</w:t>
      </w:r>
      <w:proofErr w:type="spellStart"/>
      <w:r>
        <w:rPr>
          <w:rFonts w:asciiTheme="majorHAnsi" w:hAnsiTheme="majorHAnsi" w:cs="Consolas"/>
          <w:color w:val="3F7F7F"/>
          <w:sz w:val="18"/>
          <w:szCs w:val="20"/>
        </w:rPr>
        <w:t>FieldValue</w:t>
      </w:r>
      <w:proofErr w:type="spellEnd"/>
      <w:r>
        <w:rPr>
          <w:rFonts w:asciiTheme="majorHAnsi" w:hAnsiTheme="majorHAnsi" w:cs="Consolas"/>
          <w:color w:val="008080"/>
          <w:sz w:val="18"/>
          <w:szCs w:val="20"/>
        </w:rPr>
        <w:t>&gt;</w:t>
      </w:r>
    </w:p>
    <w:p w14:paraId="12CDBDA1" w14:textId="77777777" w:rsidR="00A927AF" w:rsidRDefault="00232925">
      <w:pPr>
        <w:spacing w:after="0" w:line="240" w:lineRule="auto"/>
        <w:jc w:val="both"/>
        <w:rPr>
          <w:rFonts w:asciiTheme="majorHAnsi" w:hAnsiTheme="majorHAnsi" w:cs="Consolas"/>
          <w:sz w:val="18"/>
          <w:szCs w:val="20"/>
        </w:rPr>
      </w:pPr>
      <w:r>
        <w:rPr>
          <w:rFonts w:asciiTheme="majorHAnsi" w:hAnsiTheme="majorHAnsi" w:cs="Consolas"/>
          <w:color w:val="000000"/>
          <w:sz w:val="18"/>
          <w:szCs w:val="20"/>
        </w:rPr>
        <w:tab/>
      </w:r>
      <w:r>
        <w:rPr>
          <w:rFonts w:asciiTheme="majorHAnsi" w:hAnsiTheme="majorHAnsi" w:cs="Consolas"/>
          <w:color w:val="000000"/>
          <w:sz w:val="18"/>
          <w:szCs w:val="20"/>
        </w:rPr>
        <w:tab/>
      </w:r>
      <w:r>
        <w:rPr>
          <w:rFonts w:asciiTheme="majorHAnsi" w:hAnsiTheme="majorHAnsi" w:cs="Consolas"/>
          <w:color w:val="000000"/>
          <w:sz w:val="18"/>
          <w:szCs w:val="20"/>
        </w:rPr>
        <w:tab/>
      </w:r>
      <w:r>
        <w:rPr>
          <w:rFonts w:asciiTheme="majorHAnsi" w:hAnsiTheme="majorHAnsi" w:cs="Consolas"/>
          <w:color w:val="008080"/>
          <w:sz w:val="18"/>
          <w:szCs w:val="20"/>
        </w:rPr>
        <w:t>&lt;/</w:t>
      </w:r>
      <w:proofErr w:type="spellStart"/>
      <w:r>
        <w:rPr>
          <w:rFonts w:asciiTheme="majorHAnsi" w:hAnsiTheme="majorHAnsi" w:cs="Consolas"/>
          <w:color w:val="3F7F7F"/>
          <w:sz w:val="18"/>
          <w:szCs w:val="20"/>
        </w:rPr>
        <w:t>FieldListMatched</w:t>
      </w:r>
      <w:proofErr w:type="spellEnd"/>
      <w:r>
        <w:rPr>
          <w:rFonts w:asciiTheme="majorHAnsi" w:hAnsiTheme="majorHAnsi" w:cs="Consolas"/>
          <w:color w:val="008080"/>
          <w:sz w:val="18"/>
          <w:szCs w:val="20"/>
        </w:rPr>
        <w:t>&gt;</w:t>
      </w:r>
    </w:p>
    <w:p w14:paraId="79F076F7" w14:textId="77777777" w:rsidR="00A927AF" w:rsidRDefault="00232925">
      <w:pPr>
        <w:spacing w:after="0" w:line="240" w:lineRule="auto"/>
        <w:jc w:val="both"/>
        <w:rPr>
          <w:rFonts w:asciiTheme="majorHAnsi" w:hAnsiTheme="majorHAnsi" w:cs="Consolas"/>
          <w:sz w:val="18"/>
          <w:szCs w:val="20"/>
        </w:rPr>
      </w:pPr>
      <w:r>
        <w:rPr>
          <w:rFonts w:asciiTheme="majorHAnsi" w:hAnsiTheme="majorHAnsi" w:cs="Consolas"/>
          <w:color w:val="000000"/>
          <w:sz w:val="18"/>
          <w:szCs w:val="20"/>
        </w:rPr>
        <w:tab/>
      </w:r>
      <w:r>
        <w:rPr>
          <w:rFonts w:asciiTheme="majorHAnsi" w:hAnsiTheme="majorHAnsi" w:cs="Consolas"/>
          <w:color w:val="000000"/>
          <w:sz w:val="18"/>
          <w:szCs w:val="20"/>
        </w:rPr>
        <w:tab/>
      </w:r>
      <w:r>
        <w:rPr>
          <w:rFonts w:asciiTheme="majorHAnsi" w:hAnsiTheme="majorHAnsi" w:cs="Consolas"/>
          <w:color w:val="008080"/>
          <w:sz w:val="18"/>
          <w:szCs w:val="20"/>
        </w:rPr>
        <w:t>&lt;/</w:t>
      </w:r>
      <w:proofErr w:type="spellStart"/>
      <w:r>
        <w:rPr>
          <w:rFonts w:asciiTheme="majorHAnsi" w:hAnsiTheme="majorHAnsi" w:cs="Consolas"/>
          <w:color w:val="3F7F7F"/>
          <w:sz w:val="18"/>
          <w:szCs w:val="20"/>
        </w:rPr>
        <w:t>FraudScanResult</w:t>
      </w:r>
      <w:proofErr w:type="spellEnd"/>
      <w:r>
        <w:rPr>
          <w:rFonts w:asciiTheme="majorHAnsi" w:hAnsiTheme="majorHAnsi" w:cs="Consolas"/>
          <w:color w:val="008080"/>
          <w:sz w:val="18"/>
          <w:szCs w:val="20"/>
        </w:rPr>
        <w:t>&gt;</w:t>
      </w:r>
    </w:p>
    <w:p w14:paraId="1910EBC0" w14:textId="77777777" w:rsidR="00A927AF" w:rsidRDefault="00232925">
      <w:pPr>
        <w:spacing w:after="0" w:line="240" w:lineRule="auto"/>
        <w:jc w:val="both"/>
        <w:rPr>
          <w:rFonts w:asciiTheme="majorHAnsi" w:hAnsiTheme="majorHAnsi" w:cs="Consolas"/>
          <w:sz w:val="18"/>
          <w:szCs w:val="20"/>
        </w:rPr>
      </w:pPr>
      <w:r>
        <w:rPr>
          <w:rFonts w:asciiTheme="majorHAnsi" w:hAnsiTheme="majorHAnsi" w:cs="Consolas"/>
          <w:color w:val="000000"/>
          <w:sz w:val="18"/>
          <w:szCs w:val="20"/>
        </w:rPr>
        <w:tab/>
      </w:r>
      <w:r>
        <w:rPr>
          <w:rFonts w:asciiTheme="majorHAnsi" w:hAnsiTheme="majorHAnsi" w:cs="Consolas"/>
          <w:color w:val="008080"/>
          <w:sz w:val="18"/>
          <w:szCs w:val="20"/>
        </w:rPr>
        <w:t>&lt;/</w:t>
      </w:r>
      <w:proofErr w:type="spellStart"/>
      <w:r>
        <w:rPr>
          <w:rFonts w:asciiTheme="majorHAnsi" w:hAnsiTheme="majorHAnsi" w:cs="Consolas"/>
          <w:color w:val="3F7F7F"/>
          <w:sz w:val="18"/>
          <w:szCs w:val="20"/>
        </w:rPr>
        <w:t>FraudCheckResponse</w:t>
      </w:r>
      <w:proofErr w:type="spellEnd"/>
      <w:r>
        <w:rPr>
          <w:rFonts w:asciiTheme="majorHAnsi" w:hAnsiTheme="majorHAnsi" w:cs="Consolas"/>
          <w:color w:val="008080"/>
          <w:sz w:val="18"/>
          <w:szCs w:val="20"/>
        </w:rPr>
        <w:t>&gt;</w:t>
      </w:r>
    </w:p>
    <w:p w14:paraId="3930EEB4" w14:textId="77777777" w:rsidR="00A927AF" w:rsidRDefault="00232925">
      <w:pPr>
        <w:jc w:val="both"/>
        <w:rPr>
          <w:rFonts w:asciiTheme="majorHAnsi" w:hAnsiTheme="majorHAnsi" w:cs="Consolas"/>
          <w:color w:val="008080"/>
          <w:sz w:val="18"/>
          <w:szCs w:val="20"/>
        </w:rPr>
      </w:pPr>
      <w:r>
        <w:rPr>
          <w:rFonts w:asciiTheme="majorHAnsi" w:hAnsiTheme="majorHAnsi" w:cs="Consolas"/>
          <w:color w:val="008080"/>
          <w:sz w:val="18"/>
          <w:szCs w:val="20"/>
        </w:rPr>
        <w:t>&lt;/</w:t>
      </w:r>
      <w:r>
        <w:rPr>
          <w:rFonts w:asciiTheme="majorHAnsi" w:hAnsiTheme="majorHAnsi" w:cs="Consolas"/>
          <w:color w:val="3F7F7F"/>
          <w:sz w:val="18"/>
          <w:szCs w:val="20"/>
        </w:rPr>
        <w:t>Message</w:t>
      </w:r>
      <w:r>
        <w:rPr>
          <w:rFonts w:asciiTheme="majorHAnsi" w:hAnsiTheme="majorHAnsi" w:cs="Consolas"/>
          <w:color w:val="008080"/>
          <w:sz w:val="18"/>
          <w:szCs w:val="20"/>
        </w:rPr>
        <w:t>&gt;</w:t>
      </w:r>
    </w:p>
    <w:p w14:paraId="254253F2" w14:textId="77777777" w:rsidR="00A927AF" w:rsidRDefault="00232925">
      <w:pPr>
        <w:jc w:val="both"/>
        <w:rPr>
          <w:rFonts w:asciiTheme="majorHAnsi" w:hAnsiTheme="majorHAnsi" w:cs="Arial"/>
          <w:b/>
          <w:i/>
          <w:sz w:val="22"/>
          <w:szCs w:val="22"/>
          <w:lang w:eastAsia="ko-KR"/>
        </w:rPr>
      </w:pPr>
      <w:r>
        <w:br w:type="page"/>
      </w:r>
    </w:p>
    <w:p w14:paraId="7C9B3B9C" w14:textId="77777777" w:rsidR="00A927AF" w:rsidRDefault="00A927AF">
      <w:pPr>
        <w:jc w:val="both"/>
        <w:rPr>
          <w:rFonts w:asciiTheme="majorHAnsi" w:hAnsiTheme="majorHAnsi" w:cs="Arial"/>
          <w:b/>
          <w:i/>
          <w:sz w:val="22"/>
          <w:szCs w:val="22"/>
          <w:lang w:eastAsia="ko-KR"/>
        </w:rPr>
      </w:pPr>
    </w:p>
    <w:p w14:paraId="6A4AC190" w14:textId="77777777" w:rsidR="00A927AF" w:rsidRDefault="00232925">
      <w:pPr>
        <w:pStyle w:val="Heading2"/>
        <w:numPr>
          <w:ilvl w:val="1"/>
          <w:numId w:val="2"/>
        </w:numPr>
        <w:tabs>
          <w:tab w:val="left" w:pos="720"/>
        </w:tabs>
        <w:ind w:left="0"/>
        <w:jc w:val="both"/>
        <w:rPr>
          <w:color w:val="00000A"/>
        </w:rPr>
      </w:pPr>
      <w:bookmarkStart w:id="625" w:name="_RFDS%3A_User_Interface"/>
      <w:bookmarkStart w:id="626" w:name="_Toc519866151"/>
      <w:bookmarkEnd w:id="625"/>
      <w:r>
        <w:rPr>
          <w:color w:val="00000A"/>
        </w:rPr>
        <w:t>RFDS: User Interface</w:t>
      </w:r>
      <w:bookmarkEnd w:id="626"/>
    </w:p>
    <w:p w14:paraId="50F08EBF" w14:textId="77777777" w:rsidR="00A927AF" w:rsidRDefault="00A927AF">
      <w:pPr>
        <w:jc w:val="both"/>
        <w:rPr>
          <w:rFonts w:asciiTheme="majorHAnsi" w:hAnsiTheme="majorHAnsi" w:cs="Arial"/>
          <w:sz w:val="22"/>
          <w:szCs w:val="22"/>
          <w:lang w:eastAsia="ko-KR"/>
        </w:rPr>
      </w:pPr>
    </w:p>
    <w:p w14:paraId="37A122A2"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 xml:space="preserve">RFDS needs a user interface to: </w:t>
      </w:r>
    </w:p>
    <w:p w14:paraId="3BBA743F" w14:textId="77777777" w:rsidR="00A927AF" w:rsidRDefault="00232925">
      <w:pPr>
        <w:pStyle w:val="ListParagraph"/>
        <w:numPr>
          <w:ilvl w:val="0"/>
          <w:numId w:val="11"/>
        </w:numPr>
        <w:jc w:val="both"/>
        <w:rPr>
          <w:rFonts w:asciiTheme="majorHAnsi" w:hAnsiTheme="majorHAnsi" w:cs="Arial"/>
          <w:sz w:val="22"/>
          <w:szCs w:val="22"/>
          <w:lang w:eastAsia="ko-KR"/>
        </w:rPr>
      </w:pPr>
      <w:r>
        <w:rPr>
          <w:rFonts w:asciiTheme="majorHAnsi" w:hAnsiTheme="majorHAnsi" w:cs="Arial"/>
          <w:sz w:val="22"/>
          <w:szCs w:val="22"/>
          <w:lang w:eastAsia="ko-KR"/>
        </w:rPr>
        <w:t>Maintain Black List entities – view, create, update, delete (de-activate).</w:t>
      </w:r>
    </w:p>
    <w:p w14:paraId="7B0A7517" w14:textId="77777777" w:rsidR="00A927AF" w:rsidRDefault="00232925">
      <w:pPr>
        <w:pStyle w:val="ListParagraph"/>
        <w:numPr>
          <w:ilvl w:val="0"/>
          <w:numId w:val="11"/>
        </w:numPr>
        <w:jc w:val="both"/>
        <w:rPr>
          <w:rFonts w:asciiTheme="majorHAnsi" w:hAnsiTheme="majorHAnsi" w:cs="Arial"/>
          <w:sz w:val="22"/>
          <w:szCs w:val="22"/>
          <w:lang w:eastAsia="ko-KR"/>
        </w:rPr>
      </w:pPr>
      <w:r>
        <w:rPr>
          <w:rFonts w:asciiTheme="majorHAnsi" w:hAnsiTheme="majorHAnsi" w:cs="Arial"/>
          <w:sz w:val="22"/>
          <w:szCs w:val="22"/>
          <w:lang w:eastAsia="ko-KR"/>
        </w:rPr>
        <w:t>Perform entitlements based admin functions/ second level approvals for Black List Entity maintenance.</w:t>
      </w:r>
    </w:p>
    <w:p w14:paraId="5B3AFC40" w14:textId="77777777" w:rsidR="00A927AF" w:rsidRDefault="00232925">
      <w:pPr>
        <w:pStyle w:val="ListParagraph"/>
        <w:numPr>
          <w:ilvl w:val="0"/>
          <w:numId w:val="11"/>
        </w:numPr>
        <w:jc w:val="both"/>
        <w:rPr>
          <w:rFonts w:asciiTheme="majorHAnsi" w:hAnsiTheme="majorHAnsi" w:cs="Arial"/>
          <w:sz w:val="22"/>
          <w:szCs w:val="22"/>
          <w:lang w:eastAsia="ko-KR"/>
        </w:rPr>
      </w:pPr>
      <w:r>
        <w:rPr>
          <w:rFonts w:asciiTheme="majorHAnsi" w:hAnsiTheme="majorHAnsi" w:cs="Arial"/>
          <w:sz w:val="22"/>
          <w:szCs w:val="22"/>
          <w:lang w:eastAsia="ko-KR"/>
        </w:rPr>
        <w:t>View results of the scans performed (requests serviced) by the RFDS.</w:t>
      </w:r>
    </w:p>
    <w:p w14:paraId="00EBF7B3"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t>The following mock-ups have been drawn to provide a generic reference for GUI screen development:</w:t>
      </w:r>
    </w:p>
    <w:p w14:paraId="778A3656" w14:textId="77777777" w:rsidR="00A927AF" w:rsidRDefault="00232925">
      <w:pPr>
        <w:jc w:val="both"/>
        <w:rPr>
          <w:rFonts w:asciiTheme="majorHAnsi" w:hAnsiTheme="majorHAnsi" w:cs="Arial"/>
          <w:sz w:val="22"/>
          <w:szCs w:val="22"/>
          <w:lang w:eastAsia="ko-KR"/>
        </w:rPr>
      </w:pPr>
      <w:r>
        <w:rPr>
          <w:rFonts w:asciiTheme="majorHAnsi" w:hAnsiTheme="majorHAnsi" w:cs="Arial"/>
          <w:b/>
          <w:sz w:val="22"/>
          <w:szCs w:val="22"/>
          <w:lang w:eastAsia="ko-KR"/>
        </w:rPr>
        <w:t>View Screen</w:t>
      </w:r>
      <w:r>
        <w:rPr>
          <w:rFonts w:asciiTheme="majorHAnsi" w:hAnsiTheme="majorHAnsi" w:cs="Arial"/>
          <w:sz w:val="22"/>
          <w:szCs w:val="22"/>
          <w:lang w:eastAsia="ko-KR"/>
        </w:rPr>
        <w:t xml:space="preserve"> for a grid based view of the current list of black list entities with provisions for Create, Update, Delete (de-activate) &amp; Filter Entities.</w:t>
      </w:r>
    </w:p>
    <w:p w14:paraId="0C5376CF" w14:textId="77777777" w:rsidR="00A927AF" w:rsidRDefault="00232925">
      <w:pPr>
        <w:jc w:val="both"/>
        <w:rPr>
          <w:rFonts w:asciiTheme="majorHAnsi" w:hAnsiTheme="majorHAnsi" w:cs="Arial"/>
          <w:sz w:val="22"/>
          <w:szCs w:val="22"/>
          <w:lang w:eastAsia="ko-KR"/>
        </w:rPr>
      </w:pPr>
      <w:r>
        <w:rPr>
          <w:rFonts w:asciiTheme="majorHAnsi" w:hAnsiTheme="majorHAnsi" w:cs="Arial"/>
          <w:sz w:val="22"/>
          <w:szCs w:val="22"/>
          <w:lang w:eastAsia="ko-KR"/>
        </w:rPr>
        <w:lastRenderedPageBreak/>
        <w:t xml:space="preserve"> </w:t>
      </w:r>
      <w:r>
        <w:rPr>
          <w:rFonts w:asciiTheme="majorHAnsi" w:hAnsiTheme="majorHAnsi" w:cs="Arial"/>
          <w:noProof/>
          <w:sz w:val="22"/>
          <w:szCs w:val="22"/>
        </w:rPr>
        <w:drawing>
          <wp:inline distT="0" distB="0" distL="0" distR="0" wp14:anchorId="206524C7" wp14:editId="6340BBA2">
            <wp:extent cx="6255385" cy="1714500"/>
            <wp:effectExtent l="0" t="0" r="0" b="0"/>
            <wp:docPr id="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pic:cNvPicPr>
                      <a:picLocks noChangeAspect="1" noChangeArrowheads="1"/>
                    </pic:cNvPicPr>
                  </pic:nvPicPr>
                  <pic:blipFill>
                    <a:blip r:embed="rId17"/>
                    <a:stretch>
                      <a:fillRect/>
                    </a:stretch>
                  </pic:blipFill>
                  <pic:spPr bwMode="auto">
                    <a:xfrm>
                      <a:off x="0" y="0"/>
                      <a:ext cx="6255385" cy="1714500"/>
                    </a:xfrm>
                    <a:prstGeom prst="rect">
                      <a:avLst/>
                    </a:prstGeom>
                  </pic:spPr>
                </pic:pic>
              </a:graphicData>
            </a:graphic>
          </wp:inline>
        </w:drawing>
      </w:r>
    </w:p>
    <w:p w14:paraId="7901A210" w14:textId="77777777" w:rsidR="00A927AF" w:rsidRDefault="00232925">
      <w:pPr>
        <w:jc w:val="both"/>
        <w:rPr>
          <w:rFonts w:asciiTheme="majorHAnsi" w:hAnsiTheme="majorHAnsi" w:cs="Arial"/>
          <w:b/>
          <w:sz w:val="22"/>
          <w:szCs w:val="22"/>
          <w:lang w:eastAsia="ko-KR"/>
        </w:rPr>
      </w:pPr>
      <w:r>
        <w:rPr>
          <w:rFonts w:asciiTheme="majorHAnsi" w:hAnsiTheme="majorHAnsi" w:cs="Arial"/>
          <w:b/>
          <w:sz w:val="22"/>
          <w:szCs w:val="22"/>
          <w:lang w:eastAsia="ko-KR"/>
        </w:rPr>
        <w:t xml:space="preserve">Create/ Update Screen </w:t>
      </w:r>
      <w:r>
        <w:rPr>
          <w:rFonts w:asciiTheme="majorHAnsi" w:hAnsiTheme="majorHAnsi" w:cs="Arial"/>
          <w:sz w:val="22"/>
          <w:szCs w:val="22"/>
          <w:lang w:eastAsia="ko-KR"/>
        </w:rPr>
        <w:t>to allow for creation of a new Entity or modification of an existing entity.</w:t>
      </w:r>
      <w:r>
        <w:t xml:space="preserve"> </w:t>
      </w:r>
    </w:p>
    <w:p w14:paraId="4EB328DD" w14:textId="77777777" w:rsidR="00A927AF" w:rsidRDefault="00232925">
      <w:pPr>
        <w:jc w:val="both"/>
        <w:rPr>
          <w:rFonts w:asciiTheme="majorHAnsi" w:hAnsiTheme="majorHAnsi" w:cs="Arial"/>
          <w:b/>
          <w:sz w:val="22"/>
          <w:szCs w:val="22"/>
          <w:lang w:eastAsia="ko-KR"/>
        </w:rPr>
      </w:pPr>
      <w:r>
        <w:rPr>
          <w:noProof/>
        </w:rPr>
        <w:drawing>
          <wp:inline distT="0" distB="0" distL="0" distR="0" wp14:anchorId="456B31C8" wp14:editId="3C61B021">
            <wp:extent cx="6271895" cy="2346325"/>
            <wp:effectExtent l="0" t="0" r="0" b="0"/>
            <wp:docPr id="4"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28"/>
                    <pic:cNvPicPr>
                      <a:picLocks noChangeAspect="1" noChangeArrowheads="1"/>
                    </pic:cNvPicPr>
                  </pic:nvPicPr>
                  <pic:blipFill>
                    <a:blip r:embed="rId18"/>
                    <a:stretch>
                      <a:fillRect/>
                    </a:stretch>
                  </pic:blipFill>
                  <pic:spPr bwMode="auto">
                    <a:xfrm>
                      <a:off x="0" y="0"/>
                      <a:ext cx="6271895" cy="2346325"/>
                    </a:xfrm>
                    <a:prstGeom prst="rect">
                      <a:avLst/>
                    </a:prstGeom>
                  </pic:spPr>
                </pic:pic>
              </a:graphicData>
            </a:graphic>
          </wp:inline>
        </w:drawing>
      </w:r>
    </w:p>
    <w:p w14:paraId="4A33733C" w14:textId="77777777" w:rsidR="00A927AF" w:rsidRDefault="00A927AF">
      <w:pPr>
        <w:jc w:val="both"/>
        <w:rPr>
          <w:rFonts w:asciiTheme="majorHAnsi" w:hAnsiTheme="majorHAnsi" w:cs="Arial"/>
          <w:b/>
          <w:sz w:val="22"/>
          <w:szCs w:val="22"/>
          <w:lang w:eastAsia="ko-KR"/>
        </w:rPr>
      </w:pPr>
    </w:p>
    <w:p w14:paraId="32D8B38B" w14:textId="77777777" w:rsidR="00A927AF" w:rsidRDefault="00232925">
      <w:pPr>
        <w:jc w:val="both"/>
        <w:rPr>
          <w:rFonts w:asciiTheme="majorHAnsi" w:hAnsiTheme="majorHAnsi" w:cs="Arial"/>
          <w:b/>
          <w:sz w:val="22"/>
          <w:szCs w:val="22"/>
          <w:lang w:eastAsia="ko-KR"/>
        </w:rPr>
      </w:pPr>
      <w:r>
        <w:br w:type="page"/>
      </w:r>
    </w:p>
    <w:p w14:paraId="3E6CA0CE" w14:textId="77777777" w:rsidR="00A927AF" w:rsidRDefault="00A927AF">
      <w:pPr>
        <w:jc w:val="both"/>
        <w:rPr>
          <w:rFonts w:asciiTheme="majorHAnsi" w:hAnsiTheme="majorHAnsi" w:cs="Arial"/>
          <w:b/>
          <w:sz w:val="22"/>
          <w:szCs w:val="22"/>
          <w:lang w:eastAsia="ko-KR"/>
        </w:rPr>
      </w:pPr>
    </w:p>
    <w:p w14:paraId="6861D959" w14:textId="77777777" w:rsidR="00A927AF" w:rsidRDefault="00232925">
      <w:pPr>
        <w:jc w:val="both"/>
        <w:rPr>
          <w:rFonts w:asciiTheme="majorHAnsi" w:hAnsiTheme="majorHAnsi" w:cs="Arial"/>
          <w:sz w:val="22"/>
          <w:szCs w:val="22"/>
          <w:lang w:eastAsia="ko-KR"/>
        </w:rPr>
      </w:pPr>
      <w:r>
        <w:rPr>
          <w:rFonts w:asciiTheme="majorHAnsi" w:hAnsiTheme="majorHAnsi" w:cs="Arial"/>
          <w:b/>
          <w:sz w:val="22"/>
          <w:szCs w:val="22"/>
          <w:lang w:eastAsia="ko-KR"/>
        </w:rPr>
        <w:t xml:space="preserve">Approval Screen </w:t>
      </w:r>
      <w:r>
        <w:rPr>
          <w:rFonts w:asciiTheme="majorHAnsi" w:hAnsiTheme="majorHAnsi" w:cs="Arial"/>
          <w:sz w:val="22"/>
          <w:szCs w:val="22"/>
          <w:lang w:eastAsia="ko-KR"/>
        </w:rPr>
        <w:t>to allow for second level approval of any entity modifications/ new entity creation.</w:t>
      </w:r>
    </w:p>
    <w:p w14:paraId="0CDC155C" w14:textId="77777777" w:rsidR="00A927AF" w:rsidRDefault="00232925">
      <w:pPr>
        <w:jc w:val="both"/>
        <w:rPr>
          <w:lang w:eastAsia="ko-KR"/>
        </w:rPr>
      </w:pPr>
      <w:r>
        <w:rPr>
          <w:noProof/>
        </w:rPr>
        <w:drawing>
          <wp:inline distT="0" distB="9525" distL="0" distR="0" wp14:anchorId="0AAEC01A" wp14:editId="6D0C5E50">
            <wp:extent cx="6191250" cy="1781175"/>
            <wp:effectExtent l="0" t="0" r="0" b="0"/>
            <wp:docPr id="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pic:cNvPicPr>
                      <a:picLocks noChangeAspect="1" noChangeArrowheads="1"/>
                    </pic:cNvPicPr>
                  </pic:nvPicPr>
                  <pic:blipFill>
                    <a:blip r:embed="rId19"/>
                    <a:stretch>
                      <a:fillRect/>
                    </a:stretch>
                  </pic:blipFill>
                  <pic:spPr bwMode="auto">
                    <a:xfrm>
                      <a:off x="0" y="0"/>
                      <a:ext cx="6191250" cy="1781175"/>
                    </a:xfrm>
                    <a:prstGeom prst="rect">
                      <a:avLst/>
                    </a:prstGeom>
                  </pic:spPr>
                </pic:pic>
              </a:graphicData>
            </a:graphic>
          </wp:inline>
        </w:drawing>
      </w:r>
    </w:p>
    <w:p w14:paraId="722C1EB8" w14:textId="77777777" w:rsidR="00A927AF" w:rsidRDefault="00A927AF">
      <w:pPr>
        <w:jc w:val="both"/>
        <w:rPr>
          <w:lang w:eastAsia="ko-KR"/>
        </w:rPr>
      </w:pPr>
    </w:p>
    <w:p w14:paraId="21A370CE" w14:textId="77777777" w:rsidR="00A927AF" w:rsidRDefault="00232925">
      <w:pPr>
        <w:jc w:val="both"/>
        <w:rPr>
          <w:rFonts w:asciiTheme="majorHAnsi" w:hAnsiTheme="majorHAnsi" w:cs="Arial"/>
          <w:sz w:val="22"/>
          <w:szCs w:val="22"/>
          <w:lang w:eastAsia="ko-KR"/>
        </w:rPr>
      </w:pPr>
      <w:r>
        <w:rPr>
          <w:rFonts w:asciiTheme="majorHAnsi" w:hAnsiTheme="majorHAnsi" w:cs="Arial"/>
          <w:b/>
          <w:sz w:val="22"/>
          <w:szCs w:val="22"/>
          <w:lang w:eastAsia="ko-KR"/>
        </w:rPr>
        <w:t xml:space="preserve">Fraud Scan Results View Screen </w:t>
      </w:r>
      <w:r>
        <w:rPr>
          <w:rFonts w:asciiTheme="majorHAnsi" w:hAnsiTheme="majorHAnsi" w:cs="Arial"/>
          <w:sz w:val="22"/>
          <w:szCs w:val="22"/>
          <w:lang w:eastAsia="ko-KR"/>
        </w:rPr>
        <w:t>This screen would provide users to view the results of the scans performed by the Fraud module against the Request Payloads it receives while it does the matching of the payment message fields against the Black List Entities.</w:t>
      </w:r>
    </w:p>
    <w:p w14:paraId="162B6156" w14:textId="77777777" w:rsidR="00A927AF" w:rsidRDefault="00A927AF">
      <w:pPr>
        <w:jc w:val="both"/>
        <w:rPr>
          <w:rFonts w:asciiTheme="majorHAnsi" w:hAnsiTheme="majorHAnsi" w:cs="Arial"/>
          <w:sz w:val="22"/>
          <w:szCs w:val="22"/>
          <w:lang w:eastAsia="ko-KR"/>
        </w:rPr>
      </w:pPr>
    </w:p>
    <w:p w14:paraId="1941D332" w14:textId="77777777" w:rsidR="00A927AF" w:rsidRDefault="00232925">
      <w:pPr>
        <w:jc w:val="both"/>
        <w:rPr>
          <w:lang w:eastAsia="ko-KR"/>
        </w:rPr>
        <w:sectPr w:rsidR="00A927AF">
          <w:headerReference w:type="default" r:id="rId20"/>
          <w:footerReference w:type="default" r:id="rId21"/>
          <w:pgSz w:w="11906" w:h="16838"/>
          <w:pgMar w:top="777" w:right="1440" w:bottom="1440" w:left="1260" w:header="720" w:footer="720" w:gutter="0"/>
          <w:cols w:space="720"/>
          <w:formProt w:val="0"/>
          <w:docGrid w:linePitch="360" w:charSpace="6143"/>
        </w:sectPr>
      </w:pPr>
      <w:r>
        <w:rPr>
          <w:noProof/>
        </w:rPr>
        <w:lastRenderedPageBreak/>
        <w:drawing>
          <wp:inline distT="0" distB="0" distL="0" distR="1905" wp14:anchorId="0E8B1E19" wp14:editId="0A0E6274">
            <wp:extent cx="6228080" cy="2199640"/>
            <wp:effectExtent l="0" t="0" r="0" b="0"/>
            <wp:docPr id="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1"/>
                    <pic:cNvPicPr>
                      <a:picLocks noChangeAspect="1" noChangeArrowheads="1"/>
                    </pic:cNvPicPr>
                  </pic:nvPicPr>
                  <pic:blipFill>
                    <a:blip r:embed="rId22"/>
                    <a:stretch>
                      <a:fillRect/>
                    </a:stretch>
                  </pic:blipFill>
                  <pic:spPr bwMode="auto">
                    <a:xfrm>
                      <a:off x="0" y="0"/>
                      <a:ext cx="6228080" cy="2199640"/>
                    </a:xfrm>
                    <a:prstGeom prst="rect">
                      <a:avLst/>
                    </a:prstGeom>
                  </pic:spPr>
                </pic:pic>
              </a:graphicData>
            </a:graphic>
          </wp:inline>
        </w:drawing>
      </w:r>
    </w:p>
    <w:p w14:paraId="0D4FEC6D" w14:textId="77777777" w:rsidR="00A927AF" w:rsidRDefault="00232925">
      <w:pPr>
        <w:pStyle w:val="Heading1"/>
        <w:keepLines w:val="0"/>
        <w:numPr>
          <w:ilvl w:val="0"/>
          <w:numId w:val="2"/>
        </w:numPr>
        <w:spacing w:before="120" w:after="160"/>
        <w:jc w:val="both"/>
        <w:rPr>
          <w:rFonts w:cs="Arial"/>
        </w:rPr>
      </w:pPr>
      <w:bookmarkStart w:id="627" w:name="_Toc519866152"/>
      <w:r>
        <w:rPr>
          <w:rFonts w:cs="Arial"/>
        </w:rPr>
        <w:lastRenderedPageBreak/>
        <w:t>Requirements Summary</w:t>
      </w:r>
      <w:bookmarkEnd w:id="627"/>
      <w:r>
        <w:rPr>
          <w:rFonts w:cs="Arial"/>
        </w:rPr>
        <w:t xml:space="preserve">  </w:t>
      </w:r>
    </w:p>
    <w:p w14:paraId="4E2DBB1B" w14:textId="77777777" w:rsidR="00A927AF" w:rsidRDefault="00232925">
      <w:pPr>
        <w:pStyle w:val="Heading2"/>
        <w:numPr>
          <w:ilvl w:val="1"/>
          <w:numId w:val="2"/>
        </w:numPr>
        <w:tabs>
          <w:tab w:val="left" w:pos="720"/>
        </w:tabs>
        <w:ind w:left="0"/>
        <w:jc w:val="both"/>
        <w:rPr>
          <w:color w:val="00000A"/>
          <w:sz w:val="28"/>
        </w:rPr>
      </w:pPr>
      <w:bookmarkStart w:id="628" w:name="_Toc519866153"/>
      <w:r>
        <w:rPr>
          <w:color w:val="00000A"/>
          <w:sz w:val="28"/>
        </w:rPr>
        <w:t>Summary Log</w:t>
      </w:r>
      <w:bookmarkEnd w:id="628"/>
    </w:p>
    <w:p w14:paraId="4B6FECC6" w14:textId="77777777" w:rsidR="00A927AF" w:rsidRDefault="00A927AF">
      <w:pPr>
        <w:jc w:val="both"/>
      </w:pPr>
      <w:bookmarkStart w:id="629" w:name="_Toc436067702"/>
      <w:bookmarkStart w:id="630" w:name="_Toc177196558"/>
      <w:bookmarkStart w:id="631" w:name="_Toc177186418"/>
      <w:bookmarkStart w:id="632" w:name="_Toc97957473"/>
      <w:bookmarkEnd w:id="629"/>
      <w:bookmarkEnd w:id="630"/>
      <w:bookmarkEnd w:id="631"/>
      <w:bookmarkEnd w:id="632"/>
    </w:p>
    <w:tbl>
      <w:tblPr>
        <w:tblStyle w:val="TableGrid"/>
        <w:tblW w:w="10100" w:type="dxa"/>
        <w:tblInd w:w="-540" w:type="dxa"/>
        <w:tblLook w:val="04A0" w:firstRow="1" w:lastRow="0" w:firstColumn="1" w:lastColumn="0" w:noHBand="0" w:noVBand="1"/>
      </w:tblPr>
      <w:tblGrid>
        <w:gridCol w:w="844"/>
        <w:gridCol w:w="1710"/>
        <w:gridCol w:w="6287"/>
        <w:gridCol w:w="1259"/>
      </w:tblGrid>
      <w:tr w:rsidR="00A927AF" w14:paraId="1381E290" w14:textId="77777777">
        <w:trPr>
          <w:trHeight w:val="503"/>
        </w:trPr>
        <w:tc>
          <w:tcPr>
            <w:tcW w:w="844" w:type="dxa"/>
            <w:shd w:val="clear" w:color="auto" w:fill="D9D9D9" w:themeFill="background1" w:themeFillShade="D9"/>
            <w:vAlign w:val="center"/>
          </w:tcPr>
          <w:p w14:paraId="1FDB4C56" w14:textId="77777777" w:rsidR="00A927AF" w:rsidRDefault="00232925">
            <w:pPr>
              <w:jc w:val="both"/>
              <w:rPr>
                <w:rFonts w:asciiTheme="majorHAnsi" w:hAnsiTheme="majorHAnsi"/>
                <w:b/>
                <w:sz w:val="20"/>
                <w:szCs w:val="16"/>
              </w:rPr>
            </w:pPr>
            <w:proofErr w:type="spellStart"/>
            <w:r>
              <w:rPr>
                <w:rFonts w:asciiTheme="majorHAnsi" w:hAnsiTheme="majorHAnsi"/>
                <w:b/>
                <w:sz w:val="20"/>
                <w:szCs w:val="16"/>
              </w:rPr>
              <w:t>Func</w:t>
            </w:r>
            <w:proofErr w:type="spellEnd"/>
            <w:r>
              <w:rPr>
                <w:rFonts w:asciiTheme="majorHAnsi" w:hAnsiTheme="majorHAnsi"/>
                <w:b/>
                <w:sz w:val="20"/>
                <w:szCs w:val="16"/>
              </w:rPr>
              <w:t xml:space="preserve"> </w:t>
            </w:r>
            <w:proofErr w:type="spellStart"/>
            <w:r>
              <w:rPr>
                <w:rFonts w:asciiTheme="majorHAnsi" w:hAnsiTheme="majorHAnsi"/>
                <w:b/>
                <w:sz w:val="20"/>
                <w:szCs w:val="16"/>
              </w:rPr>
              <w:t>Req</w:t>
            </w:r>
            <w:proofErr w:type="spellEnd"/>
            <w:r>
              <w:rPr>
                <w:rFonts w:asciiTheme="majorHAnsi" w:hAnsiTheme="majorHAnsi"/>
                <w:b/>
                <w:sz w:val="20"/>
                <w:szCs w:val="16"/>
              </w:rPr>
              <w:t xml:space="preserve"> ID</w:t>
            </w:r>
          </w:p>
        </w:tc>
        <w:tc>
          <w:tcPr>
            <w:tcW w:w="1710" w:type="dxa"/>
            <w:shd w:val="clear" w:color="auto" w:fill="D9D9D9" w:themeFill="background1" w:themeFillShade="D9"/>
            <w:vAlign w:val="center"/>
          </w:tcPr>
          <w:p w14:paraId="3B0C4201" w14:textId="77777777" w:rsidR="00A927AF" w:rsidRDefault="00232925">
            <w:pPr>
              <w:jc w:val="both"/>
              <w:rPr>
                <w:rFonts w:asciiTheme="majorHAnsi" w:hAnsiTheme="majorHAnsi"/>
                <w:b/>
                <w:sz w:val="20"/>
                <w:szCs w:val="16"/>
              </w:rPr>
            </w:pPr>
            <w:r>
              <w:rPr>
                <w:rFonts w:asciiTheme="majorHAnsi" w:hAnsiTheme="majorHAnsi"/>
                <w:b/>
                <w:sz w:val="20"/>
                <w:szCs w:val="16"/>
              </w:rPr>
              <w:t>Name</w:t>
            </w:r>
          </w:p>
        </w:tc>
        <w:tc>
          <w:tcPr>
            <w:tcW w:w="6286" w:type="dxa"/>
            <w:shd w:val="clear" w:color="auto" w:fill="D9D9D9" w:themeFill="background1" w:themeFillShade="D9"/>
            <w:vAlign w:val="center"/>
          </w:tcPr>
          <w:p w14:paraId="604CF422" w14:textId="77777777" w:rsidR="00A927AF" w:rsidRDefault="00232925">
            <w:pPr>
              <w:jc w:val="both"/>
              <w:rPr>
                <w:rFonts w:asciiTheme="majorHAnsi" w:hAnsiTheme="majorHAnsi"/>
                <w:b/>
                <w:sz w:val="20"/>
                <w:szCs w:val="16"/>
              </w:rPr>
            </w:pPr>
            <w:r>
              <w:rPr>
                <w:rFonts w:asciiTheme="majorHAnsi" w:hAnsiTheme="majorHAnsi"/>
                <w:b/>
                <w:sz w:val="20"/>
                <w:szCs w:val="16"/>
              </w:rPr>
              <w:t>Requirement Description</w:t>
            </w:r>
          </w:p>
        </w:tc>
        <w:tc>
          <w:tcPr>
            <w:tcW w:w="1259" w:type="dxa"/>
            <w:shd w:val="clear" w:color="auto" w:fill="D9D9D9" w:themeFill="background1" w:themeFillShade="D9"/>
            <w:vAlign w:val="center"/>
          </w:tcPr>
          <w:p w14:paraId="033E990B" w14:textId="77777777" w:rsidR="00A927AF" w:rsidRDefault="00232925">
            <w:pPr>
              <w:jc w:val="both"/>
              <w:rPr>
                <w:rFonts w:asciiTheme="majorHAnsi" w:hAnsiTheme="majorHAnsi"/>
                <w:b/>
                <w:sz w:val="20"/>
                <w:szCs w:val="16"/>
              </w:rPr>
            </w:pPr>
            <w:r>
              <w:rPr>
                <w:rFonts w:asciiTheme="majorHAnsi" w:hAnsiTheme="majorHAnsi"/>
                <w:b/>
                <w:sz w:val="20"/>
                <w:szCs w:val="16"/>
              </w:rPr>
              <w:t>JIRA #</w:t>
            </w:r>
          </w:p>
        </w:tc>
      </w:tr>
      <w:tr w:rsidR="00A927AF" w14:paraId="124BA10B" w14:textId="77777777">
        <w:tc>
          <w:tcPr>
            <w:tcW w:w="844" w:type="dxa"/>
            <w:shd w:val="clear" w:color="auto" w:fill="auto"/>
          </w:tcPr>
          <w:p w14:paraId="78DD5E31" w14:textId="77777777" w:rsidR="00A927AF" w:rsidRDefault="00232925">
            <w:pPr>
              <w:jc w:val="both"/>
              <w:rPr>
                <w:rFonts w:asciiTheme="majorHAnsi" w:hAnsiTheme="majorHAnsi"/>
                <w:sz w:val="18"/>
                <w:szCs w:val="18"/>
              </w:rPr>
            </w:pPr>
            <w:r>
              <w:rPr>
                <w:rFonts w:asciiTheme="majorHAnsi" w:hAnsiTheme="majorHAnsi"/>
                <w:sz w:val="18"/>
                <w:szCs w:val="18"/>
              </w:rPr>
              <w:t>RFDS-F5.1.1</w:t>
            </w:r>
          </w:p>
        </w:tc>
        <w:tc>
          <w:tcPr>
            <w:tcW w:w="1710" w:type="dxa"/>
            <w:shd w:val="clear" w:color="auto" w:fill="auto"/>
          </w:tcPr>
          <w:p w14:paraId="5F737144" w14:textId="77777777" w:rsidR="00A927AF" w:rsidRDefault="00232925">
            <w:pPr>
              <w:jc w:val="both"/>
              <w:rPr>
                <w:rFonts w:asciiTheme="majorHAnsi" w:hAnsiTheme="majorHAnsi"/>
                <w:sz w:val="18"/>
                <w:szCs w:val="18"/>
              </w:rPr>
            </w:pPr>
            <w:r>
              <w:rPr>
                <w:rFonts w:asciiTheme="majorHAnsi" w:hAnsiTheme="majorHAnsi"/>
                <w:sz w:val="18"/>
                <w:szCs w:val="18"/>
              </w:rPr>
              <w:t>RFDS – Blacklist Entity Maintenance</w:t>
            </w:r>
          </w:p>
        </w:tc>
        <w:tc>
          <w:tcPr>
            <w:tcW w:w="6286" w:type="dxa"/>
            <w:shd w:val="clear" w:color="auto" w:fill="auto"/>
          </w:tcPr>
          <w:p w14:paraId="6ACD1418" w14:textId="77777777" w:rsidR="00A927AF" w:rsidRDefault="00232925">
            <w:pPr>
              <w:jc w:val="both"/>
              <w:rPr>
                <w:rFonts w:asciiTheme="majorHAnsi" w:hAnsiTheme="majorHAnsi"/>
                <w:sz w:val="18"/>
                <w:szCs w:val="18"/>
              </w:rPr>
            </w:pPr>
            <w:r>
              <w:rPr>
                <w:rFonts w:asciiTheme="majorHAnsi" w:hAnsiTheme="majorHAnsi"/>
                <w:sz w:val="18"/>
                <w:szCs w:val="18"/>
              </w:rPr>
              <w:t xml:space="preserve">The RTP Fraud Detection Service shall maintain a list of Blacklist Entities as per a defined structure and format as per  </w:t>
            </w:r>
            <w:hyperlink w:anchor="_RFDS:_BlackList_Entity">
              <w:r>
                <w:rPr>
                  <w:rStyle w:val="InternetLink"/>
                  <w:rFonts w:asciiTheme="majorHAnsi" w:hAnsiTheme="majorHAnsi"/>
                  <w:sz w:val="18"/>
                  <w:szCs w:val="18"/>
                </w:rPr>
                <w:t xml:space="preserve">section 4.3 RFDS: </w:t>
              </w:r>
              <w:proofErr w:type="spellStart"/>
              <w:r>
                <w:rPr>
                  <w:rStyle w:val="InternetLink"/>
                  <w:rFonts w:asciiTheme="majorHAnsi" w:hAnsiTheme="majorHAnsi"/>
                  <w:sz w:val="18"/>
                  <w:szCs w:val="18"/>
                </w:rPr>
                <w:t>BlackList</w:t>
              </w:r>
              <w:proofErr w:type="spellEnd"/>
              <w:r>
                <w:rPr>
                  <w:rStyle w:val="InternetLink"/>
                  <w:rFonts w:asciiTheme="majorHAnsi" w:hAnsiTheme="majorHAnsi"/>
                  <w:sz w:val="18"/>
                  <w:szCs w:val="18"/>
                </w:rPr>
                <w:t xml:space="preserve"> Entity Structure</w:t>
              </w:r>
            </w:hyperlink>
          </w:p>
        </w:tc>
        <w:tc>
          <w:tcPr>
            <w:tcW w:w="1259" w:type="dxa"/>
            <w:shd w:val="clear" w:color="auto" w:fill="auto"/>
          </w:tcPr>
          <w:p w14:paraId="5888C71E" w14:textId="77777777" w:rsidR="00A927AF" w:rsidRDefault="00A927AF">
            <w:pPr>
              <w:jc w:val="both"/>
              <w:rPr>
                <w:rFonts w:asciiTheme="majorHAnsi" w:hAnsiTheme="majorHAnsi"/>
                <w:sz w:val="18"/>
                <w:szCs w:val="18"/>
              </w:rPr>
            </w:pPr>
          </w:p>
        </w:tc>
      </w:tr>
      <w:tr w:rsidR="00A927AF" w14:paraId="4BD1E058" w14:textId="77777777">
        <w:tc>
          <w:tcPr>
            <w:tcW w:w="844" w:type="dxa"/>
            <w:shd w:val="clear" w:color="auto" w:fill="auto"/>
          </w:tcPr>
          <w:p w14:paraId="7A6DDFFC" w14:textId="77777777" w:rsidR="00A927AF" w:rsidRDefault="00232925">
            <w:pPr>
              <w:jc w:val="both"/>
              <w:rPr>
                <w:rFonts w:asciiTheme="majorHAnsi" w:hAnsiTheme="majorHAnsi"/>
                <w:sz w:val="18"/>
                <w:szCs w:val="18"/>
              </w:rPr>
            </w:pPr>
            <w:r>
              <w:rPr>
                <w:rFonts w:asciiTheme="majorHAnsi" w:hAnsiTheme="majorHAnsi"/>
                <w:sz w:val="18"/>
                <w:szCs w:val="18"/>
              </w:rPr>
              <w:t>RFDS-F5.1.2</w:t>
            </w:r>
          </w:p>
        </w:tc>
        <w:tc>
          <w:tcPr>
            <w:tcW w:w="1710" w:type="dxa"/>
            <w:shd w:val="clear" w:color="auto" w:fill="auto"/>
          </w:tcPr>
          <w:p w14:paraId="6436C134" w14:textId="77777777" w:rsidR="00A927AF" w:rsidRDefault="00232925">
            <w:pPr>
              <w:jc w:val="both"/>
              <w:rPr>
                <w:rFonts w:asciiTheme="majorHAnsi" w:hAnsiTheme="majorHAnsi"/>
                <w:sz w:val="18"/>
                <w:szCs w:val="18"/>
              </w:rPr>
            </w:pPr>
            <w:r>
              <w:rPr>
                <w:rFonts w:asciiTheme="majorHAnsi" w:hAnsiTheme="majorHAnsi"/>
                <w:sz w:val="18"/>
                <w:szCs w:val="18"/>
              </w:rPr>
              <w:t>RFDS – Blacklist Entity Maintenance – GUI</w:t>
            </w:r>
          </w:p>
        </w:tc>
        <w:tc>
          <w:tcPr>
            <w:tcW w:w="6286" w:type="dxa"/>
            <w:shd w:val="clear" w:color="auto" w:fill="auto"/>
          </w:tcPr>
          <w:p w14:paraId="239ECF12" w14:textId="77777777" w:rsidR="00A927AF" w:rsidRDefault="00232925">
            <w:pPr>
              <w:jc w:val="both"/>
              <w:rPr>
                <w:rFonts w:asciiTheme="majorHAnsi" w:hAnsiTheme="majorHAnsi"/>
                <w:sz w:val="18"/>
                <w:szCs w:val="18"/>
              </w:rPr>
            </w:pPr>
            <w:r>
              <w:rPr>
                <w:rFonts w:asciiTheme="majorHAnsi" w:hAnsiTheme="majorHAnsi"/>
                <w:sz w:val="18"/>
                <w:szCs w:val="18"/>
              </w:rPr>
              <w:t xml:space="preserve">There should be a Graphical User Interface to allow for creation, update, deletion (de-activation) of Blacklist Entities. GUI shall provide entitlements based approval/ admin functionality. The GUI shall provide capability to view the results of the scans performed by RFDS. Please refer to </w:t>
            </w:r>
            <w:hyperlink w:anchor="_RFDS:_User_Interface">
              <w:r>
                <w:rPr>
                  <w:rStyle w:val="InternetLink"/>
                  <w:rFonts w:asciiTheme="majorHAnsi" w:hAnsiTheme="majorHAnsi"/>
                  <w:sz w:val="18"/>
                  <w:szCs w:val="18"/>
                </w:rPr>
                <w:t>section 4.7 RFDS: User Interface</w:t>
              </w:r>
            </w:hyperlink>
            <w:r>
              <w:rPr>
                <w:rFonts w:asciiTheme="majorHAnsi" w:hAnsiTheme="majorHAnsi"/>
                <w:sz w:val="18"/>
                <w:szCs w:val="18"/>
              </w:rPr>
              <w:t xml:space="preserve"> for details.</w:t>
            </w:r>
          </w:p>
          <w:p w14:paraId="1E7A9D96" w14:textId="77777777" w:rsidR="00A927AF" w:rsidRDefault="00232925">
            <w:pPr>
              <w:jc w:val="both"/>
              <w:rPr>
                <w:rFonts w:asciiTheme="majorHAnsi" w:hAnsiTheme="majorHAnsi"/>
                <w:sz w:val="18"/>
                <w:szCs w:val="18"/>
              </w:rPr>
            </w:pPr>
            <w:proofErr w:type="spellStart"/>
            <w:r>
              <w:rPr>
                <w:rFonts w:asciiTheme="majorHAnsi" w:hAnsiTheme="majorHAnsi"/>
                <w:sz w:val="18"/>
                <w:szCs w:val="18"/>
              </w:rPr>
              <w:t>Additionlly</w:t>
            </w:r>
            <w:proofErr w:type="spellEnd"/>
            <w:r>
              <w:rPr>
                <w:rFonts w:asciiTheme="majorHAnsi" w:hAnsiTheme="majorHAnsi"/>
                <w:sz w:val="18"/>
                <w:szCs w:val="18"/>
              </w:rPr>
              <w:t xml:space="preserve">, RFDS shall provide facility to update/ </w:t>
            </w:r>
            <w:proofErr w:type="gramStart"/>
            <w:r>
              <w:rPr>
                <w:rFonts w:asciiTheme="majorHAnsi" w:hAnsiTheme="majorHAnsi"/>
                <w:sz w:val="18"/>
                <w:szCs w:val="18"/>
              </w:rPr>
              <w:t>modify  weight</w:t>
            </w:r>
            <w:proofErr w:type="gramEnd"/>
            <w:r>
              <w:rPr>
                <w:rFonts w:asciiTheme="majorHAnsi" w:hAnsiTheme="majorHAnsi"/>
                <w:sz w:val="18"/>
                <w:szCs w:val="18"/>
              </w:rPr>
              <w:t xml:space="preserve"> assignments to the fields and also adjust the </w:t>
            </w:r>
            <w:proofErr w:type="spellStart"/>
            <w:r>
              <w:rPr>
                <w:rFonts w:asciiTheme="majorHAnsi" w:hAnsiTheme="majorHAnsi"/>
                <w:sz w:val="18"/>
                <w:szCs w:val="18"/>
              </w:rPr>
              <w:t>FraudScore</w:t>
            </w:r>
            <w:proofErr w:type="spellEnd"/>
            <w:r>
              <w:rPr>
                <w:rFonts w:asciiTheme="majorHAnsi" w:hAnsiTheme="majorHAnsi"/>
                <w:sz w:val="18"/>
                <w:szCs w:val="18"/>
              </w:rPr>
              <w:t xml:space="preserve"> threshold value for reporting a “Hit” through a GUI screen.</w:t>
            </w:r>
          </w:p>
        </w:tc>
        <w:tc>
          <w:tcPr>
            <w:tcW w:w="1259" w:type="dxa"/>
            <w:shd w:val="clear" w:color="auto" w:fill="auto"/>
          </w:tcPr>
          <w:p w14:paraId="60FC583C" w14:textId="77777777" w:rsidR="00A927AF" w:rsidRDefault="00A927AF">
            <w:pPr>
              <w:jc w:val="both"/>
              <w:rPr>
                <w:rFonts w:asciiTheme="majorHAnsi" w:hAnsiTheme="majorHAnsi"/>
                <w:sz w:val="18"/>
                <w:szCs w:val="18"/>
              </w:rPr>
            </w:pPr>
          </w:p>
        </w:tc>
      </w:tr>
      <w:tr w:rsidR="00A927AF" w14:paraId="37F60AEA" w14:textId="77777777">
        <w:trPr>
          <w:trHeight w:val="602"/>
        </w:trPr>
        <w:tc>
          <w:tcPr>
            <w:tcW w:w="844" w:type="dxa"/>
            <w:shd w:val="clear" w:color="auto" w:fill="auto"/>
          </w:tcPr>
          <w:p w14:paraId="4D98750C" w14:textId="77777777" w:rsidR="00A927AF" w:rsidRDefault="00232925">
            <w:pPr>
              <w:jc w:val="both"/>
              <w:rPr>
                <w:rFonts w:asciiTheme="majorHAnsi" w:hAnsiTheme="majorHAnsi"/>
                <w:sz w:val="18"/>
                <w:szCs w:val="18"/>
              </w:rPr>
            </w:pPr>
            <w:r>
              <w:rPr>
                <w:rFonts w:asciiTheme="majorHAnsi" w:hAnsiTheme="majorHAnsi"/>
                <w:sz w:val="18"/>
                <w:szCs w:val="18"/>
              </w:rPr>
              <w:t>RFDS-F5.1.3</w:t>
            </w:r>
          </w:p>
        </w:tc>
        <w:tc>
          <w:tcPr>
            <w:tcW w:w="1710" w:type="dxa"/>
            <w:shd w:val="clear" w:color="auto" w:fill="auto"/>
          </w:tcPr>
          <w:p w14:paraId="6CCF2878" w14:textId="77777777" w:rsidR="00A927AF" w:rsidRDefault="00232925">
            <w:pPr>
              <w:jc w:val="both"/>
              <w:rPr>
                <w:rFonts w:asciiTheme="majorHAnsi" w:hAnsiTheme="majorHAnsi"/>
                <w:sz w:val="18"/>
                <w:szCs w:val="18"/>
              </w:rPr>
            </w:pPr>
            <w:r>
              <w:rPr>
                <w:rFonts w:asciiTheme="majorHAnsi" w:hAnsiTheme="majorHAnsi"/>
                <w:sz w:val="18"/>
                <w:szCs w:val="18"/>
              </w:rPr>
              <w:t>RFDS: Request Generation</w:t>
            </w:r>
          </w:p>
        </w:tc>
        <w:tc>
          <w:tcPr>
            <w:tcW w:w="6286" w:type="dxa"/>
            <w:shd w:val="clear" w:color="auto" w:fill="auto"/>
          </w:tcPr>
          <w:p w14:paraId="62507F00" w14:textId="77777777" w:rsidR="00A927AF" w:rsidRDefault="00232925">
            <w:pPr>
              <w:jc w:val="both"/>
              <w:rPr>
                <w:rFonts w:asciiTheme="majorHAnsi" w:hAnsiTheme="majorHAnsi"/>
                <w:sz w:val="18"/>
                <w:szCs w:val="18"/>
              </w:rPr>
            </w:pPr>
            <w:r>
              <w:rPr>
                <w:rFonts w:asciiTheme="majorHAnsi" w:hAnsiTheme="majorHAnsi"/>
                <w:sz w:val="18"/>
                <w:szCs w:val="18"/>
              </w:rPr>
              <w:t xml:space="preserve">Payment Engine will send a fraud scan request to RFDS as per the format defined in Request Payload. The request will be based on ‘relevant fields’ identified on pacs.008, pain.013 &amp; camt.056 messages that are in-scope for fraud check. Please refer to </w:t>
            </w:r>
            <w:hyperlink w:anchor="_RFDS:_Request_Payload">
              <w:r>
                <w:rPr>
                  <w:rStyle w:val="InternetLink"/>
                  <w:rFonts w:asciiTheme="majorHAnsi" w:hAnsiTheme="majorHAnsi"/>
                  <w:sz w:val="18"/>
                  <w:szCs w:val="18"/>
                </w:rPr>
                <w:t>section 4.4 RFDS: Request Payload</w:t>
              </w:r>
            </w:hyperlink>
            <w:r>
              <w:rPr>
                <w:rFonts w:asciiTheme="majorHAnsi" w:hAnsiTheme="majorHAnsi"/>
                <w:sz w:val="18"/>
                <w:szCs w:val="18"/>
              </w:rPr>
              <w:t xml:space="preserve"> for details. </w:t>
            </w:r>
          </w:p>
        </w:tc>
        <w:tc>
          <w:tcPr>
            <w:tcW w:w="1259" w:type="dxa"/>
            <w:shd w:val="clear" w:color="auto" w:fill="auto"/>
          </w:tcPr>
          <w:p w14:paraId="45250322" w14:textId="77777777" w:rsidR="00A927AF" w:rsidRDefault="00A927AF">
            <w:pPr>
              <w:jc w:val="both"/>
              <w:rPr>
                <w:rFonts w:asciiTheme="majorHAnsi" w:hAnsiTheme="majorHAnsi"/>
                <w:sz w:val="18"/>
                <w:szCs w:val="18"/>
              </w:rPr>
            </w:pPr>
          </w:p>
        </w:tc>
      </w:tr>
      <w:tr w:rsidR="00A927AF" w14:paraId="0C607638" w14:textId="77777777">
        <w:tc>
          <w:tcPr>
            <w:tcW w:w="844" w:type="dxa"/>
            <w:shd w:val="clear" w:color="auto" w:fill="auto"/>
          </w:tcPr>
          <w:p w14:paraId="750D8B7F" w14:textId="77777777" w:rsidR="00A927AF" w:rsidRDefault="00232925">
            <w:pPr>
              <w:jc w:val="both"/>
              <w:rPr>
                <w:rFonts w:asciiTheme="majorHAnsi" w:hAnsiTheme="majorHAnsi"/>
                <w:sz w:val="18"/>
                <w:szCs w:val="18"/>
              </w:rPr>
            </w:pPr>
            <w:r>
              <w:rPr>
                <w:rFonts w:asciiTheme="majorHAnsi" w:hAnsiTheme="majorHAnsi"/>
                <w:sz w:val="18"/>
                <w:szCs w:val="18"/>
              </w:rPr>
              <w:t>RFDS-F5.1.4</w:t>
            </w:r>
          </w:p>
        </w:tc>
        <w:tc>
          <w:tcPr>
            <w:tcW w:w="1710" w:type="dxa"/>
            <w:shd w:val="clear" w:color="auto" w:fill="auto"/>
          </w:tcPr>
          <w:p w14:paraId="23AD74D5" w14:textId="77777777" w:rsidR="00A927AF" w:rsidRDefault="00232925">
            <w:pPr>
              <w:jc w:val="both"/>
              <w:rPr>
                <w:rFonts w:asciiTheme="majorHAnsi" w:hAnsiTheme="majorHAnsi"/>
                <w:sz w:val="18"/>
                <w:szCs w:val="18"/>
              </w:rPr>
            </w:pPr>
            <w:r>
              <w:rPr>
                <w:rFonts w:asciiTheme="majorHAnsi" w:hAnsiTheme="majorHAnsi"/>
                <w:sz w:val="18"/>
                <w:szCs w:val="18"/>
              </w:rPr>
              <w:t>RFDS: Response Generation</w:t>
            </w:r>
          </w:p>
        </w:tc>
        <w:tc>
          <w:tcPr>
            <w:tcW w:w="6286" w:type="dxa"/>
            <w:shd w:val="clear" w:color="auto" w:fill="auto"/>
          </w:tcPr>
          <w:p w14:paraId="5067E638" w14:textId="77777777" w:rsidR="00A927AF" w:rsidRDefault="00232925">
            <w:pPr>
              <w:jc w:val="both"/>
              <w:rPr>
                <w:rFonts w:asciiTheme="majorHAnsi" w:hAnsiTheme="majorHAnsi"/>
                <w:sz w:val="18"/>
                <w:szCs w:val="18"/>
              </w:rPr>
            </w:pPr>
            <w:r>
              <w:rPr>
                <w:rFonts w:asciiTheme="majorHAnsi" w:hAnsiTheme="majorHAnsi"/>
                <w:sz w:val="18"/>
                <w:szCs w:val="18"/>
              </w:rPr>
              <w:t xml:space="preserve">RFDS will send a response back to the Payment Engine in a defined format based on the results of the fraud scan. This response will be for the fraud check request sent by the Payment Engine. Please refer to </w:t>
            </w:r>
            <w:hyperlink w:anchor="_RFDS:_Response_Payload">
              <w:r>
                <w:rPr>
                  <w:rStyle w:val="InternetLink"/>
                  <w:rFonts w:asciiTheme="majorHAnsi" w:hAnsiTheme="majorHAnsi"/>
                  <w:sz w:val="18"/>
                  <w:szCs w:val="18"/>
                </w:rPr>
                <w:t>section 4.6 RFDS: Response Payload</w:t>
              </w:r>
            </w:hyperlink>
            <w:r>
              <w:rPr>
                <w:rFonts w:asciiTheme="majorHAnsi" w:hAnsiTheme="majorHAnsi"/>
                <w:sz w:val="18"/>
                <w:szCs w:val="18"/>
              </w:rPr>
              <w:t xml:space="preserve"> for details.</w:t>
            </w:r>
          </w:p>
        </w:tc>
        <w:tc>
          <w:tcPr>
            <w:tcW w:w="1259" w:type="dxa"/>
            <w:shd w:val="clear" w:color="auto" w:fill="auto"/>
          </w:tcPr>
          <w:p w14:paraId="3CF7E030" w14:textId="77777777" w:rsidR="00A927AF" w:rsidRDefault="00A927AF">
            <w:pPr>
              <w:jc w:val="both"/>
              <w:rPr>
                <w:rFonts w:asciiTheme="majorHAnsi" w:hAnsiTheme="majorHAnsi"/>
                <w:sz w:val="18"/>
                <w:szCs w:val="18"/>
              </w:rPr>
            </w:pPr>
          </w:p>
        </w:tc>
      </w:tr>
      <w:tr w:rsidR="00A927AF" w14:paraId="26B4EDC4" w14:textId="77777777">
        <w:trPr>
          <w:trHeight w:val="809"/>
        </w:trPr>
        <w:tc>
          <w:tcPr>
            <w:tcW w:w="844" w:type="dxa"/>
            <w:shd w:val="clear" w:color="auto" w:fill="auto"/>
          </w:tcPr>
          <w:p w14:paraId="6BA40195" w14:textId="77777777" w:rsidR="00A927AF" w:rsidRDefault="00232925">
            <w:pPr>
              <w:jc w:val="both"/>
              <w:rPr>
                <w:rFonts w:asciiTheme="majorHAnsi" w:hAnsiTheme="majorHAnsi"/>
                <w:sz w:val="18"/>
                <w:szCs w:val="18"/>
              </w:rPr>
            </w:pPr>
            <w:r>
              <w:rPr>
                <w:rFonts w:asciiTheme="majorHAnsi" w:hAnsiTheme="majorHAnsi"/>
                <w:sz w:val="18"/>
                <w:szCs w:val="18"/>
              </w:rPr>
              <w:t>RFDS-F5.1.5</w:t>
            </w:r>
          </w:p>
        </w:tc>
        <w:tc>
          <w:tcPr>
            <w:tcW w:w="1710" w:type="dxa"/>
            <w:shd w:val="clear" w:color="auto" w:fill="auto"/>
          </w:tcPr>
          <w:p w14:paraId="0DDD96A9" w14:textId="77777777" w:rsidR="00A927AF" w:rsidRDefault="00232925">
            <w:pPr>
              <w:jc w:val="both"/>
              <w:rPr>
                <w:rFonts w:asciiTheme="majorHAnsi" w:hAnsiTheme="majorHAnsi"/>
                <w:sz w:val="18"/>
                <w:szCs w:val="18"/>
              </w:rPr>
            </w:pPr>
            <w:r>
              <w:rPr>
                <w:rFonts w:asciiTheme="majorHAnsi" w:hAnsiTheme="majorHAnsi"/>
                <w:sz w:val="18"/>
                <w:szCs w:val="18"/>
              </w:rPr>
              <w:t>RFDS: Performing Fraud Scan</w:t>
            </w:r>
          </w:p>
        </w:tc>
        <w:tc>
          <w:tcPr>
            <w:tcW w:w="6286" w:type="dxa"/>
            <w:shd w:val="clear" w:color="auto" w:fill="auto"/>
          </w:tcPr>
          <w:p w14:paraId="08E989AB" w14:textId="77777777" w:rsidR="00A927AF" w:rsidRDefault="00232925">
            <w:pPr>
              <w:spacing w:after="0" w:line="240" w:lineRule="auto"/>
              <w:jc w:val="both"/>
              <w:rPr>
                <w:rFonts w:asciiTheme="majorHAnsi" w:hAnsiTheme="majorHAnsi"/>
                <w:sz w:val="18"/>
                <w:szCs w:val="18"/>
              </w:rPr>
            </w:pPr>
            <w:r>
              <w:rPr>
                <w:rFonts w:asciiTheme="majorHAnsi" w:hAnsiTheme="majorHAnsi"/>
                <w:sz w:val="18"/>
                <w:szCs w:val="18"/>
              </w:rPr>
              <w:t>RFDS shall scan for fraud based on:</w:t>
            </w:r>
          </w:p>
          <w:p w14:paraId="02532869" w14:textId="77777777" w:rsidR="00A927AF" w:rsidRDefault="00232925">
            <w:pPr>
              <w:pStyle w:val="ListParagraph"/>
              <w:numPr>
                <w:ilvl w:val="0"/>
                <w:numId w:val="14"/>
              </w:numPr>
              <w:spacing w:after="0" w:line="240" w:lineRule="auto"/>
              <w:jc w:val="both"/>
              <w:rPr>
                <w:rFonts w:asciiTheme="majorHAnsi" w:hAnsiTheme="majorHAnsi" w:cs="Arial"/>
                <w:sz w:val="18"/>
                <w:szCs w:val="22"/>
                <w:lang w:eastAsia="ko-KR"/>
              </w:rPr>
            </w:pPr>
            <w:r>
              <w:rPr>
                <w:rFonts w:asciiTheme="majorHAnsi" w:hAnsiTheme="majorHAnsi" w:cs="Arial"/>
                <w:sz w:val="18"/>
                <w:szCs w:val="22"/>
                <w:lang w:eastAsia="ko-KR"/>
              </w:rPr>
              <w:t>Blacklist Entity field to Payment Message field mapping.</w:t>
            </w:r>
          </w:p>
          <w:p w14:paraId="4B41FBF7" w14:textId="77777777" w:rsidR="00A927AF" w:rsidRDefault="00232925">
            <w:pPr>
              <w:pStyle w:val="ListParagraph"/>
              <w:numPr>
                <w:ilvl w:val="0"/>
                <w:numId w:val="14"/>
              </w:numPr>
              <w:spacing w:after="0" w:line="240" w:lineRule="auto"/>
              <w:jc w:val="both"/>
              <w:rPr>
                <w:rFonts w:asciiTheme="majorHAnsi" w:hAnsiTheme="majorHAnsi" w:cs="Arial"/>
                <w:sz w:val="18"/>
                <w:szCs w:val="22"/>
                <w:lang w:eastAsia="ko-KR"/>
              </w:rPr>
            </w:pPr>
            <w:proofErr w:type="spellStart"/>
            <w:r>
              <w:rPr>
                <w:rFonts w:asciiTheme="majorHAnsi" w:hAnsiTheme="majorHAnsi" w:cs="Arial"/>
                <w:sz w:val="18"/>
                <w:szCs w:val="22"/>
                <w:lang w:eastAsia="ko-KR"/>
              </w:rPr>
              <w:t>FraudScore</w:t>
            </w:r>
            <w:proofErr w:type="spellEnd"/>
            <w:r>
              <w:rPr>
                <w:rFonts w:asciiTheme="majorHAnsi" w:hAnsiTheme="majorHAnsi" w:cs="Arial"/>
                <w:sz w:val="18"/>
                <w:szCs w:val="22"/>
                <w:lang w:eastAsia="ko-KR"/>
              </w:rPr>
              <w:t xml:space="preserve"> – a weighted score to determine a “Hit”</w:t>
            </w:r>
          </w:p>
          <w:p w14:paraId="3D6C18EF" w14:textId="77777777" w:rsidR="00A927AF" w:rsidRDefault="00232925">
            <w:pPr>
              <w:jc w:val="both"/>
              <w:rPr>
                <w:rFonts w:asciiTheme="majorHAnsi" w:hAnsiTheme="majorHAnsi"/>
                <w:sz w:val="18"/>
                <w:szCs w:val="18"/>
              </w:rPr>
            </w:pPr>
            <w:r>
              <w:rPr>
                <w:rFonts w:asciiTheme="majorHAnsi" w:hAnsiTheme="majorHAnsi"/>
                <w:sz w:val="18"/>
                <w:szCs w:val="18"/>
              </w:rPr>
              <w:t xml:space="preserve">The result of the Fraud Scan will be reported as either a “Hit” or “No Hit” along with a </w:t>
            </w:r>
            <w:proofErr w:type="spellStart"/>
            <w:r>
              <w:rPr>
                <w:rFonts w:asciiTheme="majorHAnsi" w:hAnsiTheme="majorHAnsi"/>
                <w:sz w:val="18"/>
                <w:szCs w:val="18"/>
              </w:rPr>
              <w:t>FraudScore</w:t>
            </w:r>
            <w:proofErr w:type="spellEnd"/>
            <w:r>
              <w:rPr>
                <w:rFonts w:asciiTheme="majorHAnsi" w:hAnsiTheme="majorHAnsi"/>
                <w:sz w:val="18"/>
                <w:szCs w:val="18"/>
              </w:rPr>
              <w:t xml:space="preserve"> value ranging from 0 to 10. These shall be included in the response sent back by RFDS. Please refer to </w:t>
            </w:r>
            <w:hyperlink w:anchor="_RFDS:_Fraud_Detection">
              <w:r>
                <w:rPr>
                  <w:rStyle w:val="InternetLink"/>
                  <w:rFonts w:asciiTheme="majorHAnsi" w:hAnsiTheme="majorHAnsi"/>
                  <w:sz w:val="18"/>
                  <w:szCs w:val="18"/>
                </w:rPr>
                <w:t>section 4.5 RFDS: Fraud Detection Methodology</w:t>
              </w:r>
            </w:hyperlink>
            <w:r>
              <w:rPr>
                <w:rFonts w:asciiTheme="majorHAnsi" w:hAnsiTheme="majorHAnsi"/>
                <w:sz w:val="18"/>
                <w:szCs w:val="18"/>
              </w:rPr>
              <w:t xml:space="preserve"> for details.</w:t>
            </w:r>
          </w:p>
        </w:tc>
        <w:tc>
          <w:tcPr>
            <w:tcW w:w="1259" w:type="dxa"/>
            <w:shd w:val="clear" w:color="auto" w:fill="auto"/>
          </w:tcPr>
          <w:p w14:paraId="7705705F" w14:textId="77777777" w:rsidR="00A927AF" w:rsidRDefault="00A927AF">
            <w:pPr>
              <w:jc w:val="both"/>
              <w:rPr>
                <w:rFonts w:asciiTheme="majorHAnsi" w:hAnsiTheme="majorHAnsi"/>
                <w:sz w:val="18"/>
                <w:szCs w:val="18"/>
              </w:rPr>
            </w:pPr>
          </w:p>
        </w:tc>
      </w:tr>
      <w:tr w:rsidR="00A927AF" w14:paraId="684BFE7B" w14:textId="77777777">
        <w:tc>
          <w:tcPr>
            <w:tcW w:w="844" w:type="dxa"/>
            <w:shd w:val="clear" w:color="auto" w:fill="auto"/>
          </w:tcPr>
          <w:p w14:paraId="0612386C" w14:textId="77777777" w:rsidR="00A927AF" w:rsidRDefault="00232925">
            <w:pPr>
              <w:jc w:val="both"/>
              <w:rPr>
                <w:rFonts w:asciiTheme="majorHAnsi" w:hAnsiTheme="majorHAnsi"/>
                <w:sz w:val="18"/>
                <w:szCs w:val="18"/>
              </w:rPr>
            </w:pPr>
            <w:r>
              <w:rPr>
                <w:rFonts w:asciiTheme="majorHAnsi" w:hAnsiTheme="majorHAnsi"/>
                <w:sz w:val="18"/>
                <w:szCs w:val="18"/>
              </w:rPr>
              <w:t>RFDS-F5.1.6</w:t>
            </w:r>
          </w:p>
        </w:tc>
        <w:tc>
          <w:tcPr>
            <w:tcW w:w="1710" w:type="dxa"/>
            <w:shd w:val="clear" w:color="auto" w:fill="auto"/>
          </w:tcPr>
          <w:p w14:paraId="040B2DE7" w14:textId="77777777" w:rsidR="00A927AF" w:rsidRDefault="00232925">
            <w:pPr>
              <w:jc w:val="both"/>
              <w:rPr>
                <w:rFonts w:asciiTheme="majorHAnsi" w:hAnsiTheme="majorHAnsi"/>
                <w:sz w:val="18"/>
                <w:szCs w:val="18"/>
              </w:rPr>
            </w:pPr>
            <w:r>
              <w:rPr>
                <w:rFonts w:asciiTheme="majorHAnsi" w:hAnsiTheme="majorHAnsi"/>
                <w:sz w:val="18"/>
                <w:szCs w:val="18"/>
              </w:rPr>
              <w:t>RFDS process interaction with Payment Engine</w:t>
            </w:r>
          </w:p>
        </w:tc>
        <w:tc>
          <w:tcPr>
            <w:tcW w:w="6286" w:type="dxa"/>
            <w:shd w:val="clear" w:color="auto" w:fill="auto"/>
          </w:tcPr>
          <w:p w14:paraId="3BEC9FE8" w14:textId="77777777" w:rsidR="00A927AF" w:rsidRDefault="00232925">
            <w:pPr>
              <w:jc w:val="both"/>
              <w:rPr>
                <w:rFonts w:asciiTheme="majorHAnsi" w:hAnsiTheme="majorHAnsi"/>
                <w:sz w:val="18"/>
                <w:szCs w:val="18"/>
              </w:rPr>
            </w:pPr>
            <w:r>
              <w:rPr>
                <w:rFonts w:asciiTheme="majorHAnsi" w:hAnsiTheme="majorHAnsi"/>
                <w:sz w:val="18"/>
                <w:szCs w:val="18"/>
              </w:rPr>
              <w:t xml:space="preserve">Payment Engine and RFDS will be integrated as per the process defined in </w:t>
            </w:r>
            <w:hyperlink w:anchor="_RFDS:_Processing_Steps">
              <w:r>
                <w:rPr>
                  <w:rStyle w:val="InternetLink"/>
                  <w:rFonts w:asciiTheme="majorHAnsi" w:hAnsiTheme="majorHAnsi"/>
                  <w:sz w:val="18"/>
                  <w:szCs w:val="18"/>
                </w:rPr>
                <w:t>section 4.1: RFDS Processing Steps</w:t>
              </w:r>
            </w:hyperlink>
            <w:r>
              <w:rPr>
                <w:rFonts w:asciiTheme="majorHAnsi" w:hAnsiTheme="majorHAnsi"/>
                <w:sz w:val="18"/>
                <w:szCs w:val="18"/>
              </w:rPr>
              <w:t xml:space="preserve"> The Payment Engine will initiate a Fraud Check request, send a request payload over to RFDS. RFDS will perform a scan respond back with a response payload. The Payment Engine shall use the “Hit” or “No Hit” response to either hold the transaction for manual review by user or mark the fraud check as complete and move forward with next steps in transaction processing. The manual review by the users will involve action via a GUI (either </w:t>
            </w:r>
            <w:proofErr w:type="spellStart"/>
            <w:r>
              <w:rPr>
                <w:rFonts w:asciiTheme="majorHAnsi" w:hAnsiTheme="majorHAnsi"/>
                <w:sz w:val="18"/>
                <w:szCs w:val="18"/>
              </w:rPr>
              <w:t>VolPay</w:t>
            </w:r>
            <w:proofErr w:type="spellEnd"/>
            <w:r>
              <w:rPr>
                <w:rFonts w:asciiTheme="majorHAnsi" w:hAnsiTheme="majorHAnsi"/>
                <w:sz w:val="18"/>
                <w:szCs w:val="18"/>
              </w:rPr>
              <w:t xml:space="preserve"> GUI for Direct client, or </w:t>
            </w:r>
            <w:proofErr w:type="spellStart"/>
            <w:r>
              <w:rPr>
                <w:rFonts w:asciiTheme="majorHAnsi" w:hAnsiTheme="majorHAnsi"/>
                <w:sz w:val="18"/>
                <w:szCs w:val="18"/>
              </w:rPr>
              <w:t>Enternet</w:t>
            </w:r>
            <w:proofErr w:type="spellEnd"/>
            <w:r>
              <w:rPr>
                <w:rFonts w:asciiTheme="majorHAnsi" w:hAnsiTheme="majorHAnsi"/>
                <w:sz w:val="18"/>
                <w:szCs w:val="18"/>
              </w:rPr>
              <w:t xml:space="preserve"> Bank GUI for PL client)   </w:t>
            </w:r>
          </w:p>
        </w:tc>
        <w:tc>
          <w:tcPr>
            <w:tcW w:w="1259" w:type="dxa"/>
            <w:shd w:val="clear" w:color="auto" w:fill="auto"/>
          </w:tcPr>
          <w:p w14:paraId="7FBF4877" w14:textId="77777777" w:rsidR="00A927AF" w:rsidRDefault="00A927AF">
            <w:pPr>
              <w:jc w:val="both"/>
              <w:rPr>
                <w:rFonts w:asciiTheme="majorHAnsi" w:hAnsiTheme="majorHAnsi"/>
                <w:sz w:val="18"/>
                <w:szCs w:val="18"/>
              </w:rPr>
            </w:pPr>
          </w:p>
        </w:tc>
      </w:tr>
    </w:tbl>
    <w:p w14:paraId="466E9B43" w14:textId="77777777" w:rsidR="00A927AF" w:rsidRDefault="00A927AF">
      <w:pPr>
        <w:ind w:left="720"/>
        <w:jc w:val="both"/>
        <w:sectPr w:rsidR="00A927AF">
          <w:headerReference w:type="default" r:id="rId23"/>
          <w:footerReference w:type="default" r:id="rId24"/>
          <w:pgSz w:w="11906" w:h="16838"/>
          <w:pgMar w:top="1440" w:right="1260" w:bottom="777" w:left="1440" w:header="720" w:footer="720" w:gutter="0"/>
          <w:cols w:space="720"/>
          <w:formProt w:val="0"/>
          <w:docGrid w:linePitch="360" w:charSpace="6143"/>
        </w:sectPr>
      </w:pPr>
    </w:p>
    <w:p w14:paraId="1C47265E" w14:textId="77777777" w:rsidR="00A927AF" w:rsidRDefault="00A927AF">
      <w:pPr>
        <w:pStyle w:val="Heading2"/>
        <w:numPr>
          <w:ilvl w:val="0"/>
          <w:numId w:val="0"/>
        </w:numPr>
        <w:jc w:val="both"/>
        <w:rPr>
          <w:color w:val="00000A"/>
        </w:rPr>
      </w:pPr>
    </w:p>
    <w:p w14:paraId="7097B37F" w14:textId="77777777" w:rsidR="00A927AF" w:rsidRDefault="00232925">
      <w:pPr>
        <w:pStyle w:val="Heading2"/>
        <w:numPr>
          <w:ilvl w:val="1"/>
          <w:numId w:val="2"/>
        </w:numPr>
        <w:tabs>
          <w:tab w:val="left" w:pos="720"/>
        </w:tabs>
        <w:ind w:left="0"/>
        <w:jc w:val="both"/>
        <w:rPr>
          <w:color w:val="00000A"/>
          <w:sz w:val="28"/>
        </w:rPr>
      </w:pPr>
      <w:bookmarkStart w:id="633" w:name="_Toc519866154"/>
      <w:r>
        <w:rPr>
          <w:color w:val="00000A"/>
          <w:sz w:val="28"/>
        </w:rPr>
        <w:t>Acceptance Criteria</w:t>
      </w:r>
      <w:bookmarkEnd w:id="633"/>
      <w:r>
        <w:rPr>
          <w:color w:val="00000A"/>
          <w:sz w:val="28"/>
        </w:rPr>
        <w:t xml:space="preserve"> </w:t>
      </w:r>
    </w:p>
    <w:p w14:paraId="06CDF6B1" w14:textId="77777777" w:rsidR="00A927AF" w:rsidRDefault="00A927AF">
      <w:pPr>
        <w:jc w:val="both"/>
        <w:rPr>
          <w:rFonts w:asciiTheme="majorHAnsi" w:hAnsiTheme="majorHAnsi"/>
          <w:sz w:val="18"/>
          <w:szCs w:val="18"/>
        </w:rPr>
      </w:pPr>
    </w:p>
    <w:tbl>
      <w:tblPr>
        <w:tblStyle w:val="TableGrid2"/>
        <w:tblW w:w="9000" w:type="dxa"/>
        <w:tblInd w:w="108" w:type="dxa"/>
        <w:tblLook w:val="04A0" w:firstRow="1" w:lastRow="0" w:firstColumn="1" w:lastColumn="0" w:noHBand="0" w:noVBand="1"/>
      </w:tblPr>
      <w:tblGrid>
        <w:gridCol w:w="1336"/>
        <w:gridCol w:w="7664"/>
      </w:tblGrid>
      <w:tr w:rsidR="00A927AF" w14:paraId="3B627CE5" w14:textId="77777777">
        <w:trPr>
          <w:trHeight w:val="359"/>
        </w:trPr>
        <w:tc>
          <w:tcPr>
            <w:tcW w:w="8999" w:type="dxa"/>
            <w:gridSpan w:val="2"/>
            <w:shd w:val="clear" w:color="auto" w:fill="D9D9D9" w:themeFill="background1" w:themeFillShade="D9"/>
          </w:tcPr>
          <w:p w14:paraId="267D98FA" w14:textId="77777777" w:rsidR="00A927AF" w:rsidRDefault="00232925">
            <w:pPr>
              <w:spacing w:after="0" w:line="240" w:lineRule="auto"/>
              <w:jc w:val="both"/>
              <w:rPr>
                <w:rFonts w:ascii="Times New Roman" w:hAnsi="Times New Roman"/>
                <w:b/>
                <w:sz w:val="22"/>
                <w:szCs w:val="22"/>
              </w:rPr>
            </w:pPr>
            <w:r>
              <w:rPr>
                <w:rFonts w:ascii="Times New Roman" w:eastAsia="Times New Roman" w:hAnsi="Times New Roman" w:cs="Times New Roman"/>
                <w:b/>
                <w:sz w:val="22"/>
                <w:szCs w:val="22"/>
              </w:rPr>
              <w:t>Acceptance Criteria</w:t>
            </w:r>
          </w:p>
        </w:tc>
      </w:tr>
      <w:tr w:rsidR="00A927AF" w14:paraId="035BBF12" w14:textId="77777777">
        <w:trPr>
          <w:trHeight w:val="465"/>
        </w:trPr>
        <w:tc>
          <w:tcPr>
            <w:tcW w:w="1336" w:type="dxa"/>
            <w:shd w:val="clear" w:color="auto" w:fill="auto"/>
          </w:tcPr>
          <w:p w14:paraId="4C5E415F" w14:textId="77777777" w:rsidR="00A927AF" w:rsidRDefault="00232925">
            <w:pPr>
              <w:spacing w:before="120" w:after="0"/>
              <w:jc w:val="both"/>
              <w:rPr>
                <w:rFonts w:asciiTheme="majorHAnsi" w:hAnsiTheme="majorHAnsi"/>
                <w:sz w:val="18"/>
                <w:szCs w:val="18"/>
              </w:rPr>
            </w:pPr>
            <w:r>
              <w:rPr>
                <w:rFonts w:asciiTheme="majorHAnsi" w:eastAsia="Times New Roman" w:hAnsiTheme="majorHAnsi" w:cs="Times New Roman"/>
                <w:sz w:val="18"/>
                <w:szCs w:val="18"/>
              </w:rPr>
              <w:t>RFDS-F5.1.1</w:t>
            </w:r>
          </w:p>
        </w:tc>
        <w:tc>
          <w:tcPr>
            <w:tcW w:w="7663" w:type="dxa"/>
            <w:shd w:val="clear" w:color="auto" w:fill="auto"/>
          </w:tcPr>
          <w:p w14:paraId="56FEADBB" w14:textId="77777777" w:rsidR="00A927AF" w:rsidRDefault="00232925">
            <w:pPr>
              <w:numPr>
                <w:ilvl w:val="0"/>
                <w:numId w:val="7"/>
              </w:numPr>
              <w:spacing w:after="0"/>
              <w:jc w:val="both"/>
              <w:rPr>
                <w:rFonts w:asciiTheme="majorHAnsi" w:hAnsiTheme="majorHAnsi"/>
                <w:sz w:val="18"/>
                <w:szCs w:val="18"/>
              </w:rPr>
            </w:pPr>
            <w:r>
              <w:rPr>
                <w:rFonts w:asciiTheme="majorHAnsi" w:eastAsia="Times New Roman" w:hAnsiTheme="majorHAnsi" w:cs="Times New Roman"/>
                <w:sz w:val="18"/>
                <w:szCs w:val="18"/>
              </w:rPr>
              <w:t>The Blacklist entities will be stored a tabular format with all the relevant fields populated as per the requirements.</w:t>
            </w:r>
          </w:p>
        </w:tc>
      </w:tr>
      <w:tr w:rsidR="00A927AF" w14:paraId="2F43E46E" w14:textId="77777777">
        <w:trPr>
          <w:trHeight w:val="465"/>
        </w:trPr>
        <w:tc>
          <w:tcPr>
            <w:tcW w:w="1336" w:type="dxa"/>
            <w:shd w:val="clear" w:color="auto" w:fill="auto"/>
          </w:tcPr>
          <w:p w14:paraId="71BDCABC" w14:textId="77777777" w:rsidR="00A927AF" w:rsidRDefault="00232925">
            <w:pPr>
              <w:spacing w:before="120" w:after="0" w:line="240" w:lineRule="auto"/>
              <w:contextualSpacing/>
              <w:jc w:val="both"/>
              <w:rPr>
                <w:rFonts w:ascii="Times New Roman" w:hAnsi="Times New Roman"/>
                <w:sz w:val="22"/>
                <w:szCs w:val="22"/>
              </w:rPr>
            </w:pPr>
            <w:r>
              <w:rPr>
                <w:rFonts w:asciiTheme="majorHAnsi" w:eastAsia="Times New Roman" w:hAnsiTheme="majorHAnsi" w:cs="Times New Roman"/>
                <w:sz w:val="18"/>
                <w:szCs w:val="18"/>
              </w:rPr>
              <w:t>RFDS-F5.1.2</w:t>
            </w:r>
          </w:p>
        </w:tc>
        <w:tc>
          <w:tcPr>
            <w:tcW w:w="7663" w:type="dxa"/>
            <w:shd w:val="clear" w:color="auto" w:fill="auto"/>
          </w:tcPr>
          <w:p w14:paraId="19178D27" w14:textId="77777777" w:rsidR="00A927AF" w:rsidRDefault="00232925">
            <w:pPr>
              <w:numPr>
                <w:ilvl w:val="0"/>
                <w:numId w:val="7"/>
              </w:numPr>
              <w:spacing w:after="0"/>
              <w:jc w:val="both"/>
              <w:rPr>
                <w:rFonts w:asciiTheme="majorHAnsi" w:hAnsiTheme="majorHAnsi"/>
                <w:sz w:val="18"/>
                <w:szCs w:val="18"/>
              </w:rPr>
            </w:pPr>
            <w:r>
              <w:rPr>
                <w:rFonts w:asciiTheme="majorHAnsi" w:eastAsia="Times New Roman" w:hAnsiTheme="majorHAnsi" w:cs="Times New Roman"/>
                <w:sz w:val="18"/>
                <w:szCs w:val="18"/>
              </w:rPr>
              <w:t xml:space="preserve">The users should be able to Create, Update, Delete (de-activate), view, search Blacklist Entities. </w:t>
            </w:r>
          </w:p>
          <w:p w14:paraId="378ED893" w14:textId="77777777" w:rsidR="00A927AF" w:rsidRDefault="00232925">
            <w:pPr>
              <w:numPr>
                <w:ilvl w:val="0"/>
                <w:numId w:val="7"/>
              </w:numPr>
              <w:spacing w:after="0"/>
              <w:jc w:val="both"/>
              <w:rPr>
                <w:rFonts w:asciiTheme="majorHAnsi" w:hAnsiTheme="majorHAnsi"/>
                <w:sz w:val="18"/>
                <w:szCs w:val="18"/>
              </w:rPr>
            </w:pPr>
            <w:r>
              <w:rPr>
                <w:rFonts w:asciiTheme="majorHAnsi" w:eastAsia="Times New Roman" w:hAnsiTheme="majorHAnsi" w:cs="Times New Roman"/>
                <w:sz w:val="18"/>
                <w:szCs w:val="18"/>
              </w:rPr>
              <w:t>The Blacklist entity data should be viewable in a standard Grid format and have search and filter capabilities.</w:t>
            </w:r>
          </w:p>
          <w:p w14:paraId="7E175D36" w14:textId="77777777" w:rsidR="00A927AF" w:rsidRDefault="00232925">
            <w:pPr>
              <w:numPr>
                <w:ilvl w:val="0"/>
                <w:numId w:val="7"/>
              </w:numPr>
              <w:spacing w:after="0"/>
              <w:jc w:val="both"/>
              <w:rPr>
                <w:rFonts w:asciiTheme="majorHAnsi" w:hAnsiTheme="majorHAnsi"/>
                <w:sz w:val="18"/>
                <w:szCs w:val="18"/>
              </w:rPr>
            </w:pPr>
            <w:r>
              <w:rPr>
                <w:rFonts w:asciiTheme="majorHAnsi" w:eastAsia="Times New Roman" w:hAnsiTheme="majorHAnsi" w:cs="Times New Roman"/>
                <w:sz w:val="18"/>
                <w:szCs w:val="18"/>
              </w:rPr>
              <w:t>The GUI should have a workflow to enable second level approval for all modifications.</w:t>
            </w:r>
          </w:p>
          <w:p w14:paraId="615FCA57" w14:textId="77777777" w:rsidR="00A927AF" w:rsidRDefault="00232925">
            <w:pPr>
              <w:numPr>
                <w:ilvl w:val="0"/>
                <w:numId w:val="7"/>
              </w:numPr>
              <w:spacing w:after="0"/>
              <w:jc w:val="both"/>
              <w:rPr>
                <w:rFonts w:asciiTheme="majorHAnsi" w:hAnsiTheme="majorHAnsi"/>
                <w:sz w:val="18"/>
                <w:szCs w:val="18"/>
              </w:rPr>
            </w:pPr>
            <w:r>
              <w:rPr>
                <w:rFonts w:asciiTheme="majorHAnsi" w:eastAsia="Times New Roman" w:hAnsiTheme="majorHAnsi" w:cs="Times New Roman"/>
                <w:sz w:val="18"/>
                <w:szCs w:val="18"/>
              </w:rPr>
              <w:t>RFDS scan results should be viewable on the GUI with drill down capabilities for details on the request payload from the Payment Engine</w:t>
            </w:r>
          </w:p>
          <w:p w14:paraId="32E250D6" w14:textId="77777777" w:rsidR="00A927AF" w:rsidRDefault="00232925">
            <w:pPr>
              <w:numPr>
                <w:ilvl w:val="0"/>
                <w:numId w:val="7"/>
              </w:numPr>
              <w:spacing w:after="0"/>
              <w:jc w:val="both"/>
              <w:rPr>
                <w:rFonts w:asciiTheme="majorHAnsi" w:hAnsiTheme="majorHAnsi"/>
                <w:sz w:val="18"/>
                <w:szCs w:val="18"/>
              </w:rPr>
            </w:pPr>
            <w:r>
              <w:rPr>
                <w:rFonts w:asciiTheme="majorHAnsi" w:eastAsia="Times New Roman" w:hAnsiTheme="majorHAnsi" w:cs="Times New Roman"/>
                <w:sz w:val="18"/>
                <w:szCs w:val="18"/>
              </w:rPr>
              <w:t xml:space="preserve">Users should be able to update/ modify weight assignments to the ‘relevant fields’ and also the </w:t>
            </w:r>
            <w:proofErr w:type="spellStart"/>
            <w:r>
              <w:rPr>
                <w:rFonts w:asciiTheme="majorHAnsi" w:eastAsia="Times New Roman" w:hAnsiTheme="majorHAnsi" w:cs="Times New Roman"/>
                <w:sz w:val="18"/>
                <w:szCs w:val="18"/>
              </w:rPr>
              <w:t>FraudScore</w:t>
            </w:r>
            <w:proofErr w:type="spellEnd"/>
            <w:r>
              <w:rPr>
                <w:rFonts w:asciiTheme="majorHAnsi" w:eastAsia="Times New Roman" w:hAnsiTheme="majorHAnsi" w:cs="Times New Roman"/>
                <w:sz w:val="18"/>
                <w:szCs w:val="18"/>
              </w:rPr>
              <w:t xml:space="preserve"> threshold value for reporting a ‘Hit”</w:t>
            </w:r>
          </w:p>
        </w:tc>
      </w:tr>
      <w:tr w:rsidR="00A927AF" w14:paraId="3BBFBEDB" w14:textId="77777777">
        <w:trPr>
          <w:trHeight w:val="465"/>
        </w:trPr>
        <w:tc>
          <w:tcPr>
            <w:tcW w:w="1336" w:type="dxa"/>
            <w:shd w:val="clear" w:color="auto" w:fill="auto"/>
          </w:tcPr>
          <w:p w14:paraId="5A9F1CC3" w14:textId="77777777" w:rsidR="00A927AF" w:rsidRDefault="00232925">
            <w:pPr>
              <w:spacing w:before="120" w:after="0" w:line="240" w:lineRule="auto"/>
              <w:contextualSpacing/>
              <w:jc w:val="both"/>
              <w:rPr>
                <w:rFonts w:ascii="Times New Roman" w:hAnsi="Times New Roman"/>
                <w:sz w:val="22"/>
                <w:szCs w:val="22"/>
              </w:rPr>
            </w:pPr>
            <w:r>
              <w:rPr>
                <w:rFonts w:asciiTheme="majorHAnsi" w:eastAsia="Times New Roman" w:hAnsiTheme="majorHAnsi" w:cs="Times New Roman"/>
                <w:sz w:val="18"/>
                <w:szCs w:val="18"/>
              </w:rPr>
              <w:t>RFDS-F5.1.3</w:t>
            </w:r>
          </w:p>
        </w:tc>
        <w:tc>
          <w:tcPr>
            <w:tcW w:w="7663" w:type="dxa"/>
            <w:shd w:val="clear" w:color="auto" w:fill="auto"/>
          </w:tcPr>
          <w:p w14:paraId="251F45A6" w14:textId="77777777" w:rsidR="00A927AF" w:rsidRDefault="00232925">
            <w:pPr>
              <w:numPr>
                <w:ilvl w:val="0"/>
                <w:numId w:val="7"/>
              </w:numPr>
              <w:spacing w:after="0"/>
              <w:jc w:val="both"/>
              <w:rPr>
                <w:rFonts w:asciiTheme="majorHAnsi" w:hAnsiTheme="majorHAnsi"/>
                <w:sz w:val="18"/>
                <w:szCs w:val="18"/>
              </w:rPr>
            </w:pPr>
            <w:r>
              <w:rPr>
                <w:rFonts w:asciiTheme="majorHAnsi" w:eastAsia="Times New Roman" w:hAnsiTheme="majorHAnsi" w:cs="Times New Roman"/>
                <w:sz w:val="18"/>
                <w:szCs w:val="18"/>
              </w:rPr>
              <w:t>Request Payload has all the relevant fields required as per the defined format</w:t>
            </w:r>
          </w:p>
        </w:tc>
      </w:tr>
      <w:tr w:rsidR="00A927AF" w14:paraId="663CBA11" w14:textId="77777777">
        <w:trPr>
          <w:trHeight w:val="465"/>
        </w:trPr>
        <w:tc>
          <w:tcPr>
            <w:tcW w:w="1336" w:type="dxa"/>
            <w:shd w:val="clear" w:color="auto" w:fill="auto"/>
          </w:tcPr>
          <w:p w14:paraId="4609B153" w14:textId="77777777" w:rsidR="00A927AF" w:rsidRDefault="00232925">
            <w:pPr>
              <w:spacing w:before="120" w:after="0" w:line="240" w:lineRule="auto"/>
              <w:contextualSpacing/>
              <w:jc w:val="both"/>
              <w:rPr>
                <w:rFonts w:ascii="Times New Roman" w:hAnsi="Times New Roman"/>
                <w:sz w:val="22"/>
                <w:szCs w:val="22"/>
              </w:rPr>
            </w:pPr>
            <w:r>
              <w:rPr>
                <w:rFonts w:asciiTheme="majorHAnsi" w:eastAsia="Times New Roman" w:hAnsiTheme="majorHAnsi" w:cs="Times New Roman"/>
                <w:sz w:val="18"/>
                <w:szCs w:val="18"/>
              </w:rPr>
              <w:t>RFDS-F5.1.4</w:t>
            </w:r>
          </w:p>
        </w:tc>
        <w:tc>
          <w:tcPr>
            <w:tcW w:w="7663" w:type="dxa"/>
            <w:shd w:val="clear" w:color="auto" w:fill="auto"/>
          </w:tcPr>
          <w:p w14:paraId="7CE487DA" w14:textId="77777777" w:rsidR="00A927AF" w:rsidRDefault="00232925">
            <w:pPr>
              <w:numPr>
                <w:ilvl w:val="0"/>
                <w:numId w:val="7"/>
              </w:numPr>
              <w:spacing w:after="0"/>
              <w:jc w:val="both"/>
              <w:rPr>
                <w:rFonts w:asciiTheme="majorHAnsi" w:hAnsiTheme="majorHAnsi"/>
                <w:sz w:val="18"/>
                <w:szCs w:val="18"/>
              </w:rPr>
            </w:pPr>
            <w:r>
              <w:rPr>
                <w:rFonts w:asciiTheme="majorHAnsi" w:eastAsia="Times New Roman" w:hAnsiTheme="majorHAnsi" w:cs="Times New Roman"/>
                <w:sz w:val="18"/>
                <w:szCs w:val="18"/>
              </w:rPr>
              <w:t>Response payload has all the relevant fields as per the defined format</w:t>
            </w:r>
          </w:p>
        </w:tc>
      </w:tr>
      <w:tr w:rsidR="00A927AF" w14:paraId="59D17B0D" w14:textId="77777777">
        <w:trPr>
          <w:trHeight w:val="465"/>
        </w:trPr>
        <w:tc>
          <w:tcPr>
            <w:tcW w:w="1336" w:type="dxa"/>
            <w:shd w:val="clear" w:color="auto" w:fill="auto"/>
          </w:tcPr>
          <w:p w14:paraId="42BB1264" w14:textId="77777777" w:rsidR="00A927AF" w:rsidRDefault="00232925">
            <w:pPr>
              <w:spacing w:before="120" w:after="0" w:line="240" w:lineRule="auto"/>
              <w:contextualSpacing/>
              <w:jc w:val="both"/>
              <w:rPr>
                <w:rFonts w:ascii="Times New Roman" w:hAnsi="Times New Roman"/>
                <w:sz w:val="22"/>
                <w:szCs w:val="22"/>
              </w:rPr>
            </w:pPr>
            <w:r>
              <w:rPr>
                <w:rFonts w:asciiTheme="majorHAnsi" w:eastAsia="Times New Roman" w:hAnsiTheme="majorHAnsi" w:cs="Times New Roman"/>
                <w:sz w:val="18"/>
                <w:szCs w:val="18"/>
              </w:rPr>
              <w:t>RFDS-F5.1.5</w:t>
            </w:r>
          </w:p>
        </w:tc>
        <w:tc>
          <w:tcPr>
            <w:tcW w:w="7663" w:type="dxa"/>
            <w:shd w:val="clear" w:color="auto" w:fill="auto"/>
          </w:tcPr>
          <w:p w14:paraId="1DBD559B" w14:textId="77777777" w:rsidR="00A927AF" w:rsidRDefault="00232925">
            <w:pPr>
              <w:numPr>
                <w:ilvl w:val="0"/>
                <w:numId w:val="7"/>
              </w:numPr>
              <w:spacing w:after="0"/>
              <w:jc w:val="both"/>
              <w:rPr>
                <w:rFonts w:asciiTheme="majorHAnsi" w:hAnsiTheme="majorHAnsi"/>
                <w:sz w:val="18"/>
                <w:szCs w:val="18"/>
              </w:rPr>
            </w:pPr>
            <w:r>
              <w:rPr>
                <w:rFonts w:asciiTheme="majorHAnsi" w:eastAsia="Times New Roman" w:hAnsiTheme="majorHAnsi" w:cs="Times New Roman"/>
                <w:sz w:val="18"/>
                <w:szCs w:val="18"/>
              </w:rPr>
              <w:t xml:space="preserve">RFDS will perform a fraud scan as per the methodology defined in the requirement. </w:t>
            </w:r>
          </w:p>
          <w:p w14:paraId="0389D588" w14:textId="77777777" w:rsidR="00A927AF" w:rsidRDefault="00232925">
            <w:pPr>
              <w:numPr>
                <w:ilvl w:val="0"/>
                <w:numId w:val="7"/>
              </w:numPr>
              <w:spacing w:after="0"/>
              <w:jc w:val="both"/>
              <w:rPr>
                <w:rFonts w:asciiTheme="majorHAnsi" w:hAnsiTheme="majorHAnsi"/>
                <w:sz w:val="18"/>
                <w:szCs w:val="18"/>
              </w:rPr>
            </w:pPr>
            <w:r>
              <w:rPr>
                <w:rFonts w:asciiTheme="majorHAnsi" w:eastAsia="Times New Roman" w:hAnsiTheme="majorHAnsi" w:cs="Times New Roman"/>
                <w:sz w:val="18"/>
                <w:szCs w:val="18"/>
              </w:rPr>
              <w:t xml:space="preserve">The result of the scan should have a “Hit” or “No Hit” determination based on the </w:t>
            </w:r>
            <w:proofErr w:type="spellStart"/>
            <w:r>
              <w:rPr>
                <w:rFonts w:asciiTheme="majorHAnsi" w:eastAsia="Times New Roman" w:hAnsiTheme="majorHAnsi" w:cs="Times New Roman"/>
                <w:sz w:val="18"/>
                <w:szCs w:val="18"/>
              </w:rPr>
              <w:t>FraudScore</w:t>
            </w:r>
            <w:proofErr w:type="spellEnd"/>
            <w:r>
              <w:rPr>
                <w:rFonts w:asciiTheme="majorHAnsi" w:eastAsia="Times New Roman" w:hAnsiTheme="majorHAnsi" w:cs="Times New Roman"/>
                <w:sz w:val="18"/>
                <w:szCs w:val="18"/>
              </w:rPr>
              <w:t xml:space="preserve"> generated</w:t>
            </w:r>
          </w:p>
        </w:tc>
      </w:tr>
      <w:tr w:rsidR="00A927AF" w14:paraId="6034B701" w14:textId="77777777">
        <w:trPr>
          <w:trHeight w:val="465"/>
        </w:trPr>
        <w:tc>
          <w:tcPr>
            <w:tcW w:w="1336" w:type="dxa"/>
            <w:shd w:val="clear" w:color="auto" w:fill="auto"/>
          </w:tcPr>
          <w:p w14:paraId="546A87D9" w14:textId="77777777" w:rsidR="00A927AF" w:rsidRDefault="00232925">
            <w:pPr>
              <w:spacing w:before="120" w:after="0" w:line="240" w:lineRule="auto"/>
              <w:contextualSpacing/>
              <w:jc w:val="both"/>
              <w:rPr>
                <w:rFonts w:ascii="Times New Roman" w:hAnsi="Times New Roman"/>
                <w:sz w:val="22"/>
                <w:szCs w:val="22"/>
              </w:rPr>
            </w:pPr>
            <w:r>
              <w:rPr>
                <w:rFonts w:asciiTheme="majorHAnsi" w:eastAsia="Times New Roman" w:hAnsiTheme="majorHAnsi" w:cs="Times New Roman"/>
                <w:sz w:val="18"/>
                <w:szCs w:val="18"/>
              </w:rPr>
              <w:t>RFDS-F5.1.6</w:t>
            </w:r>
          </w:p>
        </w:tc>
        <w:tc>
          <w:tcPr>
            <w:tcW w:w="7663" w:type="dxa"/>
            <w:shd w:val="clear" w:color="auto" w:fill="auto"/>
          </w:tcPr>
          <w:p w14:paraId="15EA7FC7" w14:textId="77777777" w:rsidR="00A927AF" w:rsidRDefault="00232925">
            <w:pPr>
              <w:numPr>
                <w:ilvl w:val="0"/>
                <w:numId w:val="7"/>
              </w:numPr>
              <w:spacing w:after="0"/>
              <w:jc w:val="both"/>
              <w:rPr>
                <w:rFonts w:asciiTheme="majorHAnsi" w:hAnsiTheme="majorHAnsi"/>
                <w:sz w:val="18"/>
                <w:szCs w:val="18"/>
              </w:rPr>
            </w:pPr>
            <w:r>
              <w:rPr>
                <w:rFonts w:asciiTheme="majorHAnsi" w:eastAsia="Times New Roman" w:hAnsiTheme="majorHAnsi" w:cs="Times New Roman"/>
                <w:sz w:val="18"/>
                <w:szCs w:val="18"/>
              </w:rPr>
              <w:t>Payment Engine is able to correctly process the response back and either hold the transaction for manual review or mark it as complete for fraud check and move it to the next stage of processing.</w:t>
            </w:r>
          </w:p>
        </w:tc>
      </w:tr>
    </w:tbl>
    <w:p w14:paraId="615D86AA" w14:textId="77777777" w:rsidR="00A927AF" w:rsidRDefault="00A927AF">
      <w:pPr>
        <w:jc w:val="both"/>
        <w:rPr>
          <w:rFonts w:asciiTheme="majorHAnsi" w:hAnsiTheme="majorHAnsi"/>
          <w:sz w:val="18"/>
          <w:szCs w:val="18"/>
        </w:rPr>
      </w:pPr>
    </w:p>
    <w:p w14:paraId="5C0417C6" w14:textId="77777777" w:rsidR="00A927AF" w:rsidRDefault="00A927AF">
      <w:pPr>
        <w:jc w:val="both"/>
        <w:rPr>
          <w:rFonts w:asciiTheme="majorHAnsi" w:hAnsiTheme="majorHAnsi"/>
          <w:sz w:val="18"/>
          <w:szCs w:val="18"/>
        </w:rPr>
      </w:pPr>
    </w:p>
    <w:p w14:paraId="2410F5FA" w14:textId="77777777" w:rsidR="00A927AF" w:rsidRDefault="00A927AF">
      <w:pPr>
        <w:jc w:val="both"/>
        <w:rPr>
          <w:rFonts w:asciiTheme="majorHAnsi" w:hAnsiTheme="majorHAnsi"/>
          <w:sz w:val="18"/>
          <w:szCs w:val="18"/>
        </w:rPr>
      </w:pPr>
    </w:p>
    <w:p w14:paraId="39B932A4" w14:textId="77777777" w:rsidR="00A927AF" w:rsidRDefault="00A927AF">
      <w:pPr>
        <w:jc w:val="both"/>
        <w:rPr>
          <w:rFonts w:asciiTheme="majorHAnsi" w:hAnsiTheme="majorHAnsi"/>
          <w:sz w:val="18"/>
          <w:szCs w:val="18"/>
        </w:rPr>
      </w:pPr>
    </w:p>
    <w:p w14:paraId="10D8879C" w14:textId="77777777" w:rsidR="00A927AF" w:rsidRDefault="00A927AF">
      <w:pPr>
        <w:jc w:val="both"/>
        <w:rPr>
          <w:rFonts w:asciiTheme="majorHAnsi" w:hAnsiTheme="majorHAnsi"/>
          <w:sz w:val="18"/>
          <w:szCs w:val="18"/>
        </w:rPr>
      </w:pPr>
    </w:p>
    <w:p w14:paraId="5DD730D4" w14:textId="77777777" w:rsidR="00A927AF" w:rsidRDefault="00A927AF">
      <w:pPr>
        <w:jc w:val="both"/>
        <w:rPr>
          <w:rFonts w:asciiTheme="majorHAnsi" w:hAnsiTheme="majorHAnsi"/>
          <w:sz w:val="18"/>
          <w:szCs w:val="18"/>
        </w:rPr>
      </w:pPr>
    </w:p>
    <w:p w14:paraId="237927F5" w14:textId="77777777" w:rsidR="00A927AF" w:rsidRDefault="00A927AF">
      <w:pPr>
        <w:jc w:val="both"/>
      </w:pPr>
    </w:p>
    <w:p w14:paraId="79FEADE7" w14:textId="77777777" w:rsidR="00A927AF" w:rsidRDefault="00A927AF">
      <w:pPr>
        <w:jc w:val="both"/>
      </w:pPr>
    </w:p>
    <w:p w14:paraId="3A627732" w14:textId="77777777" w:rsidR="00A927AF" w:rsidRDefault="00A927AF">
      <w:pPr>
        <w:jc w:val="both"/>
      </w:pPr>
    </w:p>
    <w:p w14:paraId="6E8391CD" w14:textId="77777777" w:rsidR="00A927AF" w:rsidRDefault="00232925">
      <w:pPr>
        <w:jc w:val="both"/>
      </w:pPr>
      <w:r>
        <w:br w:type="page"/>
      </w:r>
    </w:p>
    <w:p w14:paraId="487D611B" w14:textId="77777777" w:rsidR="00A927AF" w:rsidRDefault="00A927AF">
      <w:pPr>
        <w:jc w:val="both"/>
      </w:pPr>
    </w:p>
    <w:p w14:paraId="0D031790" w14:textId="77777777" w:rsidR="00A927AF" w:rsidRDefault="00232925">
      <w:pPr>
        <w:pStyle w:val="Heading1"/>
        <w:keepLines w:val="0"/>
        <w:numPr>
          <w:ilvl w:val="0"/>
          <w:numId w:val="2"/>
        </w:numPr>
        <w:spacing w:before="120" w:after="0"/>
        <w:jc w:val="both"/>
        <w:rPr>
          <w:rFonts w:cs="Arial"/>
        </w:rPr>
      </w:pPr>
      <w:bookmarkStart w:id="634" w:name="_Toc519866155"/>
      <w:bookmarkStart w:id="635" w:name="_Toc434950061"/>
      <w:r>
        <w:rPr>
          <w:rFonts w:cs="Arial"/>
        </w:rPr>
        <w:t>Performance Characteristics and Requirements</w:t>
      </w:r>
      <w:bookmarkEnd w:id="634"/>
      <w:bookmarkEnd w:id="635"/>
    </w:p>
    <w:p w14:paraId="4AAB9F1E" w14:textId="77777777" w:rsidR="00A927AF" w:rsidRDefault="00A927AF">
      <w:pPr>
        <w:pStyle w:val="BodyText2"/>
        <w:jc w:val="both"/>
        <w:rPr>
          <w:rFonts w:asciiTheme="majorHAnsi" w:hAnsiTheme="majorHAnsi" w:cs="Arial"/>
          <w:color w:val="00000A"/>
        </w:rPr>
      </w:pPr>
    </w:p>
    <w:tbl>
      <w:tblPr>
        <w:tblW w:w="9450" w:type="dxa"/>
        <w:tblInd w:w="3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30" w:type="dxa"/>
          <w:right w:w="30" w:type="dxa"/>
        </w:tblCellMar>
        <w:tblLook w:val="0000" w:firstRow="0" w:lastRow="0" w:firstColumn="0" w:lastColumn="0" w:noHBand="0" w:noVBand="0"/>
      </w:tblPr>
      <w:tblGrid>
        <w:gridCol w:w="6090"/>
        <w:gridCol w:w="3360"/>
      </w:tblGrid>
      <w:tr w:rsidR="00A927AF" w14:paraId="0E6A429C" w14:textId="77777777">
        <w:trPr>
          <w:cantSplit/>
          <w:trHeight w:val="694"/>
        </w:trPr>
        <w:tc>
          <w:tcPr>
            <w:tcW w:w="6089" w:type="dxa"/>
            <w:tcBorders>
              <w:top w:val="single" w:sz="4" w:space="0" w:color="00000A"/>
              <w:left w:val="single" w:sz="4" w:space="0" w:color="00000A"/>
              <w:bottom w:val="single" w:sz="4" w:space="0" w:color="00000A"/>
              <w:right w:val="single" w:sz="4" w:space="0" w:color="00000A"/>
            </w:tcBorders>
            <w:shd w:val="clear" w:color="auto" w:fill="auto"/>
            <w:vAlign w:val="center"/>
          </w:tcPr>
          <w:p w14:paraId="35041765" w14:textId="77777777" w:rsidR="00A927AF" w:rsidRDefault="00232925">
            <w:pPr>
              <w:jc w:val="both"/>
              <w:rPr>
                <w:rFonts w:asciiTheme="majorHAnsi" w:hAnsiTheme="majorHAnsi" w:cs="Arial"/>
                <w:szCs w:val="22"/>
              </w:rPr>
            </w:pPr>
            <w:r>
              <w:rPr>
                <w:rFonts w:asciiTheme="majorHAnsi" w:hAnsiTheme="majorHAnsi" w:cs="Arial"/>
                <w:szCs w:val="22"/>
              </w:rPr>
              <w:t>Interface behavioral characteristics.</w:t>
            </w:r>
          </w:p>
          <w:p w14:paraId="79023AD4" w14:textId="77777777" w:rsidR="00A927AF" w:rsidRDefault="00232925">
            <w:pPr>
              <w:jc w:val="both"/>
              <w:rPr>
                <w:rFonts w:asciiTheme="majorHAnsi" w:hAnsiTheme="majorHAnsi" w:cs="Arial"/>
                <w:szCs w:val="22"/>
              </w:rPr>
            </w:pPr>
            <w:r>
              <w:rPr>
                <w:rFonts w:asciiTheme="majorHAnsi" w:hAnsiTheme="majorHAnsi" w:cs="Arial"/>
                <w:szCs w:val="22"/>
              </w:rPr>
              <w:t xml:space="preserve">Please check all of the Interface behavioral characteristics that apply from the list below.   </w:t>
            </w:r>
          </w:p>
        </w:tc>
        <w:tc>
          <w:tcPr>
            <w:tcW w:w="3360" w:type="dxa"/>
            <w:tcBorders>
              <w:top w:val="single" w:sz="4" w:space="0" w:color="00000A"/>
              <w:left w:val="single" w:sz="4" w:space="0" w:color="00000A"/>
              <w:bottom w:val="single" w:sz="4" w:space="0" w:color="00000A"/>
              <w:right w:val="single" w:sz="4" w:space="0" w:color="00000A"/>
            </w:tcBorders>
            <w:shd w:val="clear" w:color="auto" w:fill="auto"/>
            <w:vAlign w:val="center"/>
          </w:tcPr>
          <w:p w14:paraId="6597DF9C" w14:textId="77777777" w:rsidR="00A927AF" w:rsidRDefault="00232925">
            <w:pPr>
              <w:jc w:val="both"/>
              <w:rPr>
                <w:rFonts w:asciiTheme="majorHAnsi" w:hAnsiTheme="majorHAnsi" w:cs="Arial"/>
                <w:szCs w:val="22"/>
              </w:rPr>
            </w:pPr>
            <w:r>
              <w:rPr>
                <w:rFonts w:asciiTheme="majorHAnsi" w:hAnsiTheme="majorHAnsi" w:cs="Arial"/>
                <w:szCs w:val="22"/>
              </w:rPr>
              <w:t xml:space="preserve">Place "X" beside each item that applies </w:t>
            </w:r>
          </w:p>
        </w:tc>
      </w:tr>
      <w:tr w:rsidR="00A927AF" w14:paraId="558D14F2" w14:textId="77777777">
        <w:trPr>
          <w:cantSplit/>
          <w:trHeight w:val="230"/>
        </w:trPr>
        <w:tc>
          <w:tcPr>
            <w:tcW w:w="6089" w:type="dxa"/>
            <w:tcBorders>
              <w:top w:val="single" w:sz="4" w:space="0" w:color="00000A"/>
              <w:left w:val="single" w:sz="4" w:space="0" w:color="00000A"/>
              <w:bottom w:val="single" w:sz="4" w:space="0" w:color="00000A"/>
              <w:right w:val="single" w:sz="4" w:space="0" w:color="00000A"/>
            </w:tcBorders>
            <w:shd w:val="clear" w:color="auto" w:fill="auto"/>
            <w:vAlign w:val="center"/>
          </w:tcPr>
          <w:p w14:paraId="1D8A1378" w14:textId="77777777" w:rsidR="00A927AF" w:rsidRDefault="00232925">
            <w:pPr>
              <w:jc w:val="both"/>
              <w:rPr>
                <w:rFonts w:asciiTheme="majorHAnsi" w:hAnsiTheme="majorHAnsi" w:cs="Arial"/>
                <w:szCs w:val="22"/>
              </w:rPr>
            </w:pPr>
            <w:r>
              <w:rPr>
                <w:rFonts w:asciiTheme="majorHAnsi" w:hAnsiTheme="majorHAnsi" w:cs="Arial"/>
                <w:szCs w:val="22"/>
              </w:rPr>
              <w:t>User Interaction</w:t>
            </w:r>
          </w:p>
        </w:tc>
        <w:tc>
          <w:tcPr>
            <w:tcW w:w="3360" w:type="dxa"/>
            <w:tcBorders>
              <w:top w:val="single" w:sz="4" w:space="0" w:color="00000A"/>
              <w:left w:val="single" w:sz="4" w:space="0" w:color="00000A"/>
              <w:bottom w:val="single" w:sz="4" w:space="0" w:color="00000A"/>
              <w:right w:val="single" w:sz="4" w:space="0" w:color="00000A"/>
            </w:tcBorders>
            <w:shd w:val="clear" w:color="auto" w:fill="auto"/>
            <w:vAlign w:val="center"/>
          </w:tcPr>
          <w:p w14:paraId="5519B04B" w14:textId="77777777" w:rsidR="00A927AF" w:rsidRDefault="00232925">
            <w:pPr>
              <w:jc w:val="both"/>
              <w:rPr>
                <w:rFonts w:asciiTheme="majorHAnsi" w:hAnsiTheme="majorHAnsi" w:cs="Arial"/>
                <w:szCs w:val="22"/>
              </w:rPr>
            </w:pPr>
            <w:r>
              <w:rPr>
                <w:rFonts w:asciiTheme="majorHAnsi" w:hAnsiTheme="majorHAnsi" w:cs="Arial"/>
                <w:szCs w:val="22"/>
              </w:rPr>
              <w:t>X</w:t>
            </w:r>
          </w:p>
        </w:tc>
      </w:tr>
      <w:tr w:rsidR="00A927AF" w14:paraId="70BF848A" w14:textId="77777777">
        <w:trPr>
          <w:cantSplit/>
          <w:trHeight w:val="230"/>
        </w:trPr>
        <w:tc>
          <w:tcPr>
            <w:tcW w:w="6089" w:type="dxa"/>
            <w:tcBorders>
              <w:top w:val="single" w:sz="4" w:space="0" w:color="00000A"/>
              <w:left w:val="single" w:sz="4" w:space="0" w:color="00000A"/>
              <w:bottom w:val="single" w:sz="4" w:space="0" w:color="00000A"/>
              <w:right w:val="single" w:sz="4" w:space="0" w:color="00000A"/>
            </w:tcBorders>
            <w:shd w:val="clear" w:color="auto" w:fill="auto"/>
            <w:vAlign w:val="center"/>
          </w:tcPr>
          <w:p w14:paraId="206970BE" w14:textId="77777777" w:rsidR="00A927AF" w:rsidRDefault="00232925">
            <w:pPr>
              <w:jc w:val="both"/>
              <w:rPr>
                <w:rFonts w:asciiTheme="majorHAnsi" w:hAnsiTheme="majorHAnsi" w:cs="Arial"/>
                <w:szCs w:val="22"/>
              </w:rPr>
            </w:pPr>
            <w:r>
              <w:rPr>
                <w:rFonts w:asciiTheme="majorHAnsi" w:hAnsiTheme="majorHAnsi" w:cs="Arial"/>
                <w:szCs w:val="22"/>
              </w:rPr>
              <w:t>Batch cycle</w:t>
            </w:r>
          </w:p>
        </w:tc>
        <w:tc>
          <w:tcPr>
            <w:tcW w:w="3360" w:type="dxa"/>
            <w:tcBorders>
              <w:top w:val="single" w:sz="4" w:space="0" w:color="00000A"/>
              <w:left w:val="single" w:sz="4" w:space="0" w:color="00000A"/>
              <w:bottom w:val="single" w:sz="4" w:space="0" w:color="00000A"/>
              <w:right w:val="single" w:sz="4" w:space="0" w:color="00000A"/>
            </w:tcBorders>
            <w:shd w:val="clear" w:color="auto" w:fill="auto"/>
            <w:vAlign w:val="center"/>
          </w:tcPr>
          <w:p w14:paraId="0816E0EC" w14:textId="77777777" w:rsidR="00A927AF" w:rsidRDefault="00A927AF">
            <w:pPr>
              <w:jc w:val="both"/>
              <w:rPr>
                <w:rFonts w:asciiTheme="majorHAnsi" w:hAnsiTheme="majorHAnsi" w:cs="Arial"/>
                <w:szCs w:val="22"/>
              </w:rPr>
            </w:pPr>
          </w:p>
        </w:tc>
      </w:tr>
      <w:tr w:rsidR="00A927AF" w14:paraId="44C7760B" w14:textId="77777777">
        <w:trPr>
          <w:cantSplit/>
          <w:trHeight w:val="230"/>
        </w:trPr>
        <w:tc>
          <w:tcPr>
            <w:tcW w:w="6089" w:type="dxa"/>
            <w:tcBorders>
              <w:top w:val="single" w:sz="4" w:space="0" w:color="00000A"/>
              <w:left w:val="single" w:sz="4" w:space="0" w:color="00000A"/>
              <w:bottom w:val="single" w:sz="4" w:space="0" w:color="00000A"/>
              <w:right w:val="single" w:sz="4" w:space="0" w:color="00000A"/>
            </w:tcBorders>
            <w:shd w:val="clear" w:color="auto" w:fill="auto"/>
            <w:vAlign w:val="center"/>
          </w:tcPr>
          <w:p w14:paraId="7E4C94EB" w14:textId="77777777" w:rsidR="00A927AF" w:rsidRDefault="00232925">
            <w:pPr>
              <w:jc w:val="both"/>
              <w:rPr>
                <w:rFonts w:asciiTheme="majorHAnsi" w:hAnsiTheme="majorHAnsi" w:cs="Arial"/>
                <w:szCs w:val="22"/>
              </w:rPr>
            </w:pPr>
            <w:r>
              <w:rPr>
                <w:rFonts w:asciiTheme="majorHAnsi" w:hAnsiTheme="majorHAnsi" w:cs="Arial"/>
                <w:szCs w:val="22"/>
              </w:rPr>
              <w:t xml:space="preserve">Triggered events </w:t>
            </w:r>
          </w:p>
        </w:tc>
        <w:tc>
          <w:tcPr>
            <w:tcW w:w="3360" w:type="dxa"/>
            <w:tcBorders>
              <w:top w:val="single" w:sz="4" w:space="0" w:color="00000A"/>
              <w:left w:val="single" w:sz="4" w:space="0" w:color="00000A"/>
              <w:bottom w:val="single" w:sz="4" w:space="0" w:color="00000A"/>
              <w:right w:val="single" w:sz="4" w:space="0" w:color="00000A"/>
            </w:tcBorders>
            <w:shd w:val="clear" w:color="auto" w:fill="auto"/>
            <w:vAlign w:val="center"/>
          </w:tcPr>
          <w:p w14:paraId="5AFA0610" w14:textId="77777777" w:rsidR="00A927AF" w:rsidRDefault="00232925">
            <w:pPr>
              <w:jc w:val="both"/>
              <w:rPr>
                <w:rFonts w:asciiTheme="majorHAnsi" w:hAnsiTheme="majorHAnsi" w:cs="Arial"/>
                <w:szCs w:val="22"/>
              </w:rPr>
            </w:pPr>
            <w:r>
              <w:rPr>
                <w:rFonts w:asciiTheme="majorHAnsi" w:hAnsiTheme="majorHAnsi" w:cs="Arial"/>
                <w:szCs w:val="22"/>
              </w:rPr>
              <w:t>X</w:t>
            </w:r>
          </w:p>
        </w:tc>
      </w:tr>
    </w:tbl>
    <w:p w14:paraId="330862DB" w14:textId="77777777" w:rsidR="00A927AF" w:rsidRDefault="00A927AF">
      <w:pPr>
        <w:jc w:val="both"/>
        <w:rPr>
          <w:rFonts w:asciiTheme="majorHAnsi" w:hAnsiTheme="majorHAnsi" w:cs="Arial"/>
          <w:szCs w:val="22"/>
        </w:rPr>
      </w:pPr>
    </w:p>
    <w:tbl>
      <w:tblPr>
        <w:tblW w:w="9450" w:type="dxa"/>
        <w:tblInd w:w="30" w:type="dxa"/>
        <w:tblBorders>
          <w:top w:val="single" w:sz="6" w:space="0" w:color="00000A"/>
          <w:left w:val="single" w:sz="6" w:space="0" w:color="00000A"/>
          <w:bottom w:val="single" w:sz="4" w:space="0" w:color="00000A"/>
          <w:right w:val="single" w:sz="6" w:space="0" w:color="00000A"/>
          <w:insideH w:val="single" w:sz="4" w:space="0" w:color="00000A"/>
          <w:insideV w:val="single" w:sz="6" w:space="0" w:color="00000A"/>
        </w:tblBorders>
        <w:tblCellMar>
          <w:left w:w="29" w:type="dxa"/>
          <w:right w:w="30" w:type="dxa"/>
        </w:tblCellMar>
        <w:tblLook w:val="0000" w:firstRow="0" w:lastRow="0" w:firstColumn="0" w:lastColumn="0" w:noHBand="0" w:noVBand="0"/>
      </w:tblPr>
      <w:tblGrid>
        <w:gridCol w:w="6090"/>
        <w:gridCol w:w="3360"/>
      </w:tblGrid>
      <w:tr w:rsidR="00A927AF" w14:paraId="19C26222" w14:textId="77777777">
        <w:trPr>
          <w:cantSplit/>
          <w:trHeight w:val="461"/>
        </w:trPr>
        <w:tc>
          <w:tcPr>
            <w:tcW w:w="6089" w:type="dxa"/>
            <w:tcBorders>
              <w:top w:val="single" w:sz="6" w:space="0" w:color="00000A"/>
              <w:left w:val="single" w:sz="6" w:space="0" w:color="00000A"/>
              <w:bottom w:val="single" w:sz="4" w:space="0" w:color="00000A"/>
              <w:right w:val="single" w:sz="6" w:space="0" w:color="00000A"/>
            </w:tcBorders>
            <w:shd w:val="clear" w:color="auto" w:fill="auto"/>
          </w:tcPr>
          <w:p w14:paraId="63C543BF" w14:textId="77777777" w:rsidR="00A927AF" w:rsidRDefault="00232925">
            <w:pPr>
              <w:jc w:val="both"/>
              <w:rPr>
                <w:rFonts w:asciiTheme="majorHAnsi" w:hAnsiTheme="majorHAnsi" w:cs="Arial"/>
                <w:szCs w:val="22"/>
              </w:rPr>
            </w:pPr>
            <w:r>
              <w:rPr>
                <w:rFonts w:asciiTheme="majorHAnsi" w:hAnsiTheme="majorHAnsi" w:cs="Arial"/>
                <w:szCs w:val="22"/>
              </w:rPr>
              <w:t>Performance requirements – Online.</w:t>
            </w:r>
          </w:p>
          <w:p w14:paraId="21C4EE93" w14:textId="77777777" w:rsidR="00A927AF" w:rsidRDefault="00232925">
            <w:pPr>
              <w:jc w:val="both"/>
              <w:rPr>
                <w:rFonts w:asciiTheme="majorHAnsi" w:hAnsiTheme="majorHAnsi" w:cs="Arial"/>
                <w:szCs w:val="22"/>
              </w:rPr>
            </w:pPr>
            <w:r>
              <w:rPr>
                <w:rFonts w:asciiTheme="majorHAnsi" w:hAnsiTheme="majorHAnsi" w:cs="Arial"/>
                <w:szCs w:val="22"/>
              </w:rPr>
              <w:t xml:space="preserve">What is the average end user response time that your application/system will require? </w:t>
            </w:r>
          </w:p>
        </w:tc>
        <w:tc>
          <w:tcPr>
            <w:tcW w:w="3360" w:type="dxa"/>
            <w:tcBorders>
              <w:top w:val="single" w:sz="6" w:space="0" w:color="00000A"/>
              <w:left w:val="single" w:sz="6" w:space="0" w:color="00000A"/>
              <w:bottom w:val="single" w:sz="4" w:space="0" w:color="00000A"/>
              <w:right w:val="single" w:sz="6" w:space="0" w:color="00000A"/>
            </w:tcBorders>
            <w:shd w:val="clear" w:color="auto" w:fill="auto"/>
          </w:tcPr>
          <w:p w14:paraId="1B013E5E" w14:textId="77777777" w:rsidR="00A927AF" w:rsidRDefault="00232925">
            <w:pPr>
              <w:jc w:val="both"/>
              <w:rPr>
                <w:rFonts w:asciiTheme="majorHAnsi" w:hAnsiTheme="majorHAnsi" w:cs="Arial"/>
                <w:szCs w:val="22"/>
              </w:rPr>
            </w:pPr>
            <w:r>
              <w:rPr>
                <w:rFonts w:asciiTheme="majorHAnsi" w:hAnsiTheme="majorHAnsi" w:cs="Arial"/>
                <w:szCs w:val="22"/>
              </w:rPr>
              <w:t>Place "X" beside the item that applies</w:t>
            </w:r>
          </w:p>
        </w:tc>
      </w:tr>
      <w:tr w:rsidR="00A927AF" w14:paraId="74AF2BCE" w14:textId="77777777">
        <w:trPr>
          <w:cantSplit/>
          <w:trHeight w:val="245"/>
        </w:trPr>
        <w:tc>
          <w:tcPr>
            <w:tcW w:w="6089" w:type="dxa"/>
            <w:tcBorders>
              <w:top w:val="single" w:sz="4" w:space="0" w:color="00000A"/>
              <w:left w:val="single" w:sz="4" w:space="0" w:color="00000A"/>
              <w:bottom w:val="single" w:sz="4" w:space="0" w:color="00000A"/>
              <w:right w:val="single" w:sz="4" w:space="0" w:color="00000A"/>
            </w:tcBorders>
            <w:shd w:val="clear" w:color="auto" w:fill="auto"/>
          </w:tcPr>
          <w:p w14:paraId="513B7EDA" w14:textId="77777777" w:rsidR="00A927AF" w:rsidRDefault="00232925">
            <w:pPr>
              <w:jc w:val="both"/>
              <w:rPr>
                <w:rFonts w:asciiTheme="majorHAnsi" w:hAnsiTheme="majorHAnsi" w:cs="Arial"/>
                <w:szCs w:val="22"/>
              </w:rPr>
            </w:pPr>
            <w:r>
              <w:rPr>
                <w:rFonts w:asciiTheme="majorHAnsi" w:hAnsiTheme="majorHAnsi" w:cs="Arial"/>
                <w:szCs w:val="22"/>
              </w:rPr>
              <w:t>High (sub-second)</w:t>
            </w:r>
          </w:p>
        </w:tc>
        <w:tc>
          <w:tcPr>
            <w:tcW w:w="3360" w:type="dxa"/>
            <w:tcBorders>
              <w:top w:val="single" w:sz="4" w:space="0" w:color="00000A"/>
              <w:left w:val="single" w:sz="4" w:space="0" w:color="00000A"/>
              <w:bottom w:val="single" w:sz="4" w:space="0" w:color="00000A"/>
              <w:right w:val="single" w:sz="4" w:space="0" w:color="00000A"/>
            </w:tcBorders>
            <w:shd w:val="clear" w:color="auto" w:fill="auto"/>
          </w:tcPr>
          <w:p w14:paraId="727E5C7D" w14:textId="77777777" w:rsidR="00A927AF" w:rsidRDefault="00232925">
            <w:pPr>
              <w:jc w:val="both"/>
              <w:rPr>
                <w:rFonts w:asciiTheme="majorHAnsi" w:hAnsiTheme="majorHAnsi" w:cs="Arial"/>
                <w:szCs w:val="22"/>
              </w:rPr>
            </w:pPr>
            <w:r>
              <w:rPr>
                <w:rFonts w:asciiTheme="majorHAnsi" w:hAnsiTheme="majorHAnsi" w:cs="Arial"/>
                <w:szCs w:val="22"/>
              </w:rPr>
              <w:t>X [Max cycle time of 100ms (from Request receipt to response sent)]</w:t>
            </w:r>
          </w:p>
        </w:tc>
      </w:tr>
      <w:tr w:rsidR="00A927AF" w14:paraId="1DED7EDC" w14:textId="77777777">
        <w:trPr>
          <w:cantSplit/>
          <w:trHeight w:val="230"/>
        </w:trPr>
        <w:tc>
          <w:tcPr>
            <w:tcW w:w="6089" w:type="dxa"/>
            <w:tcBorders>
              <w:top w:val="single" w:sz="4" w:space="0" w:color="00000A"/>
              <w:left w:val="single" w:sz="4" w:space="0" w:color="00000A"/>
              <w:bottom w:val="single" w:sz="4" w:space="0" w:color="00000A"/>
              <w:right w:val="single" w:sz="4" w:space="0" w:color="00000A"/>
            </w:tcBorders>
            <w:shd w:val="clear" w:color="auto" w:fill="auto"/>
          </w:tcPr>
          <w:p w14:paraId="7F307C89" w14:textId="77777777" w:rsidR="00A927AF" w:rsidRDefault="00232925">
            <w:pPr>
              <w:jc w:val="both"/>
              <w:rPr>
                <w:rFonts w:asciiTheme="majorHAnsi" w:hAnsiTheme="majorHAnsi" w:cs="Arial"/>
                <w:szCs w:val="22"/>
              </w:rPr>
            </w:pPr>
            <w:r>
              <w:rPr>
                <w:rFonts w:asciiTheme="majorHAnsi" w:hAnsiTheme="majorHAnsi" w:cs="Arial"/>
                <w:szCs w:val="22"/>
              </w:rPr>
              <w:t>Medium (seconds)</w:t>
            </w:r>
          </w:p>
        </w:tc>
        <w:tc>
          <w:tcPr>
            <w:tcW w:w="3360" w:type="dxa"/>
            <w:tcBorders>
              <w:top w:val="single" w:sz="4" w:space="0" w:color="00000A"/>
              <w:left w:val="single" w:sz="4" w:space="0" w:color="00000A"/>
              <w:bottom w:val="single" w:sz="4" w:space="0" w:color="00000A"/>
              <w:right w:val="single" w:sz="4" w:space="0" w:color="00000A"/>
            </w:tcBorders>
            <w:shd w:val="clear" w:color="auto" w:fill="auto"/>
          </w:tcPr>
          <w:p w14:paraId="022699F8" w14:textId="77777777" w:rsidR="00A927AF" w:rsidRDefault="00A927AF">
            <w:pPr>
              <w:jc w:val="both"/>
              <w:rPr>
                <w:rFonts w:asciiTheme="majorHAnsi" w:hAnsiTheme="majorHAnsi" w:cs="Arial"/>
                <w:szCs w:val="22"/>
              </w:rPr>
            </w:pPr>
          </w:p>
        </w:tc>
      </w:tr>
      <w:tr w:rsidR="00A927AF" w14:paraId="53FE6200" w14:textId="77777777">
        <w:trPr>
          <w:cantSplit/>
          <w:trHeight w:val="230"/>
        </w:trPr>
        <w:tc>
          <w:tcPr>
            <w:tcW w:w="6089" w:type="dxa"/>
            <w:tcBorders>
              <w:top w:val="single" w:sz="4" w:space="0" w:color="00000A"/>
              <w:left w:val="single" w:sz="4" w:space="0" w:color="00000A"/>
              <w:bottom w:val="single" w:sz="4" w:space="0" w:color="00000A"/>
              <w:right w:val="single" w:sz="4" w:space="0" w:color="00000A"/>
            </w:tcBorders>
            <w:shd w:val="clear" w:color="auto" w:fill="auto"/>
          </w:tcPr>
          <w:p w14:paraId="3B288781" w14:textId="77777777" w:rsidR="00A927AF" w:rsidRDefault="00232925">
            <w:pPr>
              <w:jc w:val="both"/>
              <w:rPr>
                <w:rFonts w:asciiTheme="majorHAnsi" w:hAnsiTheme="majorHAnsi" w:cs="Arial"/>
                <w:szCs w:val="22"/>
              </w:rPr>
            </w:pPr>
            <w:r>
              <w:rPr>
                <w:rFonts w:asciiTheme="majorHAnsi" w:hAnsiTheme="majorHAnsi" w:cs="Arial"/>
                <w:szCs w:val="22"/>
              </w:rPr>
              <w:t>Low (variable)</w:t>
            </w:r>
          </w:p>
        </w:tc>
        <w:tc>
          <w:tcPr>
            <w:tcW w:w="3360" w:type="dxa"/>
            <w:tcBorders>
              <w:top w:val="single" w:sz="4" w:space="0" w:color="00000A"/>
              <w:left w:val="single" w:sz="4" w:space="0" w:color="00000A"/>
              <w:bottom w:val="single" w:sz="4" w:space="0" w:color="00000A"/>
              <w:right w:val="single" w:sz="4" w:space="0" w:color="00000A"/>
            </w:tcBorders>
            <w:shd w:val="clear" w:color="auto" w:fill="auto"/>
          </w:tcPr>
          <w:p w14:paraId="1CE33895" w14:textId="77777777" w:rsidR="00A927AF" w:rsidRDefault="00A927AF">
            <w:pPr>
              <w:jc w:val="both"/>
              <w:rPr>
                <w:rFonts w:asciiTheme="majorHAnsi" w:hAnsiTheme="majorHAnsi" w:cs="Arial"/>
                <w:szCs w:val="22"/>
              </w:rPr>
            </w:pPr>
          </w:p>
        </w:tc>
      </w:tr>
      <w:tr w:rsidR="00A927AF" w14:paraId="2F21381E" w14:textId="77777777">
        <w:trPr>
          <w:cantSplit/>
          <w:trHeight w:val="230"/>
        </w:trPr>
        <w:tc>
          <w:tcPr>
            <w:tcW w:w="6089" w:type="dxa"/>
            <w:tcBorders>
              <w:top w:val="single" w:sz="4" w:space="0" w:color="00000A"/>
              <w:left w:val="single" w:sz="4" w:space="0" w:color="00000A"/>
              <w:bottom w:val="single" w:sz="4" w:space="0" w:color="00000A"/>
              <w:right w:val="single" w:sz="4" w:space="0" w:color="00000A"/>
            </w:tcBorders>
            <w:shd w:val="clear" w:color="auto" w:fill="auto"/>
          </w:tcPr>
          <w:p w14:paraId="61028AD7" w14:textId="77777777" w:rsidR="00A927AF" w:rsidRDefault="00232925">
            <w:pPr>
              <w:jc w:val="both"/>
              <w:rPr>
                <w:rFonts w:asciiTheme="majorHAnsi" w:hAnsiTheme="majorHAnsi" w:cs="Arial"/>
                <w:szCs w:val="22"/>
              </w:rPr>
            </w:pPr>
            <w:r>
              <w:rPr>
                <w:rFonts w:asciiTheme="majorHAnsi" w:hAnsiTheme="majorHAnsi" w:cs="Arial"/>
                <w:szCs w:val="22"/>
              </w:rPr>
              <w:t>Next day</w:t>
            </w:r>
          </w:p>
        </w:tc>
        <w:tc>
          <w:tcPr>
            <w:tcW w:w="3360" w:type="dxa"/>
            <w:tcBorders>
              <w:top w:val="single" w:sz="4" w:space="0" w:color="00000A"/>
              <w:left w:val="single" w:sz="4" w:space="0" w:color="00000A"/>
              <w:bottom w:val="single" w:sz="4" w:space="0" w:color="00000A"/>
              <w:right w:val="single" w:sz="4" w:space="0" w:color="00000A"/>
            </w:tcBorders>
            <w:shd w:val="clear" w:color="auto" w:fill="auto"/>
          </w:tcPr>
          <w:p w14:paraId="39954913" w14:textId="77777777" w:rsidR="00A927AF" w:rsidRDefault="00A927AF">
            <w:pPr>
              <w:jc w:val="both"/>
              <w:rPr>
                <w:rFonts w:asciiTheme="majorHAnsi" w:hAnsiTheme="majorHAnsi" w:cs="Arial"/>
                <w:szCs w:val="22"/>
              </w:rPr>
            </w:pPr>
          </w:p>
        </w:tc>
      </w:tr>
    </w:tbl>
    <w:p w14:paraId="2872A50D" w14:textId="77777777" w:rsidR="00A927AF" w:rsidRDefault="00A927AF">
      <w:pPr>
        <w:jc w:val="both"/>
        <w:rPr>
          <w:rFonts w:asciiTheme="majorHAnsi" w:hAnsiTheme="majorHAnsi" w:cs="Arial"/>
          <w:szCs w:val="22"/>
        </w:rPr>
      </w:pPr>
    </w:p>
    <w:tbl>
      <w:tblPr>
        <w:tblW w:w="9450" w:type="dxa"/>
        <w:tblInd w:w="30" w:type="dxa"/>
        <w:tblBorders>
          <w:top w:val="single" w:sz="6" w:space="0" w:color="00000A"/>
          <w:left w:val="single" w:sz="6" w:space="0" w:color="00000A"/>
          <w:bottom w:val="single" w:sz="4" w:space="0" w:color="00000A"/>
          <w:right w:val="single" w:sz="6" w:space="0" w:color="00000A"/>
          <w:insideH w:val="single" w:sz="4" w:space="0" w:color="00000A"/>
          <w:insideV w:val="single" w:sz="6" w:space="0" w:color="00000A"/>
        </w:tblBorders>
        <w:tblCellMar>
          <w:left w:w="29" w:type="dxa"/>
          <w:right w:w="30" w:type="dxa"/>
        </w:tblCellMar>
        <w:tblLook w:val="0000" w:firstRow="0" w:lastRow="0" w:firstColumn="0" w:lastColumn="0" w:noHBand="0" w:noVBand="0"/>
      </w:tblPr>
      <w:tblGrid>
        <w:gridCol w:w="6090"/>
        <w:gridCol w:w="3360"/>
      </w:tblGrid>
      <w:tr w:rsidR="00A927AF" w14:paraId="6F2F666F" w14:textId="77777777">
        <w:trPr>
          <w:cantSplit/>
          <w:trHeight w:val="694"/>
        </w:trPr>
        <w:tc>
          <w:tcPr>
            <w:tcW w:w="6089" w:type="dxa"/>
            <w:tcBorders>
              <w:top w:val="single" w:sz="6" w:space="0" w:color="00000A"/>
              <w:left w:val="single" w:sz="6" w:space="0" w:color="00000A"/>
              <w:bottom w:val="single" w:sz="4" w:space="0" w:color="00000A"/>
              <w:right w:val="single" w:sz="6" w:space="0" w:color="00000A"/>
            </w:tcBorders>
            <w:shd w:val="clear" w:color="auto" w:fill="auto"/>
          </w:tcPr>
          <w:p w14:paraId="5132A882" w14:textId="77777777" w:rsidR="00A927AF" w:rsidRDefault="00232925">
            <w:pPr>
              <w:jc w:val="both"/>
              <w:rPr>
                <w:rFonts w:asciiTheme="majorHAnsi" w:hAnsiTheme="majorHAnsi" w:cs="Arial"/>
                <w:szCs w:val="22"/>
              </w:rPr>
            </w:pPr>
            <w:proofErr w:type="spellStart"/>
            <w:r>
              <w:rPr>
                <w:rFonts w:asciiTheme="majorHAnsi" w:hAnsiTheme="majorHAnsi" w:cs="Arial"/>
                <w:szCs w:val="22"/>
              </w:rPr>
              <w:t>Volumetrics</w:t>
            </w:r>
            <w:proofErr w:type="spellEnd"/>
            <w:r>
              <w:rPr>
                <w:rFonts w:asciiTheme="majorHAnsi" w:hAnsiTheme="majorHAnsi" w:cs="Arial"/>
                <w:szCs w:val="22"/>
              </w:rPr>
              <w:t xml:space="preserve"> (average).</w:t>
            </w:r>
          </w:p>
          <w:p w14:paraId="1F775354" w14:textId="77777777" w:rsidR="00A927AF" w:rsidRDefault="00232925">
            <w:pPr>
              <w:jc w:val="both"/>
              <w:rPr>
                <w:rFonts w:asciiTheme="majorHAnsi" w:hAnsiTheme="majorHAnsi" w:cs="Arial"/>
                <w:szCs w:val="22"/>
              </w:rPr>
            </w:pPr>
            <w:r>
              <w:rPr>
                <w:rFonts w:asciiTheme="majorHAnsi" w:hAnsiTheme="majorHAnsi" w:cs="Arial"/>
                <w:szCs w:val="22"/>
              </w:rPr>
              <w:t xml:space="preserve">(e.g., Transaction rates, Inquiries)  What is the expected average level of transactions/second to this application/system expected to be? </w:t>
            </w:r>
          </w:p>
        </w:tc>
        <w:tc>
          <w:tcPr>
            <w:tcW w:w="3360" w:type="dxa"/>
            <w:tcBorders>
              <w:top w:val="single" w:sz="6" w:space="0" w:color="00000A"/>
              <w:left w:val="single" w:sz="6" w:space="0" w:color="00000A"/>
              <w:bottom w:val="single" w:sz="4" w:space="0" w:color="00000A"/>
              <w:right w:val="single" w:sz="6" w:space="0" w:color="00000A"/>
            </w:tcBorders>
            <w:shd w:val="clear" w:color="auto" w:fill="auto"/>
          </w:tcPr>
          <w:p w14:paraId="3FC477A9" w14:textId="77777777" w:rsidR="00A927AF" w:rsidRDefault="00232925">
            <w:pPr>
              <w:jc w:val="both"/>
              <w:rPr>
                <w:rFonts w:asciiTheme="majorHAnsi" w:hAnsiTheme="majorHAnsi" w:cs="Arial"/>
                <w:szCs w:val="22"/>
              </w:rPr>
            </w:pPr>
            <w:r>
              <w:rPr>
                <w:rFonts w:asciiTheme="majorHAnsi" w:hAnsiTheme="majorHAnsi" w:cs="Arial"/>
                <w:szCs w:val="22"/>
              </w:rPr>
              <w:t>Place "X" beside the item that applies</w:t>
            </w:r>
          </w:p>
        </w:tc>
      </w:tr>
      <w:tr w:rsidR="00A927AF" w14:paraId="75DB5FA5" w14:textId="77777777">
        <w:trPr>
          <w:cantSplit/>
          <w:trHeight w:val="245"/>
        </w:trPr>
        <w:tc>
          <w:tcPr>
            <w:tcW w:w="6089" w:type="dxa"/>
            <w:tcBorders>
              <w:top w:val="single" w:sz="4" w:space="0" w:color="00000A"/>
              <w:left w:val="single" w:sz="4" w:space="0" w:color="00000A"/>
              <w:bottom w:val="single" w:sz="4" w:space="0" w:color="00000A"/>
              <w:right w:val="single" w:sz="4" w:space="0" w:color="00000A"/>
            </w:tcBorders>
            <w:shd w:val="clear" w:color="auto" w:fill="auto"/>
          </w:tcPr>
          <w:p w14:paraId="08799A94" w14:textId="77777777" w:rsidR="00A927AF" w:rsidRDefault="00232925">
            <w:pPr>
              <w:jc w:val="both"/>
              <w:rPr>
                <w:rFonts w:asciiTheme="majorHAnsi" w:hAnsiTheme="majorHAnsi" w:cs="Arial"/>
                <w:szCs w:val="22"/>
              </w:rPr>
            </w:pPr>
            <w:r>
              <w:rPr>
                <w:rFonts w:asciiTheme="majorHAnsi" w:hAnsiTheme="majorHAnsi" w:cs="Arial"/>
                <w:szCs w:val="22"/>
              </w:rPr>
              <w:lastRenderedPageBreak/>
              <w:t>High (&gt;10 transactions per second)</w:t>
            </w:r>
          </w:p>
        </w:tc>
        <w:tc>
          <w:tcPr>
            <w:tcW w:w="3360" w:type="dxa"/>
            <w:tcBorders>
              <w:top w:val="single" w:sz="4" w:space="0" w:color="00000A"/>
              <w:left w:val="single" w:sz="4" w:space="0" w:color="00000A"/>
              <w:bottom w:val="single" w:sz="4" w:space="0" w:color="00000A"/>
              <w:right w:val="single" w:sz="4" w:space="0" w:color="00000A"/>
            </w:tcBorders>
            <w:shd w:val="clear" w:color="auto" w:fill="auto"/>
          </w:tcPr>
          <w:p w14:paraId="3C2BC2C2" w14:textId="77777777" w:rsidR="00A927AF" w:rsidRDefault="00232925">
            <w:pPr>
              <w:jc w:val="both"/>
              <w:rPr>
                <w:rFonts w:asciiTheme="majorHAnsi" w:hAnsiTheme="majorHAnsi" w:cs="Arial"/>
                <w:szCs w:val="22"/>
              </w:rPr>
            </w:pPr>
            <w:r>
              <w:rPr>
                <w:rFonts w:asciiTheme="majorHAnsi" w:hAnsiTheme="majorHAnsi" w:cs="Arial"/>
                <w:szCs w:val="22"/>
              </w:rPr>
              <w:t>X</w:t>
            </w:r>
          </w:p>
        </w:tc>
      </w:tr>
      <w:tr w:rsidR="00A927AF" w14:paraId="06A38116" w14:textId="77777777">
        <w:trPr>
          <w:cantSplit/>
          <w:trHeight w:val="230"/>
        </w:trPr>
        <w:tc>
          <w:tcPr>
            <w:tcW w:w="6089" w:type="dxa"/>
            <w:tcBorders>
              <w:top w:val="single" w:sz="4" w:space="0" w:color="00000A"/>
              <w:left w:val="single" w:sz="4" w:space="0" w:color="00000A"/>
              <w:bottom w:val="single" w:sz="4" w:space="0" w:color="00000A"/>
              <w:right w:val="single" w:sz="4" w:space="0" w:color="00000A"/>
            </w:tcBorders>
            <w:shd w:val="clear" w:color="auto" w:fill="auto"/>
          </w:tcPr>
          <w:p w14:paraId="7BF12E9B" w14:textId="77777777" w:rsidR="00A927AF" w:rsidRDefault="00232925">
            <w:pPr>
              <w:jc w:val="both"/>
              <w:rPr>
                <w:rFonts w:asciiTheme="majorHAnsi" w:hAnsiTheme="majorHAnsi" w:cs="Arial"/>
                <w:szCs w:val="22"/>
              </w:rPr>
            </w:pPr>
            <w:r>
              <w:rPr>
                <w:rFonts w:asciiTheme="majorHAnsi" w:hAnsiTheme="majorHAnsi" w:cs="Arial"/>
                <w:szCs w:val="22"/>
              </w:rPr>
              <w:t>Medium (1-10 transactions per second)</w:t>
            </w:r>
          </w:p>
        </w:tc>
        <w:tc>
          <w:tcPr>
            <w:tcW w:w="3360" w:type="dxa"/>
            <w:tcBorders>
              <w:top w:val="single" w:sz="4" w:space="0" w:color="00000A"/>
              <w:left w:val="single" w:sz="4" w:space="0" w:color="00000A"/>
              <w:bottom w:val="single" w:sz="4" w:space="0" w:color="00000A"/>
              <w:right w:val="single" w:sz="4" w:space="0" w:color="00000A"/>
            </w:tcBorders>
            <w:shd w:val="clear" w:color="auto" w:fill="auto"/>
          </w:tcPr>
          <w:p w14:paraId="6E95DF46" w14:textId="77777777" w:rsidR="00A927AF" w:rsidRDefault="00A927AF">
            <w:pPr>
              <w:jc w:val="both"/>
              <w:rPr>
                <w:rFonts w:asciiTheme="majorHAnsi" w:hAnsiTheme="majorHAnsi" w:cs="Arial"/>
                <w:szCs w:val="22"/>
              </w:rPr>
            </w:pPr>
          </w:p>
        </w:tc>
      </w:tr>
      <w:tr w:rsidR="00A927AF" w14:paraId="537399DF" w14:textId="77777777">
        <w:trPr>
          <w:cantSplit/>
          <w:trHeight w:val="230"/>
        </w:trPr>
        <w:tc>
          <w:tcPr>
            <w:tcW w:w="6089" w:type="dxa"/>
            <w:tcBorders>
              <w:top w:val="single" w:sz="4" w:space="0" w:color="00000A"/>
              <w:left w:val="single" w:sz="4" w:space="0" w:color="00000A"/>
              <w:bottom w:val="single" w:sz="4" w:space="0" w:color="00000A"/>
              <w:right w:val="single" w:sz="4" w:space="0" w:color="00000A"/>
            </w:tcBorders>
            <w:shd w:val="clear" w:color="auto" w:fill="auto"/>
          </w:tcPr>
          <w:p w14:paraId="499BD7D2" w14:textId="77777777" w:rsidR="00A927AF" w:rsidRDefault="00232925">
            <w:pPr>
              <w:jc w:val="both"/>
              <w:rPr>
                <w:rFonts w:asciiTheme="majorHAnsi" w:hAnsiTheme="majorHAnsi" w:cs="Arial"/>
                <w:szCs w:val="22"/>
              </w:rPr>
            </w:pPr>
            <w:r>
              <w:rPr>
                <w:rFonts w:asciiTheme="majorHAnsi" w:hAnsiTheme="majorHAnsi" w:cs="Arial"/>
                <w:szCs w:val="22"/>
              </w:rPr>
              <w:t>Low (1 transactions per second)</w:t>
            </w:r>
          </w:p>
        </w:tc>
        <w:tc>
          <w:tcPr>
            <w:tcW w:w="3360" w:type="dxa"/>
            <w:tcBorders>
              <w:top w:val="single" w:sz="4" w:space="0" w:color="00000A"/>
              <w:left w:val="single" w:sz="4" w:space="0" w:color="00000A"/>
              <w:bottom w:val="single" w:sz="4" w:space="0" w:color="00000A"/>
              <w:right w:val="single" w:sz="4" w:space="0" w:color="00000A"/>
            </w:tcBorders>
            <w:shd w:val="clear" w:color="auto" w:fill="auto"/>
          </w:tcPr>
          <w:p w14:paraId="7AB38148" w14:textId="77777777" w:rsidR="00A927AF" w:rsidRDefault="00A927AF">
            <w:pPr>
              <w:jc w:val="both"/>
              <w:rPr>
                <w:rFonts w:asciiTheme="majorHAnsi" w:hAnsiTheme="majorHAnsi" w:cs="Arial"/>
                <w:szCs w:val="22"/>
              </w:rPr>
            </w:pPr>
          </w:p>
        </w:tc>
      </w:tr>
    </w:tbl>
    <w:p w14:paraId="14E2DD73" w14:textId="77777777" w:rsidR="00A927AF" w:rsidRDefault="00A927AF">
      <w:pPr>
        <w:jc w:val="both"/>
        <w:rPr>
          <w:rFonts w:asciiTheme="majorHAnsi" w:hAnsiTheme="majorHAnsi" w:cs="Arial"/>
          <w:szCs w:val="22"/>
        </w:rPr>
      </w:pPr>
    </w:p>
    <w:tbl>
      <w:tblPr>
        <w:tblW w:w="9450" w:type="dxa"/>
        <w:tblInd w:w="30" w:type="dxa"/>
        <w:tblBorders>
          <w:top w:val="single" w:sz="6" w:space="0" w:color="00000A"/>
          <w:left w:val="single" w:sz="6" w:space="0" w:color="00000A"/>
          <w:bottom w:val="single" w:sz="4" w:space="0" w:color="00000A"/>
          <w:right w:val="single" w:sz="6" w:space="0" w:color="00000A"/>
          <w:insideH w:val="single" w:sz="4" w:space="0" w:color="00000A"/>
          <w:insideV w:val="single" w:sz="6" w:space="0" w:color="00000A"/>
        </w:tblBorders>
        <w:tblCellMar>
          <w:left w:w="29" w:type="dxa"/>
          <w:right w:w="30" w:type="dxa"/>
        </w:tblCellMar>
        <w:tblLook w:val="0000" w:firstRow="0" w:lastRow="0" w:firstColumn="0" w:lastColumn="0" w:noHBand="0" w:noVBand="0"/>
      </w:tblPr>
      <w:tblGrid>
        <w:gridCol w:w="6090"/>
        <w:gridCol w:w="3360"/>
      </w:tblGrid>
      <w:tr w:rsidR="00A927AF" w14:paraId="49974163" w14:textId="77777777">
        <w:trPr>
          <w:cantSplit/>
          <w:trHeight w:val="802"/>
        </w:trPr>
        <w:tc>
          <w:tcPr>
            <w:tcW w:w="6089" w:type="dxa"/>
            <w:tcBorders>
              <w:top w:val="single" w:sz="6" w:space="0" w:color="00000A"/>
              <w:left w:val="single" w:sz="6" w:space="0" w:color="00000A"/>
              <w:bottom w:val="single" w:sz="4" w:space="0" w:color="00000A"/>
              <w:right w:val="single" w:sz="6" w:space="0" w:color="00000A"/>
            </w:tcBorders>
            <w:shd w:val="clear" w:color="auto" w:fill="auto"/>
          </w:tcPr>
          <w:p w14:paraId="5E564BA8" w14:textId="77777777" w:rsidR="00A927AF" w:rsidRDefault="00232925">
            <w:pPr>
              <w:jc w:val="both"/>
              <w:rPr>
                <w:rFonts w:asciiTheme="majorHAnsi" w:hAnsiTheme="majorHAnsi" w:cs="Arial"/>
                <w:szCs w:val="22"/>
              </w:rPr>
            </w:pPr>
            <w:proofErr w:type="spellStart"/>
            <w:r>
              <w:rPr>
                <w:rFonts w:asciiTheme="majorHAnsi" w:hAnsiTheme="majorHAnsi" w:cs="Arial"/>
                <w:szCs w:val="22"/>
              </w:rPr>
              <w:t>Volumetrics</w:t>
            </w:r>
            <w:proofErr w:type="spellEnd"/>
            <w:r>
              <w:rPr>
                <w:rFonts w:asciiTheme="majorHAnsi" w:hAnsiTheme="majorHAnsi" w:cs="Arial"/>
                <w:szCs w:val="22"/>
              </w:rPr>
              <w:t xml:space="preserve"> (peak).</w:t>
            </w:r>
          </w:p>
          <w:p w14:paraId="2FA165CB" w14:textId="77777777" w:rsidR="00A927AF" w:rsidRDefault="00232925">
            <w:pPr>
              <w:jc w:val="both"/>
              <w:rPr>
                <w:rFonts w:asciiTheme="majorHAnsi" w:hAnsiTheme="majorHAnsi" w:cs="Arial"/>
                <w:szCs w:val="22"/>
              </w:rPr>
            </w:pPr>
            <w:r>
              <w:rPr>
                <w:rFonts w:asciiTheme="majorHAnsi" w:hAnsiTheme="majorHAnsi" w:cs="Arial"/>
                <w:szCs w:val="22"/>
              </w:rPr>
              <w:t xml:space="preserve">(e.g., Transaction rates, Inquiries) - What is the PEAK level of transactions / second that are expected in this application/system?  </w:t>
            </w:r>
          </w:p>
        </w:tc>
        <w:tc>
          <w:tcPr>
            <w:tcW w:w="3360" w:type="dxa"/>
            <w:tcBorders>
              <w:top w:val="single" w:sz="6" w:space="0" w:color="00000A"/>
              <w:left w:val="single" w:sz="6" w:space="0" w:color="00000A"/>
              <w:bottom w:val="single" w:sz="4" w:space="0" w:color="00000A"/>
              <w:right w:val="single" w:sz="6" w:space="0" w:color="00000A"/>
            </w:tcBorders>
            <w:shd w:val="clear" w:color="auto" w:fill="auto"/>
          </w:tcPr>
          <w:p w14:paraId="5DCAD697" w14:textId="77777777" w:rsidR="00A927AF" w:rsidRDefault="00232925">
            <w:pPr>
              <w:jc w:val="both"/>
              <w:rPr>
                <w:rFonts w:asciiTheme="majorHAnsi" w:hAnsiTheme="majorHAnsi" w:cs="Arial"/>
                <w:szCs w:val="22"/>
              </w:rPr>
            </w:pPr>
            <w:r>
              <w:rPr>
                <w:rFonts w:asciiTheme="majorHAnsi" w:hAnsiTheme="majorHAnsi" w:cs="Arial"/>
                <w:szCs w:val="22"/>
              </w:rPr>
              <w:t>Place "X" beside the item that applies</w:t>
            </w:r>
          </w:p>
        </w:tc>
      </w:tr>
      <w:tr w:rsidR="00A927AF" w14:paraId="7BB6BE98" w14:textId="77777777">
        <w:trPr>
          <w:cantSplit/>
          <w:trHeight w:val="230"/>
        </w:trPr>
        <w:tc>
          <w:tcPr>
            <w:tcW w:w="6089" w:type="dxa"/>
            <w:tcBorders>
              <w:top w:val="single" w:sz="4" w:space="0" w:color="00000A"/>
              <w:left w:val="single" w:sz="4" w:space="0" w:color="00000A"/>
              <w:bottom w:val="single" w:sz="4" w:space="0" w:color="00000A"/>
              <w:right w:val="single" w:sz="4" w:space="0" w:color="00000A"/>
            </w:tcBorders>
            <w:shd w:val="clear" w:color="auto" w:fill="auto"/>
          </w:tcPr>
          <w:p w14:paraId="4AB44755" w14:textId="77777777" w:rsidR="00A927AF" w:rsidRDefault="00232925">
            <w:pPr>
              <w:jc w:val="both"/>
              <w:rPr>
                <w:rFonts w:asciiTheme="majorHAnsi" w:hAnsiTheme="majorHAnsi" w:cs="Arial"/>
                <w:szCs w:val="22"/>
              </w:rPr>
            </w:pPr>
            <w:r>
              <w:rPr>
                <w:rFonts w:asciiTheme="majorHAnsi" w:hAnsiTheme="majorHAnsi" w:cs="Arial"/>
                <w:szCs w:val="22"/>
              </w:rPr>
              <w:t>High (&gt;10 transactions per second)</w:t>
            </w:r>
          </w:p>
        </w:tc>
        <w:tc>
          <w:tcPr>
            <w:tcW w:w="3360" w:type="dxa"/>
            <w:tcBorders>
              <w:top w:val="single" w:sz="4" w:space="0" w:color="00000A"/>
              <w:left w:val="single" w:sz="4" w:space="0" w:color="00000A"/>
              <w:bottom w:val="single" w:sz="4" w:space="0" w:color="00000A"/>
              <w:right w:val="single" w:sz="4" w:space="0" w:color="00000A"/>
            </w:tcBorders>
            <w:shd w:val="clear" w:color="auto" w:fill="auto"/>
          </w:tcPr>
          <w:p w14:paraId="012175F4" w14:textId="77777777" w:rsidR="00A927AF" w:rsidRDefault="00A927AF">
            <w:pPr>
              <w:jc w:val="both"/>
              <w:rPr>
                <w:rFonts w:asciiTheme="majorHAnsi" w:hAnsiTheme="majorHAnsi" w:cs="Arial"/>
                <w:szCs w:val="22"/>
              </w:rPr>
            </w:pPr>
          </w:p>
        </w:tc>
      </w:tr>
      <w:tr w:rsidR="00A927AF" w14:paraId="4D46CF80" w14:textId="77777777">
        <w:trPr>
          <w:cantSplit/>
          <w:trHeight w:val="230"/>
        </w:trPr>
        <w:tc>
          <w:tcPr>
            <w:tcW w:w="6089" w:type="dxa"/>
            <w:tcBorders>
              <w:top w:val="single" w:sz="4" w:space="0" w:color="00000A"/>
              <w:left w:val="single" w:sz="4" w:space="0" w:color="00000A"/>
              <w:bottom w:val="single" w:sz="4" w:space="0" w:color="00000A"/>
              <w:right w:val="single" w:sz="4" w:space="0" w:color="00000A"/>
            </w:tcBorders>
            <w:shd w:val="clear" w:color="auto" w:fill="auto"/>
          </w:tcPr>
          <w:p w14:paraId="2CBACCD3" w14:textId="77777777" w:rsidR="00A927AF" w:rsidRDefault="00232925">
            <w:pPr>
              <w:jc w:val="both"/>
              <w:rPr>
                <w:rFonts w:asciiTheme="majorHAnsi" w:hAnsiTheme="majorHAnsi" w:cs="Arial"/>
                <w:szCs w:val="22"/>
              </w:rPr>
            </w:pPr>
            <w:r>
              <w:rPr>
                <w:rFonts w:asciiTheme="majorHAnsi" w:hAnsiTheme="majorHAnsi" w:cs="Arial"/>
                <w:szCs w:val="22"/>
              </w:rPr>
              <w:t>Medium (1-10 transactions per second)</w:t>
            </w:r>
          </w:p>
        </w:tc>
        <w:tc>
          <w:tcPr>
            <w:tcW w:w="3360" w:type="dxa"/>
            <w:tcBorders>
              <w:top w:val="single" w:sz="4" w:space="0" w:color="00000A"/>
              <w:left w:val="single" w:sz="4" w:space="0" w:color="00000A"/>
              <w:bottom w:val="single" w:sz="4" w:space="0" w:color="00000A"/>
              <w:right w:val="single" w:sz="4" w:space="0" w:color="00000A"/>
            </w:tcBorders>
            <w:shd w:val="clear" w:color="auto" w:fill="auto"/>
          </w:tcPr>
          <w:p w14:paraId="1550868F" w14:textId="77777777" w:rsidR="00A927AF" w:rsidRDefault="00A927AF">
            <w:pPr>
              <w:jc w:val="both"/>
              <w:rPr>
                <w:rFonts w:asciiTheme="majorHAnsi" w:hAnsiTheme="majorHAnsi" w:cs="Arial"/>
                <w:szCs w:val="22"/>
              </w:rPr>
            </w:pPr>
          </w:p>
        </w:tc>
      </w:tr>
      <w:tr w:rsidR="00A927AF" w14:paraId="40BFC0EF" w14:textId="77777777">
        <w:trPr>
          <w:cantSplit/>
          <w:trHeight w:val="230"/>
        </w:trPr>
        <w:tc>
          <w:tcPr>
            <w:tcW w:w="6089" w:type="dxa"/>
            <w:tcBorders>
              <w:top w:val="single" w:sz="4" w:space="0" w:color="00000A"/>
              <w:left w:val="single" w:sz="4" w:space="0" w:color="00000A"/>
              <w:bottom w:val="single" w:sz="4" w:space="0" w:color="00000A"/>
              <w:right w:val="single" w:sz="4" w:space="0" w:color="00000A"/>
            </w:tcBorders>
            <w:shd w:val="clear" w:color="auto" w:fill="auto"/>
          </w:tcPr>
          <w:p w14:paraId="30933A24" w14:textId="77777777" w:rsidR="00A927AF" w:rsidRDefault="00232925">
            <w:pPr>
              <w:jc w:val="both"/>
              <w:rPr>
                <w:rFonts w:asciiTheme="majorHAnsi" w:hAnsiTheme="majorHAnsi" w:cs="Arial"/>
                <w:szCs w:val="22"/>
              </w:rPr>
            </w:pPr>
            <w:r>
              <w:rPr>
                <w:rFonts w:asciiTheme="majorHAnsi" w:hAnsiTheme="majorHAnsi" w:cs="Arial"/>
                <w:szCs w:val="22"/>
              </w:rPr>
              <w:t>Low (&lt;1 transactions per second)</w:t>
            </w:r>
          </w:p>
        </w:tc>
        <w:tc>
          <w:tcPr>
            <w:tcW w:w="3360" w:type="dxa"/>
            <w:tcBorders>
              <w:top w:val="single" w:sz="4" w:space="0" w:color="00000A"/>
              <w:left w:val="single" w:sz="4" w:space="0" w:color="00000A"/>
              <w:bottom w:val="single" w:sz="4" w:space="0" w:color="00000A"/>
              <w:right w:val="single" w:sz="4" w:space="0" w:color="00000A"/>
            </w:tcBorders>
            <w:shd w:val="clear" w:color="auto" w:fill="auto"/>
          </w:tcPr>
          <w:p w14:paraId="1B2A4C59" w14:textId="77777777" w:rsidR="00A927AF" w:rsidRDefault="00A927AF">
            <w:pPr>
              <w:jc w:val="both"/>
              <w:rPr>
                <w:rFonts w:asciiTheme="majorHAnsi" w:hAnsiTheme="majorHAnsi" w:cs="Arial"/>
                <w:szCs w:val="22"/>
              </w:rPr>
            </w:pPr>
          </w:p>
        </w:tc>
      </w:tr>
    </w:tbl>
    <w:p w14:paraId="1759590F" w14:textId="77777777" w:rsidR="00A927AF" w:rsidRDefault="00A927AF">
      <w:pPr>
        <w:jc w:val="both"/>
        <w:rPr>
          <w:rFonts w:asciiTheme="majorHAnsi" w:hAnsiTheme="majorHAnsi" w:cs="Arial"/>
          <w:szCs w:val="22"/>
        </w:rPr>
      </w:pPr>
    </w:p>
    <w:p w14:paraId="59BA4BD2" w14:textId="77777777" w:rsidR="00A927AF" w:rsidRDefault="00A927AF">
      <w:pPr>
        <w:jc w:val="both"/>
        <w:rPr>
          <w:rFonts w:asciiTheme="majorHAnsi" w:hAnsiTheme="majorHAnsi" w:cs="Arial"/>
          <w:szCs w:val="22"/>
        </w:rPr>
      </w:pPr>
    </w:p>
    <w:tbl>
      <w:tblPr>
        <w:tblW w:w="9450" w:type="dxa"/>
        <w:tblInd w:w="30" w:type="dxa"/>
        <w:tblBorders>
          <w:top w:val="single" w:sz="6" w:space="0" w:color="00000A"/>
          <w:left w:val="single" w:sz="6" w:space="0" w:color="00000A"/>
          <w:bottom w:val="single" w:sz="4" w:space="0" w:color="00000A"/>
          <w:right w:val="single" w:sz="6" w:space="0" w:color="00000A"/>
          <w:insideH w:val="single" w:sz="4" w:space="0" w:color="00000A"/>
          <w:insideV w:val="single" w:sz="6" w:space="0" w:color="00000A"/>
        </w:tblBorders>
        <w:tblCellMar>
          <w:left w:w="29" w:type="dxa"/>
          <w:right w:w="30" w:type="dxa"/>
        </w:tblCellMar>
        <w:tblLook w:val="0000" w:firstRow="0" w:lastRow="0" w:firstColumn="0" w:lastColumn="0" w:noHBand="0" w:noVBand="0"/>
      </w:tblPr>
      <w:tblGrid>
        <w:gridCol w:w="6090"/>
        <w:gridCol w:w="3360"/>
      </w:tblGrid>
      <w:tr w:rsidR="00A927AF" w14:paraId="59252160" w14:textId="77777777">
        <w:trPr>
          <w:cantSplit/>
          <w:trHeight w:val="991"/>
        </w:trPr>
        <w:tc>
          <w:tcPr>
            <w:tcW w:w="6089" w:type="dxa"/>
            <w:tcBorders>
              <w:top w:val="single" w:sz="6" w:space="0" w:color="00000A"/>
              <w:left w:val="single" w:sz="6" w:space="0" w:color="00000A"/>
              <w:bottom w:val="single" w:sz="4" w:space="0" w:color="00000A"/>
              <w:right w:val="single" w:sz="6" w:space="0" w:color="00000A"/>
            </w:tcBorders>
            <w:shd w:val="clear" w:color="auto" w:fill="auto"/>
          </w:tcPr>
          <w:p w14:paraId="5AFB9A0B" w14:textId="77777777" w:rsidR="00A927AF" w:rsidRDefault="00232925">
            <w:pPr>
              <w:jc w:val="both"/>
              <w:rPr>
                <w:rFonts w:asciiTheme="majorHAnsi" w:hAnsiTheme="majorHAnsi" w:cs="Arial"/>
                <w:szCs w:val="22"/>
              </w:rPr>
            </w:pPr>
            <w:r>
              <w:rPr>
                <w:rFonts w:asciiTheme="majorHAnsi" w:hAnsiTheme="majorHAnsi" w:cs="Arial"/>
                <w:szCs w:val="22"/>
              </w:rPr>
              <w:t>Hours of Operation.</w:t>
            </w:r>
          </w:p>
          <w:p w14:paraId="01518146" w14:textId="77777777" w:rsidR="00A927AF" w:rsidRDefault="00232925">
            <w:pPr>
              <w:jc w:val="both"/>
              <w:rPr>
                <w:rFonts w:asciiTheme="majorHAnsi" w:hAnsiTheme="majorHAnsi" w:cs="Arial"/>
                <w:szCs w:val="22"/>
              </w:rPr>
            </w:pPr>
            <w:r>
              <w:rPr>
                <w:rFonts w:asciiTheme="majorHAnsi" w:hAnsiTheme="majorHAnsi" w:cs="Arial"/>
                <w:szCs w:val="22"/>
              </w:rPr>
              <w:t>What is the required time frame for your application? In other words, when does this application need to be available for normal use?  Please include Time Zone in your answer.</w:t>
            </w:r>
          </w:p>
        </w:tc>
        <w:tc>
          <w:tcPr>
            <w:tcW w:w="3360" w:type="dxa"/>
            <w:tcBorders>
              <w:top w:val="single" w:sz="6" w:space="0" w:color="00000A"/>
              <w:left w:val="single" w:sz="6" w:space="0" w:color="00000A"/>
              <w:bottom w:val="single" w:sz="4" w:space="0" w:color="00000A"/>
              <w:right w:val="single" w:sz="6" w:space="0" w:color="00000A"/>
            </w:tcBorders>
            <w:shd w:val="clear" w:color="auto" w:fill="auto"/>
          </w:tcPr>
          <w:p w14:paraId="2ED915C6" w14:textId="77777777" w:rsidR="00A927AF" w:rsidRDefault="00232925">
            <w:pPr>
              <w:jc w:val="both"/>
              <w:rPr>
                <w:rFonts w:asciiTheme="majorHAnsi" w:hAnsiTheme="majorHAnsi" w:cs="Arial"/>
                <w:szCs w:val="22"/>
              </w:rPr>
            </w:pPr>
            <w:r>
              <w:rPr>
                <w:rFonts w:asciiTheme="majorHAnsi" w:hAnsiTheme="majorHAnsi" w:cs="Arial"/>
                <w:szCs w:val="22"/>
              </w:rPr>
              <w:t>Place "X" and time zone beside the item that applies</w:t>
            </w:r>
          </w:p>
        </w:tc>
      </w:tr>
      <w:tr w:rsidR="00A927AF" w14:paraId="7C506521" w14:textId="77777777">
        <w:trPr>
          <w:cantSplit/>
          <w:trHeight w:val="230"/>
        </w:trPr>
        <w:tc>
          <w:tcPr>
            <w:tcW w:w="6089" w:type="dxa"/>
            <w:tcBorders>
              <w:top w:val="single" w:sz="4" w:space="0" w:color="00000A"/>
              <w:left w:val="single" w:sz="4" w:space="0" w:color="00000A"/>
              <w:bottom w:val="single" w:sz="4" w:space="0" w:color="00000A"/>
              <w:right w:val="single" w:sz="4" w:space="0" w:color="00000A"/>
            </w:tcBorders>
            <w:shd w:val="clear" w:color="auto" w:fill="auto"/>
          </w:tcPr>
          <w:p w14:paraId="007E3A0E" w14:textId="77777777" w:rsidR="00A927AF" w:rsidRDefault="00232925">
            <w:pPr>
              <w:jc w:val="both"/>
              <w:rPr>
                <w:rFonts w:asciiTheme="majorHAnsi" w:hAnsiTheme="majorHAnsi" w:cs="Arial"/>
                <w:szCs w:val="22"/>
              </w:rPr>
            </w:pPr>
            <w:r>
              <w:rPr>
                <w:rFonts w:asciiTheme="majorHAnsi" w:hAnsiTheme="majorHAnsi" w:cs="Arial"/>
                <w:szCs w:val="22"/>
              </w:rPr>
              <w:t>7 x 24 Continuous</w:t>
            </w:r>
          </w:p>
        </w:tc>
        <w:tc>
          <w:tcPr>
            <w:tcW w:w="3360" w:type="dxa"/>
            <w:tcBorders>
              <w:top w:val="single" w:sz="4" w:space="0" w:color="00000A"/>
              <w:left w:val="single" w:sz="4" w:space="0" w:color="00000A"/>
              <w:bottom w:val="single" w:sz="4" w:space="0" w:color="00000A"/>
              <w:right w:val="single" w:sz="4" w:space="0" w:color="00000A"/>
            </w:tcBorders>
            <w:shd w:val="clear" w:color="auto" w:fill="auto"/>
          </w:tcPr>
          <w:p w14:paraId="0585E289" w14:textId="77777777" w:rsidR="00A927AF" w:rsidRDefault="00232925">
            <w:pPr>
              <w:jc w:val="both"/>
              <w:rPr>
                <w:rFonts w:asciiTheme="majorHAnsi" w:hAnsiTheme="majorHAnsi" w:cs="Arial"/>
                <w:szCs w:val="22"/>
              </w:rPr>
            </w:pPr>
            <w:r>
              <w:rPr>
                <w:rFonts w:asciiTheme="majorHAnsi" w:hAnsiTheme="majorHAnsi" w:cs="Arial"/>
                <w:szCs w:val="22"/>
              </w:rPr>
              <w:t>X</w:t>
            </w:r>
          </w:p>
        </w:tc>
      </w:tr>
      <w:tr w:rsidR="00A927AF" w14:paraId="10CC8661" w14:textId="77777777">
        <w:trPr>
          <w:cantSplit/>
          <w:trHeight w:val="230"/>
        </w:trPr>
        <w:tc>
          <w:tcPr>
            <w:tcW w:w="6089" w:type="dxa"/>
            <w:tcBorders>
              <w:top w:val="single" w:sz="4" w:space="0" w:color="00000A"/>
              <w:left w:val="single" w:sz="4" w:space="0" w:color="00000A"/>
              <w:bottom w:val="single" w:sz="4" w:space="0" w:color="00000A"/>
              <w:right w:val="single" w:sz="4" w:space="0" w:color="00000A"/>
            </w:tcBorders>
            <w:shd w:val="clear" w:color="auto" w:fill="auto"/>
          </w:tcPr>
          <w:p w14:paraId="334493A4" w14:textId="77777777" w:rsidR="00A927AF" w:rsidRDefault="00232925">
            <w:pPr>
              <w:jc w:val="both"/>
              <w:rPr>
                <w:rFonts w:asciiTheme="majorHAnsi" w:hAnsiTheme="majorHAnsi" w:cs="Arial"/>
                <w:szCs w:val="22"/>
              </w:rPr>
            </w:pPr>
            <w:r>
              <w:rPr>
                <w:rFonts w:asciiTheme="majorHAnsi" w:hAnsiTheme="majorHAnsi" w:cs="Arial"/>
                <w:szCs w:val="22"/>
              </w:rPr>
              <w:t>7 x 2X Nearly Continuous</w:t>
            </w:r>
          </w:p>
        </w:tc>
        <w:tc>
          <w:tcPr>
            <w:tcW w:w="3360" w:type="dxa"/>
            <w:tcBorders>
              <w:top w:val="single" w:sz="4" w:space="0" w:color="00000A"/>
              <w:left w:val="single" w:sz="4" w:space="0" w:color="00000A"/>
              <w:bottom w:val="single" w:sz="4" w:space="0" w:color="00000A"/>
              <w:right w:val="single" w:sz="4" w:space="0" w:color="00000A"/>
            </w:tcBorders>
            <w:shd w:val="clear" w:color="auto" w:fill="auto"/>
          </w:tcPr>
          <w:p w14:paraId="68E0BD56" w14:textId="77777777" w:rsidR="00A927AF" w:rsidRDefault="00A927AF">
            <w:pPr>
              <w:jc w:val="both"/>
              <w:rPr>
                <w:rFonts w:asciiTheme="majorHAnsi" w:hAnsiTheme="majorHAnsi" w:cs="Arial"/>
                <w:szCs w:val="22"/>
              </w:rPr>
            </w:pPr>
          </w:p>
        </w:tc>
      </w:tr>
      <w:tr w:rsidR="00A927AF" w14:paraId="06B5A968" w14:textId="77777777">
        <w:trPr>
          <w:cantSplit/>
          <w:trHeight w:val="461"/>
        </w:trPr>
        <w:tc>
          <w:tcPr>
            <w:tcW w:w="6089" w:type="dxa"/>
            <w:tcBorders>
              <w:top w:val="single" w:sz="4" w:space="0" w:color="00000A"/>
              <w:left w:val="single" w:sz="4" w:space="0" w:color="00000A"/>
              <w:bottom w:val="single" w:sz="4" w:space="0" w:color="00000A"/>
              <w:right w:val="single" w:sz="4" w:space="0" w:color="00000A"/>
            </w:tcBorders>
            <w:shd w:val="clear" w:color="auto" w:fill="auto"/>
          </w:tcPr>
          <w:p w14:paraId="114BED91" w14:textId="77777777" w:rsidR="00A927AF" w:rsidRDefault="00232925">
            <w:pPr>
              <w:jc w:val="both"/>
              <w:rPr>
                <w:rFonts w:asciiTheme="majorHAnsi" w:hAnsiTheme="majorHAnsi" w:cs="Arial"/>
                <w:szCs w:val="22"/>
              </w:rPr>
            </w:pPr>
            <w:r>
              <w:rPr>
                <w:rFonts w:asciiTheme="majorHAnsi" w:hAnsiTheme="majorHAnsi" w:cs="Arial"/>
                <w:szCs w:val="22"/>
              </w:rPr>
              <w:t>Other - please describe (i.e. Weekdays, Monday through Friday 7am –7pm EST)</w:t>
            </w:r>
          </w:p>
        </w:tc>
        <w:tc>
          <w:tcPr>
            <w:tcW w:w="3360" w:type="dxa"/>
            <w:tcBorders>
              <w:top w:val="single" w:sz="4" w:space="0" w:color="00000A"/>
              <w:left w:val="single" w:sz="4" w:space="0" w:color="00000A"/>
              <w:bottom w:val="single" w:sz="4" w:space="0" w:color="00000A"/>
              <w:right w:val="single" w:sz="4" w:space="0" w:color="00000A"/>
            </w:tcBorders>
            <w:shd w:val="clear" w:color="auto" w:fill="auto"/>
          </w:tcPr>
          <w:p w14:paraId="28E57B3D" w14:textId="77777777" w:rsidR="00A927AF" w:rsidRDefault="00A927AF">
            <w:pPr>
              <w:jc w:val="both"/>
              <w:rPr>
                <w:rFonts w:asciiTheme="majorHAnsi" w:hAnsiTheme="majorHAnsi" w:cs="Arial"/>
                <w:szCs w:val="22"/>
              </w:rPr>
            </w:pPr>
          </w:p>
        </w:tc>
      </w:tr>
    </w:tbl>
    <w:p w14:paraId="0230B0E2" w14:textId="77777777" w:rsidR="00A927AF" w:rsidRDefault="00A927AF">
      <w:pPr>
        <w:jc w:val="both"/>
        <w:rPr>
          <w:rFonts w:asciiTheme="majorHAnsi" w:hAnsiTheme="majorHAnsi" w:cs="Arial"/>
          <w:szCs w:val="22"/>
        </w:rPr>
      </w:pPr>
    </w:p>
    <w:tbl>
      <w:tblPr>
        <w:tblW w:w="9450" w:type="dxa"/>
        <w:tblInd w:w="30" w:type="dxa"/>
        <w:tblBorders>
          <w:top w:val="single" w:sz="6" w:space="0" w:color="00000A"/>
          <w:left w:val="single" w:sz="6" w:space="0" w:color="00000A"/>
          <w:bottom w:val="single" w:sz="4" w:space="0" w:color="00000A"/>
          <w:right w:val="single" w:sz="6" w:space="0" w:color="00000A"/>
          <w:insideH w:val="single" w:sz="4" w:space="0" w:color="00000A"/>
          <w:insideV w:val="single" w:sz="6" w:space="0" w:color="00000A"/>
        </w:tblBorders>
        <w:tblCellMar>
          <w:left w:w="29" w:type="dxa"/>
          <w:right w:w="30" w:type="dxa"/>
        </w:tblCellMar>
        <w:tblLook w:val="0000" w:firstRow="0" w:lastRow="0" w:firstColumn="0" w:lastColumn="0" w:noHBand="0" w:noVBand="0"/>
      </w:tblPr>
      <w:tblGrid>
        <w:gridCol w:w="6090"/>
        <w:gridCol w:w="3360"/>
      </w:tblGrid>
      <w:tr w:rsidR="00A927AF" w14:paraId="04DF0ACC" w14:textId="77777777">
        <w:trPr>
          <w:cantSplit/>
          <w:trHeight w:val="598"/>
        </w:trPr>
        <w:tc>
          <w:tcPr>
            <w:tcW w:w="6089" w:type="dxa"/>
            <w:tcBorders>
              <w:top w:val="single" w:sz="6" w:space="0" w:color="00000A"/>
              <w:left w:val="single" w:sz="6" w:space="0" w:color="00000A"/>
              <w:bottom w:val="single" w:sz="4" w:space="0" w:color="00000A"/>
              <w:right w:val="single" w:sz="6" w:space="0" w:color="00000A"/>
            </w:tcBorders>
            <w:shd w:val="clear" w:color="auto" w:fill="auto"/>
          </w:tcPr>
          <w:p w14:paraId="20FE8720" w14:textId="77777777" w:rsidR="00A927AF" w:rsidRDefault="00232925">
            <w:pPr>
              <w:jc w:val="both"/>
              <w:rPr>
                <w:rFonts w:asciiTheme="majorHAnsi" w:hAnsiTheme="majorHAnsi" w:cs="Arial"/>
                <w:szCs w:val="22"/>
              </w:rPr>
            </w:pPr>
            <w:r>
              <w:rPr>
                <w:rFonts w:asciiTheme="majorHAnsi" w:hAnsiTheme="majorHAnsi" w:cs="Arial"/>
                <w:szCs w:val="22"/>
              </w:rPr>
              <w:t>Recoverability.</w:t>
            </w:r>
          </w:p>
          <w:p w14:paraId="5F9292DE" w14:textId="77777777" w:rsidR="00A927AF" w:rsidRDefault="00232925">
            <w:pPr>
              <w:jc w:val="both"/>
              <w:rPr>
                <w:rFonts w:asciiTheme="majorHAnsi" w:hAnsiTheme="majorHAnsi" w:cs="Arial"/>
                <w:szCs w:val="22"/>
              </w:rPr>
            </w:pPr>
            <w:r>
              <w:rPr>
                <w:rFonts w:asciiTheme="majorHAnsi" w:hAnsiTheme="majorHAnsi" w:cs="Arial"/>
                <w:szCs w:val="22"/>
              </w:rPr>
              <w:t xml:space="preserve">What is the maximum outage time the application is willing to incur (Not a true disaster situation)? </w:t>
            </w:r>
          </w:p>
        </w:tc>
        <w:tc>
          <w:tcPr>
            <w:tcW w:w="3360" w:type="dxa"/>
            <w:tcBorders>
              <w:top w:val="single" w:sz="6" w:space="0" w:color="00000A"/>
              <w:left w:val="single" w:sz="6" w:space="0" w:color="00000A"/>
              <w:bottom w:val="single" w:sz="4" w:space="0" w:color="00000A"/>
              <w:right w:val="single" w:sz="6" w:space="0" w:color="00000A"/>
            </w:tcBorders>
            <w:shd w:val="clear" w:color="auto" w:fill="auto"/>
          </w:tcPr>
          <w:p w14:paraId="151940FE" w14:textId="77777777" w:rsidR="00A927AF" w:rsidRDefault="00232925">
            <w:pPr>
              <w:jc w:val="both"/>
              <w:rPr>
                <w:rFonts w:asciiTheme="majorHAnsi" w:hAnsiTheme="majorHAnsi" w:cs="Arial"/>
                <w:szCs w:val="22"/>
              </w:rPr>
            </w:pPr>
            <w:r>
              <w:rPr>
                <w:rFonts w:asciiTheme="majorHAnsi" w:hAnsiTheme="majorHAnsi" w:cs="Arial"/>
                <w:szCs w:val="22"/>
              </w:rPr>
              <w:t>Place "X" beside the item that applies</w:t>
            </w:r>
          </w:p>
        </w:tc>
      </w:tr>
      <w:tr w:rsidR="00A927AF" w14:paraId="76BBC17B" w14:textId="77777777">
        <w:trPr>
          <w:cantSplit/>
          <w:trHeight w:val="204"/>
        </w:trPr>
        <w:tc>
          <w:tcPr>
            <w:tcW w:w="6089" w:type="dxa"/>
            <w:tcBorders>
              <w:top w:val="single" w:sz="4" w:space="0" w:color="00000A"/>
              <w:left w:val="single" w:sz="4" w:space="0" w:color="00000A"/>
              <w:bottom w:val="single" w:sz="4" w:space="0" w:color="00000A"/>
              <w:right w:val="single" w:sz="4" w:space="0" w:color="00000A"/>
            </w:tcBorders>
            <w:shd w:val="clear" w:color="auto" w:fill="auto"/>
          </w:tcPr>
          <w:p w14:paraId="7BADE243" w14:textId="77777777" w:rsidR="00A927AF" w:rsidRDefault="00232925">
            <w:pPr>
              <w:jc w:val="both"/>
              <w:rPr>
                <w:rFonts w:asciiTheme="majorHAnsi" w:hAnsiTheme="majorHAnsi" w:cs="Arial"/>
                <w:szCs w:val="22"/>
              </w:rPr>
            </w:pPr>
            <w:r>
              <w:rPr>
                <w:rFonts w:asciiTheme="majorHAnsi" w:hAnsiTheme="majorHAnsi" w:cs="Arial"/>
                <w:szCs w:val="22"/>
              </w:rPr>
              <w:t>Near Real Time – 0-2 hours</w:t>
            </w:r>
          </w:p>
        </w:tc>
        <w:tc>
          <w:tcPr>
            <w:tcW w:w="3360" w:type="dxa"/>
            <w:tcBorders>
              <w:top w:val="single" w:sz="4" w:space="0" w:color="00000A"/>
              <w:left w:val="single" w:sz="4" w:space="0" w:color="00000A"/>
              <w:bottom w:val="single" w:sz="4" w:space="0" w:color="00000A"/>
              <w:right w:val="single" w:sz="4" w:space="0" w:color="00000A"/>
            </w:tcBorders>
            <w:shd w:val="clear" w:color="auto" w:fill="auto"/>
          </w:tcPr>
          <w:p w14:paraId="58CE2058" w14:textId="77777777" w:rsidR="00A927AF" w:rsidRDefault="00A927AF">
            <w:pPr>
              <w:jc w:val="both"/>
              <w:rPr>
                <w:rFonts w:asciiTheme="majorHAnsi" w:hAnsiTheme="majorHAnsi" w:cs="Arial"/>
                <w:szCs w:val="22"/>
              </w:rPr>
            </w:pPr>
          </w:p>
        </w:tc>
      </w:tr>
      <w:tr w:rsidR="00A927AF" w14:paraId="00570476" w14:textId="77777777">
        <w:trPr>
          <w:cantSplit/>
          <w:trHeight w:val="230"/>
        </w:trPr>
        <w:tc>
          <w:tcPr>
            <w:tcW w:w="6089" w:type="dxa"/>
            <w:tcBorders>
              <w:top w:val="single" w:sz="4" w:space="0" w:color="00000A"/>
              <w:left w:val="single" w:sz="4" w:space="0" w:color="00000A"/>
              <w:bottom w:val="single" w:sz="4" w:space="0" w:color="00000A"/>
              <w:right w:val="single" w:sz="4" w:space="0" w:color="00000A"/>
            </w:tcBorders>
            <w:shd w:val="clear" w:color="auto" w:fill="auto"/>
          </w:tcPr>
          <w:p w14:paraId="1BFA9302" w14:textId="77777777" w:rsidR="00A927AF" w:rsidRDefault="00232925">
            <w:pPr>
              <w:jc w:val="both"/>
              <w:rPr>
                <w:rFonts w:asciiTheme="majorHAnsi" w:hAnsiTheme="majorHAnsi" w:cs="Arial"/>
                <w:szCs w:val="22"/>
              </w:rPr>
            </w:pPr>
            <w:r>
              <w:rPr>
                <w:rFonts w:asciiTheme="majorHAnsi" w:hAnsiTheme="majorHAnsi" w:cs="Arial"/>
                <w:szCs w:val="22"/>
              </w:rPr>
              <w:lastRenderedPageBreak/>
              <w:t>High – 4-8 hours</w:t>
            </w:r>
          </w:p>
        </w:tc>
        <w:tc>
          <w:tcPr>
            <w:tcW w:w="3360" w:type="dxa"/>
            <w:tcBorders>
              <w:top w:val="single" w:sz="4" w:space="0" w:color="00000A"/>
              <w:left w:val="single" w:sz="4" w:space="0" w:color="00000A"/>
              <w:bottom w:val="single" w:sz="4" w:space="0" w:color="00000A"/>
              <w:right w:val="single" w:sz="4" w:space="0" w:color="00000A"/>
            </w:tcBorders>
            <w:shd w:val="clear" w:color="auto" w:fill="auto"/>
          </w:tcPr>
          <w:p w14:paraId="76E668FF" w14:textId="77777777" w:rsidR="00A927AF" w:rsidRDefault="00A927AF">
            <w:pPr>
              <w:jc w:val="both"/>
              <w:rPr>
                <w:rFonts w:asciiTheme="majorHAnsi" w:hAnsiTheme="majorHAnsi" w:cs="Arial"/>
                <w:szCs w:val="22"/>
              </w:rPr>
            </w:pPr>
          </w:p>
        </w:tc>
      </w:tr>
      <w:tr w:rsidR="00A927AF" w14:paraId="42158F2D" w14:textId="77777777">
        <w:trPr>
          <w:cantSplit/>
          <w:trHeight w:val="230"/>
        </w:trPr>
        <w:tc>
          <w:tcPr>
            <w:tcW w:w="6089" w:type="dxa"/>
            <w:tcBorders>
              <w:top w:val="single" w:sz="4" w:space="0" w:color="00000A"/>
              <w:left w:val="single" w:sz="4" w:space="0" w:color="00000A"/>
              <w:bottom w:val="single" w:sz="4" w:space="0" w:color="00000A"/>
              <w:right w:val="single" w:sz="4" w:space="0" w:color="00000A"/>
            </w:tcBorders>
            <w:shd w:val="clear" w:color="auto" w:fill="auto"/>
          </w:tcPr>
          <w:p w14:paraId="2552E63B" w14:textId="77777777" w:rsidR="00A927AF" w:rsidRDefault="00232925">
            <w:pPr>
              <w:jc w:val="both"/>
              <w:rPr>
                <w:rFonts w:asciiTheme="majorHAnsi" w:hAnsiTheme="majorHAnsi" w:cs="Arial"/>
                <w:szCs w:val="22"/>
              </w:rPr>
            </w:pPr>
            <w:r>
              <w:rPr>
                <w:rFonts w:asciiTheme="majorHAnsi" w:hAnsiTheme="majorHAnsi" w:cs="Arial"/>
                <w:szCs w:val="22"/>
              </w:rPr>
              <w:t>Medium - within 24 hours (if possible)</w:t>
            </w:r>
          </w:p>
        </w:tc>
        <w:tc>
          <w:tcPr>
            <w:tcW w:w="3360" w:type="dxa"/>
            <w:tcBorders>
              <w:top w:val="single" w:sz="4" w:space="0" w:color="00000A"/>
              <w:left w:val="single" w:sz="4" w:space="0" w:color="00000A"/>
              <w:bottom w:val="single" w:sz="4" w:space="0" w:color="00000A"/>
              <w:right w:val="single" w:sz="4" w:space="0" w:color="00000A"/>
            </w:tcBorders>
            <w:shd w:val="clear" w:color="auto" w:fill="auto"/>
          </w:tcPr>
          <w:p w14:paraId="78572439" w14:textId="77777777" w:rsidR="00A927AF" w:rsidRDefault="00A927AF">
            <w:pPr>
              <w:jc w:val="both"/>
              <w:rPr>
                <w:rFonts w:asciiTheme="majorHAnsi" w:hAnsiTheme="majorHAnsi" w:cs="Arial"/>
                <w:szCs w:val="22"/>
              </w:rPr>
            </w:pPr>
          </w:p>
        </w:tc>
      </w:tr>
      <w:tr w:rsidR="00A927AF" w14:paraId="2476FD76" w14:textId="77777777">
        <w:trPr>
          <w:cantSplit/>
          <w:trHeight w:val="230"/>
        </w:trPr>
        <w:tc>
          <w:tcPr>
            <w:tcW w:w="6089" w:type="dxa"/>
            <w:tcBorders>
              <w:top w:val="single" w:sz="4" w:space="0" w:color="00000A"/>
              <w:left w:val="single" w:sz="4" w:space="0" w:color="00000A"/>
              <w:bottom w:val="single" w:sz="4" w:space="0" w:color="00000A"/>
              <w:right w:val="single" w:sz="4" w:space="0" w:color="00000A"/>
            </w:tcBorders>
            <w:shd w:val="clear" w:color="auto" w:fill="auto"/>
          </w:tcPr>
          <w:p w14:paraId="50227D8D" w14:textId="77777777" w:rsidR="00A927AF" w:rsidRDefault="00232925">
            <w:pPr>
              <w:jc w:val="both"/>
              <w:rPr>
                <w:rFonts w:asciiTheme="majorHAnsi" w:hAnsiTheme="majorHAnsi" w:cs="Arial"/>
                <w:szCs w:val="22"/>
              </w:rPr>
            </w:pPr>
            <w:r>
              <w:rPr>
                <w:rFonts w:asciiTheme="majorHAnsi" w:hAnsiTheme="majorHAnsi" w:cs="Arial"/>
                <w:szCs w:val="22"/>
              </w:rPr>
              <w:t xml:space="preserve">Low - over 24 hours +  </w:t>
            </w:r>
          </w:p>
        </w:tc>
        <w:tc>
          <w:tcPr>
            <w:tcW w:w="3360" w:type="dxa"/>
            <w:tcBorders>
              <w:top w:val="single" w:sz="4" w:space="0" w:color="00000A"/>
              <w:left w:val="single" w:sz="4" w:space="0" w:color="00000A"/>
              <w:bottom w:val="single" w:sz="4" w:space="0" w:color="00000A"/>
              <w:right w:val="single" w:sz="4" w:space="0" w:color="00000A"/>
            </w:tcBorders>
            <w:shd w:val="clear" w:color="auto" w:fill="auto"/>
          </w:tcPr>
          <w:p w14:paraId="563759A5" w14:textId="77777777" w:rsidR="00A927AF" w:rsidRDefault="00A927AF">
            <w:pPr>
              <w:jc w:val="both"/>
              <w:rPr>
                <w:rFonts w:asciiTheme="majorHAnsi" w:hAnsiTheme="majorHAnsi" w:cs="Arial"/>
                <w:szCs w:val="22"/>
              </w:rPr>
            </w:pPr>
          </w:p>
        </w:tc>
      </w:tr>
    </w:tbl>
    <w:p w14:paraId="03E66EA3" w14:textId="77777777" w:rsidR="00A927AF" w:rsidRDefault="00A927AF">
      <w:pPr>
        <w:jc w:val="both"/>
        <w:rPr>
          <w:rFonts w:asciiTheme="majorHAnsi" w:hAnsiTheme="majorHAnsi" w:cs="Arial"/>
          <w:szCs w:val="22"/>
        </w:rPr>
      </w:pPr>
    </w:p>
    <w:tbl>
      <w:tblPr>
        <w:tblW w:w="9450" w:type="dxa"/>
        <w:tblInd w:w="30" w:type="dxa"/>
        <w:tblBorders>
          <w:top w:val="single" w:sz="6" w:space="0" w:color="00000A"/>
          <w:left w:val="single" w:sz="6" w:space="0" w:color="00000A"/>
          <w:bottom w:val="single" w:sz="4" w:space="0" w:color="00000A"/>
          <w:right w:val="single" w:sz="6" w:space="0" w:color="00000A"/>
          <w:insideH w:val="single" w:sz="4" w:space="0" w:color="00000A"/>
          <w:insideV w:val="single" w:sz="6" w:space="0" w:color="00000A"/>
        </w:tblBorders>
        <w:tblCellMar>
          <w:left w:w="29" w:type="dxa"/>
          <w:right w:w="30" w:type="dxa"/>
        </w:tblCellMar>
        <w:tblLook w:val="0000" w:firstRow="0" w:lastRow="0" w:firstColumn="0" w:lastColumn="0" w:noHBand="0" w:noVBand="0"/>
      </w:tblPr>
      <w:tblGrid>
        <w:gridCol w:w="6090"/>
        <w:gridCol w:w="3360"/>
      </w:tblGrid>
      <w:tr w:rsidR="00A927AF" w14:paraId="00947858" w14:textId="77777777">
        <w:trPr>
          <w:cantSplit/>
          <w:trHeight w:val="802"/>
        </w:trPr>
        <w:tc>
          <w:tcPr>
            <w:tcW w:w="6089" w:type="dxa"/>
            <w:tcBorders>
              <w:top w:val="single" w:sz="6" w:space="0" w:color="00000A"/>
              <w:left w:val="single" w:sz="6" w:space="0" w:color="00000A"/>
              <w:bottom w:val="single" w:sz="4" w:space="0" w:color="00000A"/>
              <w:right w:val="single" w:sz="6" w:space="0" w:color="00000A"/>
            </w:tcBorders>
            <w:shd w:val="clear" w:color="auto" w:fill="auto"/>
          </w:tcPr>
          <w:p w14:paraId="3A2F23BB" w14:textId="77777777" w:rsidR="00A927AF" w:rsidRDefault="00232925">
            <w:pPr>
              <w:jc w:val="both"/>
              <w:rPr>
                <w:rFonts w:asciiTheme="majorHAnsi" w:hAnsiTheme="majorHAnsi" w:cs="Arial"/>
                <w:szCs w:val="22"/>
              </w:rPr>
            </w:pPr>
            <w:r>
              <w:rPr>
                <w:rFonts w:asciiTheme="majorHAnsi" w:hAnsiTheme="majorHAnsi" w:cs="Arial"/>
                <w:szCs w:val="22"/>
              </w:rPr>
              <w:t>Desired Availability.</w:t>
            </w:r>
          </w:p>
          <w:p w14:paraId="3D7A7F78" w14:textId="77777777" w:rsidR="00A927AF" w:rsidRDefault="00232925">
            <w:pPr>
              <w:jc w:val="both"/>
              <w:rPr>
                <w:rFonts w:asciiTheme="majorHAnsi" w:hAnsiTheme="majorHAnsi" w:cs="Arial"/>
                <w:szCs w:val="22"/>
              </w:rPr>
            </w:pPr>
            <w:r>
              <w:rPr>
                <w:rFonts w:asciiTheme="majorHAnsi" w:hAnsiTheme="majorHAnsi" w:cs="Arial"/>
                <w:szCs w:val="22"/>
              </w:rPr>
              <w:t>% (based on 24 x 7) -What are the requirements for your application/system to be available and functional to end users?</w:t>
            </w:r>
          </w:p>
        </w:tc>
        <w:tc>
          <w:tcPr>
            <w:tcW w:w="3360" w:type="dxa"/>
            <w:tcBorders>
              <w:top w:val="single" w:sz="6" w:space="0" w:color="00000A"/>
              <w:left w:val="single" w:sz="6" w:space="0" w:color="00000A"/>
              <w:bottom w:val="single" w:sz="4" w:space="0" w:color="00000A"/>
              <w:right w:val="single" w:sz="6" w:space="0" w:color="00000A"/>
            </w:tcBorders>
            <w:shd w:val="clear" w:color="auto" w:fill="auto"/>
          </w:tcPr>
          <w:p w14:paraId="1F7903D3" w14:textId="77777777" w:rsidR="00A927AF" w:rsidRDefault="00232925">
            <w:pPr>
              <w:jc w:val="both"/>
              <w:rPr>
                <w:rFonts w:asciiTheme="majorHAnsi" w:hAnsiTheme="majorHAnsi" w:cs="Arial"/>
                <w:szCs w:val="22"/>
              </w:rPr>
            </w:pPr>
            <w:r>
              <w:rPr>
                <w:rFonts w:asciiTheme="majorHAnsi" w:hAnsiTheme="majorHAnsi" w:cs="Arial"/>
                <w:szCs w:val="22"/>
              </w:rPr>
              <w:t>Place "X" beside the item that applies</w:t>
            </w:r>
          </w:p>
        </w:tc>
      </w:tr>
      <w:tr w:rsidR="00A927AF" w14:paraId="1AEBB5DF" w14:textId="77777777">
        <w:trPr>
          <w:cantSplit/>
          <w:trHeight w:val="461"/>
        </w:trPr>
        <w:tc>
          <w:tcPr>
            <w:tcW w:w="6089" w:type="dxa"/>
            <w:tcBorders>
              <w:top w:val="single" w:sz="4" w:space="0" w:color="00000A"/>
              <w:left w:val="single" w:sz="4" w:space="0" w:color="00000A"/>
              <w:bottom w:val="single" w:sz="4" w:space="0" w:color="00000A"/>
              <w:right w:val="single" w:sz="4" w:space="0" w:color="00000A"/>
            </w:tcBorders>
            <w:shd w:val="clear" w:color="auto" w:fill="auto"/>
          </w:tcPr>
          <w:p w14:paraId="5AD96E68" w14:textId="77777777" w:rsidR="00A927AF" w:rsidRDefault="00232925">
            <w:pPr>
              <w:jc w:val="both"/>
              <w:rPr>
                <w:rFonts w:asciiTheme="majorHAnsi" w:hAnsiTheme="majorHAnsi" w:cs="Arial"/>
                <w:szCs w:val="22"/>
              </w:rPr>
            </w:pPr>
            <w:r>
              <w:rPr>
                <w:rFonts w:asciiTheme="majorHAnsi" w:hAnsiTheme="majorHAnsi" w:cs="Arial"/>
                <w:szCs w:val="22"/>
              </w:rPr>
              <w:t>$$$$ Very High Availability (99.9% and up, less than 16 outages/year, less than 30 minutes avg. recovery time)</w:t>
            </w:r>
          </w:p>
        </w:tc>
        <w:tc>
          <w:tcPr>
            <w:tcW w:w="3360" w:type="dxa"/>
            <w:tcBorders>
              <w:top w:val="single" w:sz="4" w:space="0" w:color="00000A"/>
              <w:left w:val="single" w:sz="4" w:space="0" w:color="00000A"/>
              <w:bottom w:val="single" w:sz="4" w:space="0" w:color="00000A"/>
              <w:right w:val="single" w:sz="4" w:space="0" w:color="00000A"/>
            </w:tcBorders>
            <w:shd w:val="clear" w:color="auto" w:fill="auto"/>
          </w:tcPr>
          <w:p w14:paraId="626D6C97" w14:textId="77777777" w:rsidR="00A927AF" w:rsidRDefault="00A927AF">
            <w:pPr>
              <w:jc w:val="both"/>
              <w:rPr>
                <w:rFonts w:asciiTheme="majorHAnsi" w:hAnsiTheme="majorHAnsi" w:cs="Arial"/>
                <w:szCs w:val="22"/>
              </w:rPr>
            </w:pPr>
          </w:p>
        </w:tc>
      </w:tr>
      <w:tr w:rsidR="00A927AF" w14:paraId="4BF16AD9" w14:textId="77777777">
        <w:trPr>
          <w:cantSplit/>
          <w:trHeight w:val="461"/>
        </w:trPr>
        <w:tc>
          <w:tcPr>
            <w:tcW w:w="6089" w:type="dxa"/>
            <w:tcBorders>
              <w:top w:val="single" w:sz="4" w:space="0" w:color="00000A"/>
              <w:left w:val="single" w:sz="4" w:space="0" w:color="00000A"/>
              <w:bottom w:val="single" w:sz="4" w:space="0" w:color="00000A"/>
              <w:right w:val="single" w:sz="4" w:space="0" w:color="00000A"/>
            </w:tcBorders>
            <w:shd w:val="clear" w:color="auto" w:fill="auto"/>
          </w:tcPr>
          <w:p w14:paraId="5FACFDC2" w14:textId="77777777" w:rsidR="00A927AF" w:rsidRDefault="00232925">
            <w:pPr>
              <w:jc w:val="both"/>
              <w:rPr>
                <w:rFonts w:asciiTheme="majorHAnsi" w:hAnsiTheme="majorHAnsi" w:cs="Arial"/>
                <w:szCs w:val="22"/>
              </w:rPr>
            </w:pPr>
            <w:r>
              <w:rPr>
                <w:rFonts w:asciiTheme="majorHAnsi" w:hAnsiTheme="majorHAnsi" w:cs="Arial"/>
                <w:szCs w:val="22"/>
              </w:rPr>
              <w:t>$$$ High Availability (99.5% and up, less than 43 outages/year, less than 50 minutes avg. recovery time)</w:t>
            </w:r>
          </w:p>
        </w:tc>
        <w:tc>
          <w:tcPr>
            <w:tcW w:w="3360" w:type="dxa"/>
            <w:tcBorders>
              <w:top w:val="single" w:sz="4" w:space="0" w:color="00000A"/>
              <w:left w:val="single" w:sz="4" w:space="0" w:color="00000A"/>
              <w:bottom w:val="single" w:sz="4" w:space="0" w:color="00000A"/>
              <w:right w:val="single" w:sz="4" w:space="0" w:color="00000A"/>
            </w:tcBorders>
            <w:shd w:val="clear" w:color="auto" w:fill="auto"/>
          </w:tcPr>
          <w:p w14:paraId="0A8FDBD7" w14:textId="77777777" w:rsidR="00A927AF" w:rsidRDefault="00A927AF">
            <w:pPr>
              <w:jc w:val="both"/>
              <w:rPr>
                <w:rFonts w:asciiTheme="majorHAnsi" w:hAnsiTheme="majorHAnsi" w:cs="Arial"/>
                <w:szCs w:val="22"/>
              </w:rPr>
            </w:pPr>
          </w:p>
        </w:tc>
      </w:tr>
      <w:tr w:rsidR="00A927AF" w14:paraId="49DE3DEE" w14:textId="77777777">
        <w:trPr>
          <w:cantSplit/>
          <w:trHeight w:val="230"/>
        </w:trPr>
        <w:tc>
          <w:tcPr>
            <w:tcW w:w="6089" w:type="dxa"/>
            <w:tcBorders>
              <w:top w:val="single" w:sz="4" w:space="0" w:color="00000A"/>
              <w:left w:val="single" w:sz="4" w:space="0" w:color="00000A"/>
              <w:bottom w:val="single" w:sz="4" w:space="0" w:color="00000A"/>
              <w:right w:val="single" w:sz="4" w:space="0" w:color="00000A"/>
            </w:tcBorders>
            <w:shd w:val="clear" w:color="auto" w:fill="auto"/>
          </w:tcPr>
          <w:p w14:paraId="079CD2F7" w14:textId="77777777" w:rsidR="00A927AF" w:rsidRDefault="00232925">
            <w:pPr>
              <w:jc w:val="both"/>
              <w:rPr>
                <w:rFonts w:asciiTheme="majorHAnsi" w:hAnsiTheme="majorHAnsi" w:cs="Arial"/>
                <w:szCs w:val="22"/>
              </w:rPr>
            </w:pPr>
            <w:r>
              <w:rPr>
                <w:rFonts w:asciiTheme="majorHAnsi" w:hAnsiTheme="majorHAnsi" w:cs="Arial"/>
                <w:szCs w:val="22"/>
              </w:rPr>
              <w:t>$$ Availability is not a business driver- can be less than 99.5%</w:t>
            </w:r>
          </w:p>
        </w:tc>
        <w:tc>
          <w:tcPr>
            <w:tcW w:w="3360" w:type="dxa"/>
            <w:tcBorders>
              <w:top w:val="single" w:sz="4" w:space="0" w:color="00000A"/>
              <w:left w:val="single" w:sz="4" w:space="0" w:color="00000A"/>
              <w:bottom w:val="single" w:sz="4" w:space="0" w:color="00000A"/>
              <w:right w:val="single" w:sz="4" w:space="0" w:color="00000A"/>
            </w:tcBorders>
            <w:shd w:val="clear" w:color="auto" w:fill="auto"/>
          </w:tcPr>
          <w:p w14:paraId="2655EFD3" w14:textId="77777777" w:rsidR="00A927AF" w:rsidRDefault="00A927AF">
            <w:pPr>
              <w:jc w:val="both"/>
              <w:rPr>
                <w:rFonts w:asciiTheme="majorHAnsi" w:hAnsiTheme="majorHAnsi" w:cs="Arial"/>
                <w:szCs w:val="22"/>
              </w:rPr>
            </w:pPr>
          </w:p>
        </w:tc>
      </w:tr>
    </w:tbl>
    <w:p w14:paraId="6DFAA9DA" w14:textId="77777777" w:rsidR="00A927AF" w:rsidRDefault="00232925">
      <w:pPr>
        <w:pStyle w:val="Heading1"/>
        <w:numPr>
          <w:ilvl w:val="0"/>
          <w:numId w:val="0"/>
        </w:numPr>
        <w:jc w:val="both"/>
        <w:rPr>
          <w:rFonts w:cs="Arial"/>
        </w:rPr>
      </w:pPr>
      <w:bookmarkStart w:id="636" w:name="_Toc177196559"/>
      <w:bookmarkStart w:id="637" w:name="_Toc177186419"/>
      <w:bookmarkStart w:id="638" w:name="_Toc97957474"/>
      <w:bookmarkStart w:id="639" w:name="_Toc73944572"/>
      <w:bookmarkEnd w:id="636"/>
      <w:bookmarkEnd w:id="637"/>
      <w:bookmarkEnd w:id="638"/>
      <w:bookmarkEnd w:id="639"/>
      <w:r>
        <w:br w:type="page"/>
      </w:r>
    </w:p>
    <w:p w14:paraId="4452FA98" w14:textId="77777777" w:rsidR="00A927AF" w:rsidRDefault="00232925">
      <w:pPr>
        <w:pStyle w:val="Heading1"/>
        <w:keepLines w:val="0"/>
        <w:numPr>
          <w:ilvl w:val="0"/>
          <w:numId w:val="2"/>
        </w:numPr>
        <w:spacing w:before="120" w:after="0"/>
        <w:jc w:val="both"/>
        <w:rPr>
          <w:rFonts w:cs="Arial"/>
        </w:rPr>
      </w:pPr>
      <w:bookmarkStart w:id="640" w:name="_Toc519866156"/>
      <w:r>
        <w:rPr>
          <w:rFonts w:cs="Arial"/>
        </w:rPr>
        <w:lastRenderedPageBreak/>
        <w:t>Contributors</w:t>
      </w:r>
      <w:bookmarkEnd w:id="640"/>
    </w:p>
    <w:p w14:paraId="3E64705C" w14:textId="77777777" w:rsidR="00A927AF" w:rsidRDefault="00A927AF">
      <w:pPr>
        <w:jc w:val="both"/>
        <w:rPr>
          <w:rFonts w:asciiTheme="majorHAnsi" w:hAnsiTheme="majorHAnsi"/>
          <w:lang w:eastAsia="ko-KR"/>
        </w:rPr>
      </w:pPr>
    </w:p>
    <w:tbl>
      <w:tblPr>
        <w:tblW w:w="9450" w:type="dxa"/>
        <w:tblInd w:w="1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000" w:firstRow="0" w:lastRow="0" w:firstColumn="0" w:lastColumn="0" w:noHBand="0" w:noVBand="0"/>
      </w:tblPr>
      <w:tblGrid>
        <w:gridCol w:w="3240"/>
        <w:gridCol w:w="2430"/>
        <w:gridCol w:w="3780"/>
      </w:tblGrid>
      <w:tr w:rsidR="00A927AF" w14:paraId="5D62FDA9" w14:textId="77777777">
        <w:trPr>
          <w:cantSplit/>
        </w:trPr>
        <w:tc>
          <w:tcPr>
            <w:tcW w:w="3240" w:type="dxa"/>
            <w:tcBorders>
              <w:top w:val="single" w:sz="4" w:space="0" w:color="00000A"/>
              <w:left w:val="single" w:sz="4" w:space="0" w:color="00000A"/>
              <w:bottom w:val="single" w:sz="4" w:space="0" w:color="00000A"/>
              <w:right w:val="single" w:sz="4" w:space="0" w:color="00000A"/>
            </w:tcBorders>
            <w:shd w:val="clear" w:color="auto" w:fill="E0E0E0"/>
          </w:tcPr>
          <w:p w14:paraId="2E375CC7" w14:textId="77777777" w:rsidR="00A927AF" w:rsidRDefault="00232925">
            <w:pPr>
              <w:jc w:val="both"/>
              <w:rPr>
                <w:rFonts w:asciiTheme="majorHAnsi" w:hAnsiTheme="majorHAnsi" w:cs="Arial"/>
                <w:szCs w:val="22"/>
              </w:rPr>
            </w:pPr>
            <w:r>
              <w:rPr>
                <w:rFonts w:asciiTheme="majorHAnsi" w:hAnsiTheme="majorHAnsi" w:cs="Arial"/>
                <w:szCs w:val="22"/>
              </w:rPr>
              <w:t>Role</w:t>
            </w:r>
          </w:p>
        </w:tc>
        <w:tc>
          <w:tcPr>
            <w:tcW w:w="2430" w:type="dxa"/>
            <w:tcBorders>
              <w:top w:val="single" w:sz="4" w:space="0" w:color="00000A"/>
              <w:left w:val="single" w:sz="4" w:space="0" w:color="00000A"/>
              <w:bottom w:val="single" w:sz="4" w:space="0" w:color="00000A"/>
              <w:right w:val="single" w:sz="4" w:space="0" w:color="00000A"/>
            </w:tcBorders>
            <w:shd w:val="clear" w:color="auto" w:fill="E0E0E0"/>
          </w:tcPr>
          <w:p w14:paraId="1CEF1297" w14:textId="77777777" w:rsidR="00A927AF" w:rsidRDefault="00232925">
            <w:pPr>
              <w:jc w:val="both"/>
              <w:rPr>
                <w:rFonts w:asciiTheme="majorHAnsi" w:hAnsiTheme="majorHAnsi" w:cs="Arial"/>
                <w:szCs w:val="22"/>
              </w:rPr>
            </w:pPr>
            <w:r>
              <w:rPr>
                <w:rFonts w:asciiTheme="majorHAnsi" w:hAnsiTheme="majorHAnsi" w:cs="Arial"/>
                <w:szCs w:val="22"/>
              </w:rPr>
              <w:t>Name</w:t>
            </w:r>
          </w:p>
        </w:tc>
        <w:tc>
          <w:tcPr>
            <w:tcW w:w="3780" w:type="dxa"/>
            <w:tcBorders>
              <w:top w:val="single" w:sz="4" w:space="0" w:color="00000A"/>
              <w:left w:val="single" w:sz="4" w:space="0" w:color="00000A"/>
              <w:bottom w:val="single" w:sz="4" w:space="0" w:color="00000A"/>
              <w:right w:val="single" w:sz="4" w:space="0" w:color="00000A"/>
            </w:tcBorders>
            <w:shd w:val="clear" w:color="auto" w:fill="E0E0E0"/>
          </w:tcPr>
          <w:p w14:paraId="1AA8EB99" w14:textId="77777777" w:rsidR="00A927AF" w:rsidRDefault="00232925">
            <w:pPr>
              <w:jc w:val="both"/>
              <w:rPr>
                <w:rFonts w:asciiTheme="majorHAnsi" w:hAnsiTheme="majorHAnsi" w:cs="Arial"/>
                <w:szCs w:val="22"/>
              </w:rPr>
            </w:pPr>
            <w:r>
              <w:rPr>
                <w:rFonts w:asciiTheme="majorHAnsi" w:hAnsiTheme="majorHAnsi" w:cs="Arial"/>
                <w:szCs w:val="22"/>
              </w:rPr>
              <w:t>Organization</w:t>
            </w:r>
          </w:p>
        </w:tc>
      </w:tr>
      <w:tr w:rsidR="00A927AF" w14:paraId="50727823" w14:textId="77777777">
        <w:trPr>
          <w:cantSplit/>
        </w:trPr>
        <w:tc>
          <w:tcPr>
            <w:tcW w:w="3240" w:type="dxa"/>
            <w:tcBorders>
              <w:top w:val="single" w:sz="4" w:space="0" w:color="00000A"/>
              <w:left w:val="single" w:sz="4" w:space="0" w:color="00000A"/>
              <w:bottom w:val="single" w:sz="4" w:space="0" w:color="00000A"/>
              <w:right w:val="single" w:sz="4" w:space="0" w:color="00000A"/>
            </w:tcBorders>
            <w:shd w:val="clear" w:color="auto" w:fill="auto"/>
          </w:tcPr>
          <w:p w14:paraId="39AA1543" w14:textId="77777777" w:rsidR="00A927AF" w:rsidRDefault="00232925">
            <w:pPr>
              <w:jc w:val="both"/>
              <w:rPr>
                <w:rFonts w:asciiTheme="majorHAnsi" w:hAnsiTheme="majorHAnsi" w:cs="Arial"/>
                <w:szCs w:val="22"/>
              </w:rPr>
            </w:pPr>
            <w:r>
              <w:rPr>
                <w:rFonts w:asciiTheme="majorHAnsi" w:hAnsiTheme="majorHAnsi" w:cs="Arial"/>
                <w:szCs w:val="22"/>
              </w:rPr>
              <w:t>Key Customer Contact(s)</w:t>
            </w:r>
          </w:p>
        </w:tc>
        <w:tc>
          <w:tcPr>
            <w:tcW w:w="2430" w:type="dxa"/>
            <w:tcBorders>
              <w:top w:val="single" w:sz="4" w:space="0" w:color="00000A"/>
              <w:left w:val="single" w:sz="4" w:space="0" w:color="00000A"/>
              <w:bottom w:val="single" w:sz="4" w:space="0" w:color="00000A"/>
              <w:right w:val="single" w:sz="4" w:space="0" w:color="00000A"/>
            </w:tcBorders>
            <w:shd w:val="clear" w:color="auto" w:fill="auto"/>
          </w:tcPr>
          <w:p w14:paraId="4CFE6F26" w14:textId="77777777" w:rsidR="00A927AF" w:rsidRDefault="00A927AF">
            <w:pPr>
              <w:jc w:val="both"/>
              <w:rPr>
                <w:rFonts w:asciiTheme="majorHAnsi" w:hAnsiTheme="majorHAnsi" w:cs="Arial"/>
                <w:szCs w:val="22"/>
              </w:rPr>
            </w:pPr>
          </w:p>
        </w:tc>
        <w:tc>
          <w:tcPr>
            <w:tcW w:w="3780" w:type="dxa"/>
            <w:tcBorders>
              <w:top w:val="single" w:sz="4" w:space="0" w:color="00000A"/>
              <w:left w:val="single" w:sz="4" w:space="0" w:color="00000A"/>
              <w:bottom w:val="single" w:sz="4" w:space="0" w:color="00000A"/>
              <w:right w:val="single" w:sz="4" w:space="0" w:color="00000A"/>
            </w:tcBorders>
            <w:shd w:val="clear" w:color="auto" w:fill="auto"/>
          </w:tcPr>
          <w:p w14:paraId="57FAED67" w14:textId="77777777" w:rsidR="00A927AF" w:rsidRDefault="00A927AF">
            <w:pPr>
              <w:jc w:val="both"/>
              <w:rPr>
                <w:rFonts w:asciiTheme="majorHAnsi" w:hAnsiTheme="majorHAnsi" w:cs="Arial"/>
                <w:szCs w:val="22"/>
              </w:rPr>
            </w:pPr>
          </w:p>
        </w:tc>
      </w:tr>
      <w:tr w:rsidR="00A927AF" w14:paraId="7BF4BC53" w14:textId="77777777">
        <w:trPr>
          <w:cantSplit/>
        </w:trPr>
        <w:tc>
          <w:tcPr>
            <w:tcW w:w="3240" w:type="dxa"/>
            <w:tcBorders>
              <w:top w:val="single" w:sz="4" w:space="0" w:color="00000A"/>
              <w:left w:val="single" w:sz="4" w:space="0" w:color="00000A"/>
              <w:bottom w:val="single" w:sz="4" w:space="0" w:color="00000A"/>
              <w:right w:val="single" w:sz="4" w:space="0" w:color="00000A"/>
            </w:tcBorders>
            <w:shd w:val="clear" w:color="auto" w:fill="auto"/>
          </w:tcPr>
          <w:p w14:paraId="5277A9E2" w14:textId="77777777" w:rsidR="00A927AF" w:rsidRDefault="00232925">
            <w:pPr>
              <w:jc w:val="both"/>
              <w:rPr>
                <w:rFonts w:asciiTheme="majorHAnsi" w:hAnsiTheme="majorHAnsi" w:cs="Arial"/>
                <w:szCs w:val="22"/>
              </w:rPr>
            </w:pPr>
            <w:r>
              <w:rPr>
                <w:rFonts w:asciiTheme="majorHAnsi" w:hAnsiTheme="majorHAnsi" w:cs="Arial"/>
                <w:szCs w:val="22"/>
              </w:rPr>
              <w:t>Business SME</w:t>
            </w:r>
          </w:p>
        </w:tc>
        <w:tc>
          <w:tcPr>
            <w:tcW w:w="2430" w:type="dxa"/>
            <w:tcBorders>
              <w:top w:val="single" w:sz="4" w:space="0" w:color="00000A"/>
              <w:left w:val="single" w:sz="4" w:space="0" w:color="00000A"/>
              <w:bottom w:val="single" w:sz="4" w:space="0" w:color="00000A"/>
              <w:right w:val="single" w:sz="4" w:space="0" w:color="00000A"/>
            </w:tcBorders>
            <w:shd w:val="clear" w:color="auto" w:fill="auto"/>
          </w:tcPr>
          <w:p w14:paraId="53BD34C4" w14:textId="77777777" w:rsidR="00A927AF" w:rsidRDefault="00A927AF">
            <w:pPr>
              <w:jc w:val="both"/>
              <w:rPr>
                <w:rFonts w:asciiTheme="majorHAnsi" w:hAnsiTheme="majorHAnsi" w:cs="Arial"/>
                <w:szCs w:val="22"/>
              </w:rPr>
            </w:pPr>
          </w:p>
        </w:tc>
        <w:tc>
          <w:tcPr>
            <w:tcW w:w="3780" w:type="dxa"/>
            <w:tcBorders>
              <w:top w:val="single" w:sz="4" w:space="0" w:color="00000A"/>
              <w:left w:val="single" w:sz="4" w:space="0" w:color="00000A"/>
              <w:bottom w:val="single" w:sz="4" w:space="0" w:color="00000A"/>
              <w:right w:val="single" w:sz="4" w:space="0" w:color="00000A"/>
            </w:tcBorders>
            <w:shd w:val="clear" w:color="auto" w:fill="auto"/>
          </w:tcPr>
          <w:p w14:paraId="1C9E3219" w14:textId="77777777" w:rsidR="00A927AF" w:rsidRDefault="00A927AF">
            <w:pPr>
              <w:jc w:val="both"/>
              <w:rPr>
                <w:rFonts w:asciiTheme="majorHAnsi" w:hAnsiTheme="majorHAnsi" w:cs="Arial"/>
                <w:szCs w:val="22"/>
              </w:rPr>
            </w:pPr>
          </w:p>
        </w:tc>
      </w:tr>
      <w:tr w:rsidR="00A927AF" w14:paraId="565A10A0" w14:textId="77777777">
        <w:trPr>
          <w:cantSplit/>
        </w:trPr>
        <w:tc>
          <w:tcPr>
            <w:tcW w:w="3240" w:type="dxa"/>
            <w:tcBorders>
              <w:top w:val="single" w:sz="4" w:space="0" w:color="00000A"/>
              <w:left w:val="single" w:sz="4" w:space="0" w:color="00000A"/>
              <w:bottom w:val="single" w:sz="4" w:space="0" w:color="00000A"/>
              <w:right w:val="single" w:sz="4" w:space="0" w:color="00000A"/>
            </w:tcBorders>
            <w:shd w:val="clear" w:color="auto" w:fill="auto"/>
          </w:tcPr>
          <w:p w14:paraId="76E9B4C9" w14:textId="77777777" w:rsidR="00A927AF" w:rsidRDefault="00232925">
            <w:pPr>
              <w:jc w:val="both"/>
              <w:rPr>
                <w:rFonts w:asciiTheme="majorHAnsi" w:hAnsiTheme="majorHAnsi" w:cs="Arial"/>
                <w:szCs w:val="22"/>
              </w:rPr>
            </w:pPr>
            <w:r>
              <w:rPr>
                <w:rFonts w:asciiTheme="majorHAnsi" w:hAnsiTheme="majorHAnsi" w:cs="Arial"/>
                <w:szCs w:val="22"/>
              </w:rPr>
              <w:t xml:space="preserve">Project Manager </w:t>
            </w:r>
          </w:p>
        </w:tc>
        <w:tc>
          <w:tcPr>
            <w:tcW w:w="2430" w:type="dxa"/>
            <w:tcBorders>
              <w:top w:val="single" w:sz="4" w:space="0" w:color="00000A"/>
              <w:left w:val="single" w:sz="4" w:space="0" w:color="00000A"/>
              <w:bottom w:val="single" w:sz="4" w:space="0" w:color="00000A"/>
              <w:right w:val="single" w:sz="4" w:space="0" w:color="00000A"/>
            </w:tcBorders>
            <w:shd w:val="clear" w:color="auto" w:fill="auto"/>
          </w:tcPr>
          <w:p w14:paraId="7EC96DF0" w14:textId="77777777" w:rsidR="00A927AF" w:rsidRDefault="00A927AF">
            <w:pPr>
              <w:jc w:val="both"/>
              <w:rPr>
                <w:rFonts w:asciiTheme="majorHAnsi" w:hAnsiTheme="majorHAnsi" w:cs="Arial"/>
                <w:szCs w:val="22"/>
              </w:rPr>
            </w:pPr>
          </w:p>
        </w:tc>
        <w:tc>
          <w:tcPr>
            <w:tcW w:w="3780" w:type="dxa"/>
            <w:tcBorders>
              <w:top w:val="single" w:sz="4" w:space="0" w:color="00000A"/>
              <w:left w:val="single" w:sz="4" w:space="0" w:color="00000A"/>
              <w:bottom w:val="single" w:sz="4" w:space="0" w:color="00000A"/>
              <w:right w:val="single" w:sz="4" w:space="0" w:color="00000A"/>
            </w:tcBorders>
            <w:shd w:val="clear" w:color="auto" w:fill="auto"/>
          </w:tcPr>
          <w:p w14:paraId="108B9830" w14:textId="77777777" w:rsidR="00A927AF" w:rsidRDefault="00A927AF">
            <w:pPr>
              <w:jc w:val="both"/>
              <w:rPr>
                <w:rFonts w:asciiTheme="majorHAnsi" w:hAnsiTheme="majorHAnsi" w:cs="Arial"/>
                <w:szCs w:val="22"/>
              </w:rPr>
            </w:pPr>
          </w:p>
        </w:tc>
      </w:tr>
      <w:tr w:rsidR="00A927AF" w14:paraId="24BE1739" w14:textId="77777777">
        <w:trPr>
          <w:cantSplit/>
        </w:trPr>
        <w:tc>
          <w:tcPr>
            <w:tcW w:w="3240" w:type="dxa"/>
            <w:tcBorders>
              <w:top w:val="single" w:sz="4" w:space="0" w:color="00000A"/>
              <w:left w:val="single" w:sz="4" w:space="0" w:color="00000A"/>
              <w:bottom w:val="single" w:sz="4" w:space="0" w:color="00000A"/>
              <w:right w:val="single" w:sz="4" w:space="0" w:color="00000A"/>
            </w:tcBorders>
            <w:shd w:val="clear" w:color="auto" w:fill="auto"/>
          </w:tcPr>
          <w:p w14:paraId="583CA3E3" w14:textId="77777777" w:rsidR="00A927AF" w:rsidRDefault="00232925">
            <w:pPr>
              <w:jc w:val="both"/>
              <w:rPr>
                <w:rFonts w:asciiTheme="majorHAnsi" w:hAnsiTheme="majorHAnsi" w:cs="Arial"/>
                <w:szCs w:val="22"/>
              </w:rPr>
            </w:pPr>
            <w:r>
              <w:rPr>
                <w:rFonts w:asciiTheme="majorHAnsi" w:hAnsiTheme="majorHAnsi" w:cs="Arial"/>
                <w:szCs w:val="22"/>
              </w:rPr>
              <w:t>Backup Project Manager</w:t>
            </w:r>
          </w:p>
        </w:tc>
        <w:tc>
          <w:tcPr>
            <w:tcW w:w="2430" w:type="dxa"/>
            <w:tcBorders>
              <w:top w:val="single" w:sz="4" w:space="0" w:color="00000A"/>
              <w:left w:val="single" w:sz="4" w:space="0" w:color="00000A"/>
              <w:bottom w:val="single" w:sz="4" w:space="0" w:color="00000A"/>
              <w:right w:val="single" w:sz="4" w:space="0" w:color="00000A"/>
            </w:tcBorders>
            <w:shd w:val="clear" w:color="auto" w:fill="auto"/>
          </w:tcPr>
          <w:p w14:paraId="29682C89" w14:textId="77777777" w:rsidR="00A927AF" w:rsidRDefault="00A927AF">
            <w:pPr>
              <w:jc w:val="both"/>
              <w:rPr>
                <w:rFonts w:asciiTheme="majorHAnsi" w:hAnsiTheme="majorHAnsi" w:cs="Arial"/>
                <w:szCs w:val="22"/>
              </w:rPr>
            </w:pPr>
          </w:p>
        </w:tc>
        <w:tc>
          <w:tcPr>
            <w:tcW w:w="3780" w:type="dxa"/>
            <w:tcBorders>
              <w:top w:val="single" w:sz="4" w:space="0" w:color="00000A"/>
              <w:left w:val="single" w:sz="4" w:space="0" w:color="00000A"/>
              <w:bottom w:val="single" w:sz="4" w:space="0" w:color="00000A"/>
              <w:right w:val="single" w:sz="4" w:space="0" w:color="00000A"/>
            </w:tcBorders>
            <w:shd w:val="clear" w:color="auto" w:fill="auto"/>
          </w:tcPr>
          <w:p w14:paraId="1C813AEB" w14:textId="77777777" w:rsidR="00A927AF" w:rsidRDefault="00A927AF">
            <w:pPr>
              <w:jc w:val="both"/>
              <w:rPr>
                <w:rFonts w:asciiTheme="majorHAnsi" w:hAnsiTheme="majorHAnsi" w:cs="Arial"/>
                <w:szCs w:val="22"/>
              </w:rPr>
            </w:pPr>
          </w:p>
        </w:tc>
      </w:tr>
      <w:tr w:rsidR="00A927AF" w14:paraId="0CF32CBF" w14:textId="77777777">
        <w:trPr>
          <w:cantSplit/>
        </w:trPr>
        <w:tc>
          <w:tcPr>
            <w:tcW w:w="3240" w:type="dxa"/>
            <w:tcBorders>
              <w:top w:val="single" w:sz="4" w:space="0" w:color="00000A"/>
              <w:left w:val="single" w:sz="4" w:space="0" w:color="00000A"/>
              <w:bottom w:val="single" w:sz="4" w:space="0" w:color="00000A"/>
              <w:right w:val="single" w:sz="4" w:space="0" w:color="00000A"/>
            </w:tcBorders>
            <w:shd w:val="clear" w:color="auto" w:fill="auto"/>
          </w:tcPr>
          <w:p w14:paraId="2B8DB4FC" w14:textId="77777777" w:rsidR="00A927AF" w:rsidRDefault="00232925">
            <w:pPr>
              <w:jc w:val="both"/>
              <w:rPr>
                <w:rFonts w:asciiTheme="majorHAnsi" w:hAnsiTheme="majorHAnsi" w:cs="Arial"/>
                <w:szCs w:val="22"/>
              </w:rPr>
            </w:pPr>
            <w:r>
              <w:rPr>
                <w:rFonts w:asciiTheme="majorHAnsi" w:hAnsiTheme="majorHAnsi" w:cs="Arial"/>
                <w:szCs w:val="22"/>
              </w:rPr>
              <w:t>Business Architect</w:t>
            </w:r>
          </w:p>
        </w:tc>
        <w:tc>
          <w:tcPr>
            <w:tcW w:w="2430" w:type="dxa"/>
            <w:tcBorders>
              <w:top w:val="single" w:sz="4" w:space="0" w:color="00000A"/>
              <w:left w:val="single" w:sz="4" w:space="0" w:color="00000A"/>
              <w:bottom w:val="single" w:sz="4" w:space="0" w:color="00000A"/>
              <w:right w:val="single" w:sz="4" w:space="0" w:color="00000A"/>
            </w:tcBorders>
            <w:shd w:val="clear" w:color="auto" w:fill="auto"/>
          </w:tcPr>
          <w:p w14:paraId="7664E1C3" w14:textId="77777777" w:rsidR="00A927AF" w:rsidRDefault="00A927AF">
            <w:pPr>
              <w:jc w:val="both"/>
              <w:rPr>
                <w:rFonts w:asciiTheme="majorHAnsi" w:hAnsiTheme="majorHAnsi" w:cs="Arial"/>
                <w:szCs w:val="22"/>
              </w:rPr>
            </w:pPr>
          </w:p>
        </w:tc>
        <w:tc>
          <w:tcPr>
            <w:tcW w:w="3780" w:type="dxa"/>
            <w:tcBorders>
              <w:top w:val="single" w:sz="4" w:space="0" w:color="00000A"/>
              <w:left w:val="single" w:sz="4" w:space="0" w:color="00000A"/>
              <w:bottom w:val="single" w:sz="4" w:space="0" w:color="00000A"/>
              <w:right w:val="single" w:sz="4" w:space="0" w:color="00000A"/>
            </w:tcBorders>
            <w:shd w:val="clear" w:color="auto" w:fill="auto"/>
          </w:tcPr>
          <w:p w14:paraId="1735FB37" w14:textId="77777777" w:rsidR="00A927AF" w:rsidRDefault="00A927AF">
            <w:pPr>
              <w:jc w:val="both"/>
              <w:rPr>
                <w:rFonts w:asciiTheme="majorHAnsi" w:hAnsiTheme="majorHAnsi" w:cs="Arial"/>
                <w:szCs w:val="22"/>
              </w:rPr>
            </w:pPr>
          </w:p>
        </w:tc>
      </w:tr>
      <w:tr w:rsidR="00A927AF" w14:paraId="050AD9BD" w14:textId="77777777">
        <w:trPr>
          <w:cantSplit/>
        </w:trPr>
        <w:tc>
          <w:tcPr>
            <w:tcW w:w="3240" w:type="dxa"/>
            <w:tcBorders>
              <w:top w:val="single" w:sz="4" w:space="0" w:color="00000A"/>
              <w:left w:val="single" w:sz="4" w:space="0" w:color="00000A"/>
              <w:bottom w:val="single" w:sz="4" w:space="0" w:color="00000A"/>
              <w:right w:val="single" w:sz="4" w:space="0" w:color="00000A"/>
            </w:tcBorders>
            <w:shd w:val="clear" w:color="auto" w:fill="auto"/>
          </w:tcPr>
          <w:p w14:paraId="680864F7" w14:textId="77777777" w:rsidR="00A927AF" w:rsidRDefault="00232925">
            <w:pPr>
              <w:jc w:val="both"/>
              <w:rPr>
                <w:rFonts w:asciiTheme="majorHAnsi" w:hAnsiTheme="majorHAnsi" w:cs="Arial"/>
                <w:szCs w:val="22"/>
              </w:rPr>
            </w:pPr>
            <w:r>
              <w:rPr>
                <w:rFonts w:asciiTheme="majorHAnsi" w:hAnsiTheme="majorHAnsi" w:cs="Arial"/>
                <w:szCs w:val="22"/>
              </w:rPr>
              <w:t>Business Analyst</w:t>
            </w:r>
          </w:p>
        </w:tc>
        <w:tc>
          <w:tcPr>
            <w:tcW w:w="2430" w:type="dxa"/>
            <w:tcBorders>
              <w:top w:val="single" w:sz="4" w:space="0" w:color="00000A"/>
              <w:left w:val="single" w:sz="4" w:space="0" w:color="00000A"/>
              <w:bottom w:val="single" w:sz="4" w:space="0" w:color="00000A"/>
              <w:right w:val="single" w:sz="4" w:space="0" w:color="00000A"/>
            </w:tcBorders>
            <w:shd w:val="clear" w:color="auto" w:fill="auto"/>
          </w:tcPr>
          <w:p w14:paraId="25163FCF" w14:textId="77777777" w:rsidR="00A927AF" w:rsidRDefault="00232925">
            <w:pPr>
              <w:jc w:val="both"/>
              <w:rPr>
                <w:rFonts w:asciiTheme="majorHAnsi" w:hAnsiTheme="majorHAnsi" w:cs="Arial"/>
                <w:szCs w:val="22"/>
              </w:rPr>
            </w:pPr>
            <w:r>
              <w:rPr>
                <w:rFonts w:asciiTheme="majorHAnsi" w:hAnsiTheme="majorHAnsi" w:cs="Arial"/>
                <w:szCs w:val="22"/>
              </w:rPr>
              <w:t>Anand Singh</w:t>
            </w:r>
          </w:p>
        </w:tc>
        <w:tc>
          <w:tcPr>
            <w:tcW w:w="3780" w:type="dxa"/>
            <w:tcBorders>
              <w:top w:val="single" w:sz="4" w:space="0" w:color="00000A"/>
              <w:left w:val="single" w:sz="4" w:space="0" w:color="00000A"/>
              <w:bottom w:val="single" w:sz="4" w:space="0" w:color="00000A"/>
              <w:right w:val="single" w:sz="4" w:space="0" w:color="00000A"/>
            </w:tcBorders>
            <w:shd w:val="clear" w:color="auto" w:fill="auto"/>
          </w:tcPr>
          <w:p w14:paraId="619AA723" w14:textId="77777777" w:rsidR="00A927AF" w:rsidRDefault="00A927AF">
            <w:pPr>
              <w:jc w:val="both"/>
              <w:rPr>
                <w:rFonts w:asciiTheme="majorHAnsi" w:hAnsiTheme="majorHAnsi" w:cs="Arial"/>
                <w:szCs w:val="22"/>
              </w:rPr>
            </w:pPr>
          </w:p>
        </w:tc>
      </w:tr>
      <w:tr w:rsidR="00A927AF" w14:paraId="45851CDA" w14:textId="77777777">
        <w:trPr>
          <w:cantSplit/>
        </w:trPr>
        <w:tc>
          <w:tcPr>
            <w:tcW w:w="3240" w:type="dxa"/>
            <w:tcBorders>
              <w:top w:val="single" w:sz="4" w:space="0" w:color="00000A"/>
              <w:left w:val="single" w:sz="4" w:space="0" w:color="00000A"/>
              <w:bottom w:val="single" w:sz="4" w:space="0" w:color="00000A"/>
              <w:right w:val="single" w:sz="4" w:space="0" w:color="00000A"/>
            </w:tcBorders>
            <w:shd w:val="clear" w:color="auto" w:fill="auto"/>
          </w:tcPr>
          <w:p w14:paraId="0C4FC9FB" w14:textId="77777777" w:rsidR="00A927AF" w:rsidRDefault="00232925">
            <w:pPr>
              <w:jc w:val="both"/>
              <w:rPr>
                <w:rFonts w:asciiTheme="majorHAnsi" w:hAnsiTheme="majorHAnsi" w:cs="Arial"/>
                <w:szCs w:val="22"/>
              </w:rPr>
            </w:pPr>
            <w:r>
              <w:rPr>
                <w:rFonts w:asciiTheme="majorHAnsi" w:hAnsiTheme="majorHAnsi" w:cs="Arial"/>
                <w:szCs w:val="22"/>
              </w:rPr>
              <w:t>System Analyst</w:t>
            </w:r>
          </w:p>
        </w:tc>
        <w:tc>
          <w:tcPr>
            <w:tcW w:w="2430" w:type="dxa"/>
            <w:tcBorders>
              <w:top w:val="single" w:sz="4" w:space="0" w:color="00000A"/>
              <w:left w:val="single" w:sz="4" w:space="0" w:color="00000A"/>
              <w:bottom w:val="single" w:sz="4" w:space="0" w:color="00000A"/>
              <w:right w:val="single" w:sz="4" w:space="0" w:color="00000A"/>
            </w:tcBorders>
            <w:shd w:val="clear" w:color="auto" w:fill="auto"/>
          </w:tcPr>
          <w:p w14:paraId="6C045D00" w14:textId="77777777" w:rsidR="00A927AF" w:rsidRDefault="00A927AF">
            <w:pPr>
              <w:jc w:val="both"/>
              <w:rPr>
                <w:rFonts w:asciiTheme="majorHAnsi" w:hAnsiTheme="majorHAnsi" w:cs="Arial"/>
                <w:szCs w:val="22"/>
              </w:rPr>
            </w:pPr>
          </w:p>
        </w:tc>
        <w:tc>
          <w:tcPr>
            <w:tcW w:w="3780" w:type="dxa"/>
            <w:tcBorders>
              <w:top w:val="single" w:sz="4" w:space="0" w:color="00000A"/>
              <w:left w:val="single" w:sz="4" w:space="0" w:color="00000A"/>
              <w:bottom w:val="single" w:sz="4" w:space="0" w:color="00000A"/>
              <w:right w:val="single" w:sz="4" w:space="0" w:color="00000A"/>
            </w:tcBorders>
            <w:shd w:val="clear" w:color="auto" w:fill="auto"/>
          </w:tcPr>
          <w:p w14:paraId="7E70B964" w14:textId="77777777" w:rsidR="00A927AF" w:rsidRDefault="00A927AF">
            <w:pPr>
              <w:jc w:val="both"/>
              <w:rPr>
                <w:rFonts w:asciiTheme="majorHAnsi" w:hAnsiTheme="majorHAnsi" w:cs="Arial"/>
                <w:szCs w:val="22"/>
              </w:rPr>
            </w:pPr>
          </w:p>
        </w:tc>
      </w:tr>
      <w:tr w:rsidR="00A927AF" w14:paraId="0BE3952B" w14:textId="77777777">
        <w:trPr>
          <w:cantSplit/>
        </w:trPr>
        <w:tc>
          <w:tcPr>
            <w:tcW w:w="3240" w:type="dxa"/>
            <w:tcBorders>
              <w:top w:val="single" w:sz="4" w:space="0" w:color="00000A"/>
              <w:left w:val="single" w:sz="4" w:space="0" w:color="00000A"/>
              <w:bottom w:val="single" w:sz="4" w:space="0" w:color="00000A"/>
              <w:right w:val="single" w:sz="4" w:space="0" w:color="00000A"/>
            </w:tcBorders>
            <w:shd w:val="clear" w:color="auto" w:fill="auto"/>
          </w:tcPr>
          <w:p w14:paraId="1EB0A3D9" w14:textId="77777777" w:rsidR="00A927AF" w:rsidRDefault="00232925">
            <w:pPr>
              <w:jc w:val="both"/>
              <w:rPr>
                <w:rFonts w:asciiTheme="majorHAnsi" w:hAnsiTheme="majorHAnsi" w:cs="Arial"/>
                <w:szCs w:val="22"/>
              </w:rPr>
            </w:pPr>
            <w:r>
              <w:rPr>
                <w:rFonts w:asciiTheme="majorHAnsi" w:hAnsiTheme="majorHAnsi" w:cs="Arial"/>
                <w:szCs w:val="22"/>
              </w:rPr>
              <w:t>Data Architect</w:t>
            </w:r>
          </w:p>
        </w:tc>
        <w:tc>
          <w:tcPr>
            <w:tcW w:w="2430" w:type="dxa"/>
            <w:tcBorders>
              <w:top w:val="single" w:sz="4" w:space="0" w:color="00000A"/>
              <w:left w:val="single" w:sz="4" w:space="0" w:color="00000A"/>
              <w:bottom w:val="single" w:sz="4" w:space="0" w:color="00000A"/>
              <w:right w:val="single" w:sz="4" w:space="0" w:color="00000A"/>
            </w:tcBorders>
            <w:shd w:val="clear" w:color="auto" w:fill="auto"/>
          </w:tcPr>
          <w:p w14:paraId="798A8EB3" w14:textId="77777777" w:rsidR="00A927AF" w:rsidRDefault="00A927AF">
            <w:pPr>
              <w:jc w:val="both"/>
              <w:rPr>
                <w:rFonts w:asciiTheme="majorHAnsi" w:hAnsiTheme="majorHAnsi" w:cs="Arial"/>
                <w:szCs w:val="22"/>
              </w:rPr>
            </w:pPr>
          </w:p>
        </w:tc>
        <w:tc>
          <w:tcPr>
            <w:tcW w:w="3780" w:type="dxa"/>
            <w:tcBorders>
              <w:top w:val="single" w:sz="4" w:space="0" w:color="00000A"/>
              <w:left w:val="single" w:sz="4" w:space="0" w:color="00000A"/>
              <w:bottom w:val="single" w:sz="4" w:space="0" w:color="00000A"/>
              <w:right w:val="single" w:sz="4" w:space="0" w:color="00000A"/>
            </w:tcBorders>
            <w:shd w:val="clear" w:color="auto" w:fill="auto"/>
          </w:tcPr>
          <w:p w14:paraId="5391652F" w14:textId="77777777" w:rsidR="00A927AF" w:rsidRDefault="00A927AF">
            <w:pPr>
              <w:jc w:val="both"/>
              <w:rPr>
                <w:rFonts w:asciiTheme="majorHAnsi" w:hAnsiTheme="majorHAnsi" w:cs="Arial"/>
                <w:szCs w:val="22"/>
              </w:rPr>
            </w:pPr>
          </w:p>
        </w:tc>
      </w:tr>
      <w:tr w:rsidR="00A927AF" w14:paraId="466A6F0C" w14:textId="77777777">
        <w:trPr>
          <w:cantSplit/>
        </w:trPr>
        <w:tc>
          <w:tcPr>
            <w:tcW w:w="3240" w:type="dxa"/>
            <w:tcBorders>
              <w:top w:val="single" w:sz="4" w:space="0" w:color="00000A"/>
              <w:left w:val="single" w:sz="4" w:space="0" w:color="00000A"/>
              <w:bottom w:val="single" w:sz="4" w:space="0" w:color="00000A"/>
              <w:right w:val="single" w:sz="4" w:space="0" w:color="00000A"/>
            </w:tcBorders>
            <w:shd w:val="clear" w:color="auto" w:fill="auto"/>
          </w:tcPr>
          <w:p w14:paraId="34DE44F9" w14:textId="77777777" w:rsidR="00A927AF" w:rsidRDefault="00232925">
            <w:pPr>
              <w:jc w:val="both"/>
              <w:rPr>
                <w:rFonts w:asciiTheme="majorHAnsi" w:hAnsiTheme="majorHAnsi" w:cs="Arial"/>
                <w:szCs w:val="22"/>
              </w:rPr>
            </w:pPr>
            <w:r>
              <w:rPr>
                <w:rFonts w:asciiTheme="majorHAnsi" w:hAnsiTheme="majorHAnsi" w:cs="Arial"/>
                <w:szCs w:val="22"/>
              </w:rPr>
              <w:t>Application Architect</w:t>
            </w:r>
          </w:p>
        </w:tc>
        <w:tc>
          <w:tcPr>
            <w:tcW w:w="2430" w:type="dxa"/>
            <w:tcBorders>
              <w:top w:val="single" w:sz="4" w:space="0" w:color="00000A"/>
              <w:left w:val="single" w:sz="4" w:space="0" w:color="00000A"/>
              <w:bottom w:val="single" w:sz="4" w:space="0" w:color="00000A"/>
              <w:right w:val="single" w:sz="4" w:space="0" w:color="00000A"/>
            </w:tcBorders>
            <w:shd w:val="clear" w:color="auto" w:fill="auto"/>
          </w:tcPr>
          <w:p w14:paraId="4E08E0B1" w14:textId="77777777" w:rsidR="00A927AF" w:rsidRDefault="00232925">
            <w:pPr>
              <w:jc w:val="both"/>
              <w:rPr>
                <w:rFonts w:asciiTheme="majorHAnsi" w:hAnsiTheme="majorHAnsi" w:cs="Arial"/>
                <w:szCs w:val="22"/>
              </w:rPr>
            </w:pPr>
            <w:r>
              <w:rPr>
                <w:rFonts w:asciiTheme="majorHAnsi" w:hAnsiTheme="majorHAnsi" w:cs="Arial"/>
                <w:szCs w:val="22"/>
              </w:rPr>
              <w:t>Mayank Gupta</w:t>
            </w:r>
          </w:p>
        </w:tc>
        <w:tc>
          <w:tcPr>
            <w:tcW w:w="3780" w:type="dxa"/>
            <w:tcBorders>
              <w:top w:val="single" w:sz="4" w:space="0" w:color="00000A"/>
              <w:left w:val="single" w:sz="4" w:space="0" w:color="00000A"/>
              <w:bottom w:val="single" w:sz="4" w:space="0" w:color="00000A"/>
              <w:right w:val="single" w:sz="4" w:space="0" w:color="00000A"/>
            </w:tcBorders>
            <w:shd w:val="clear" w:color="auto" w:fill="auto"/>
          </w:tcPr>
          <w:p w14:paraId="45A0D725" w14:textId="77777777" w:rsidR="00A927AF" w:rsidRDefault="00A927AF">
            <w:pPr>
              <w:jc w:val="both"/>
              <w:rPr>
                <w:rFonts w:asciiTheme="majorHAnsi" w:hAnsiTheme="majorHAnsi" w:cs="Arial"/>
                <w:szCs w:val="22"/>
              </w:rPr>
            </w:pPr>
          </w:p>
        </w:tc>
      </w:tr>
      <w:tr w:rsidR="00A927AF" w14:paraId="6F65627A" w14:textId="77777777">
        <w:trPr>
          <w:cantSplit/>
        </w:trPr>
        <w:tc>
          <w:tcPr>
            <w:tcW w:w="3240" w:type="dxa"/>
            <w:tcBorders>
              <w:top w:val="single" w:sz="4" w:space="0" w:color="00000A"/>
              <w:left w:val="single" w:sz="4" w:space="0" w:color="00000A"/>
              <w:bottom w:val="single" w:sz="4" w:space="0" w:color="00000A"/>
              <w:right w:val="single" w:sz="4" w:space="0" w:color="00000A"/>
            </w:tcBorders>
            <w:shd w:val="clear" w:color="auto" w:fill="auto"/>
          </w:tcPr>
          <w:p w14:paraId="7C32F992" w14:textId="77777777" w:rsidR="00A927AF" w:rsidRDefault="00232925">
            <w:pPr>
              <w:jc w:val="both"/>
              <w:rPr>
                <w:rFonts w:asciiTheme="majorHAnsi" w:hAnsiTheme="majorHAnsi" w:cs="Arial"/>
                <w:szCs w:val="22"/>
              </w:rPr>
            </w:pPr>
            <w:r>
              <w:rPr>
                <w:rFonts w:asciiTheme="majorHAnsi" w:hAnsiTheme="majorHAnsi" w:cs="Arial"/>
                <w:szCs w:val="22"/>
              </w:rPr>
              <w:t>System Area SME</w:t>
            </w:r>
          </w:p>
        </w:tc>
        <w:tc>
          <w:tcPr>
            <w:tcW w:w="2430" w:type="dxa"/>
            <w:tcBorders>
              <w:top w:val="single" w:sz="4" w:space="0" w:color="00000A"/>
              <w:left w:val="single" w:sz="4" w:space="0" w:color="00000A"/>
              <w:bottom w:val="single" w:sz="4" w:space="0" w:color="00000A"/>
              <w:right w:val="single" w:sz="4" w:space="0" w:color="00000A"/>
            </w:tcBorders>
            <w:shd w:val="clear" w:color="auto" w:fill="auto"/>
          </w:tcPr>
          <w:p w14:paraId="4A9D4A8D" w14:textId="77777777" w:rsidR="00A927AF" w:rsidRDefault="00232925">
            <w:pPr>
              <w:jc w:val="both"/>
              <w:rPr>
                <w:rFonts w:asciiTheme="majorHAnsi" w:hAnsiTheme="majorHAnsi" w:cs="Arial"/>
                <w:szCs w:val="22"/>
              </w:rPr>
            </w:pPr>
            <w:r>
              <w:rPr>
                <w:rFonts w:asciiTheme="majorHAnsi" w:hAnsiTheme="majorHAnsi" w:cs="Arial"/>
                <w:szCs w:val="22"/>
              </w:rPr>
              <w:t>Avnish Gupta</w:t>
            </w:r>
          </w:p>
        </w:tc>
        <w:tc>
          <w:tcPr>
            <w:tcW w:w="3780" w:type="dxa"/>
            <w:tcBorders>
              <w:top w:val="single" w:sz="4" w:space="0" w:color="00000A"/>
              <w:left w:val="single" w:sz="4" w:space="0" w:color="00000A"/>
              <w:bottom w:val="single" w:sz="4" w:space="0" w:color="00000A"/>
              <w:right w:val="single" w:sz="4" w:space="0" w:color="00000A"/>
            </w:tcBorders>
            <w:shd w:val="clear" w:color="auto" w:fill="auto"/>
          </w:tcPr>
          <w:p w14:paraId="0F41EE73" w14:textId="77777777" w:rsidR="00A927AF" w:rsidRDefault="00A927AF">
            <w:pPr>
              <w:jc w:val="both"/>
              <w:rPr>
                <w:rFonts w:asciiTheme="majorHAnsi" w:hAnsiTheme="majorHAnsi" w:cs="Arial"/>
                <w:szCs w:val="22"/>
              </w:rPr>
            </w:pPr>
          </w:p>
        </w:tc>
      </w:tr>
      <w:tr w:rsidR="00A927AF" w14:paraId="37806901" w14:textId="77777777">
        <w:trPr>
          <w:cantSplit/>
        </w:trPr>
        <w:tc>
          <w:tcPr>
            <w:tcW w:w="3240" w:type="dxa"/>
            <w:tcBorders>
              <w:top w:val="single" w:sz="4" w:space="0" w:color="00000A"/>
              <w:left w:val="single" w:sz="4" w:space="0" w:color="00000A"/>
              <w:bottom w:val="single" w:sz="4" w:space="0" w:color="00000A"/>
              <w:right w:val="single" w:sz="4" w:space="0" w:color="00000A"/>
            </w:tcBorders>
            <w:shd w:val="clear" w:color="auto" w:fill="auto"/>
          </w:tcPr>
          <w:p w14:paraId="1F7FE513" w14:textId="77777777" w:rsidR="00A927AF" w:rsidRDefault="00232925">
            <w:pPr>
              <w:jc w:val="both"/>
              <w:rPr>
                <w:rFonts w:asciiTheme="majorHAnsi" w:hAnsiTheme="majorHAnsi" w:cs="Arial"/>
                <w:szCs w:val="22"/>
              </w:rPr>
            </w:pPr>
            <w:r>
              <w:rPr>
                <w:rFonts w:asciiTheme="majorHAnsi" w:hAnsiTheme="majorHAnsi" w:cs="Arial"/>
                <w:szCs w:val="22"/>
              </w:rPr>
              <w:t>Developers</w:t>
            </w:r>
          </w:p>
        </w:tc>
        <w:tc>
          <w:tcPr>
            <w:tcW w:w="2430" w:type="dxa"/>
            <w:tcBorders>
              <w:top w:val="single" w:sz="4" w:space="0" w:color="00000A"/>
              <w:left w:val="single" w:sz="4" w:space="0" w:color="00000A"/>
              <w:bottom w:val="single" w:sz="4" w:space="0" w:color="00000A"/>
              <w:right w:val="single" w:sz="4" w:space="0" w:color="00000A"/>
            </w:tcBorders>
            <w:shd w:val="clear" w:color="auto" w:fill="auto"/>
          </w:tcPr>
          <w:p w14:paraId="0883BC08" w14:textId="77777777" w:rsidR="00A927AF" w:rsidRDefault="00A927AF">
            <w:pPr>
              <w:jc w:val="both"/>
              <w:rPr>
                <w:rFonts w:asciiTheme="majorHAnsi" w:hAnsiTheme="majorHAnsi" w:cs="Arial"/>
                <w:szCs w:val="22"/>
              </w:rPr>
            </w:pPr>
          </w:p>
        </w:tc>
        <w:tc>
          <w:tcPr>
            <w:tcW w:w="3780" w:type="dxa"/>
            <w:tcBorders>
              <w:top w:val="single" w:sz="4" w:space="0" w:color="00000A"/>
              <w:left w:val="single" w:sz="4" w:space="0" w:color="00000A"/>
              <w:bottom w:val="single" w:sz="4" w:space="0" w:color="00000A"/>
              <w:right w:val="single" w:sz="4" w:space="0" w:color="00000A"/>
            </w:tcBorders>
            <w:shd w:val="clear" w:color="auto" w:fill="auto"/>
          </w:tcPr>
          <w:p w14:paraId="40D1463D" w14:textId="77777777" w:rsidR="00A927AF" w:rsidRDefault="00A927AF">
            <w:pPr>
              <w:jc w:val="both"/>
              <w:rPr>
                <w:rFonts w:asciiTheme="majorHAnsi" w:hAnsiTheme="majorHAnsi" w:cs="Arial"/>
                <w:szCs w:val="22"/>
              </w:rPr>
            </w:pPr>
          </w:p>
        </w:tc>
      </w:tr>
      <w:tr w:rsidR="00A927AF" w14:paraId="127ED3F1" w14:textId="77777777">
        <w:trPr>
          <w:cantSplit/>
        </w:trPr>
        <w:tc>
          <w:tcPr>
            <w:tcW w:w="3240" w:type="dxa"/>
            <w:tcBorders>
              <w:top w:val="single" w:sz="4" w:space="0" w:color="00000A"/>
              <w:left w:val="single" w:sz="4" w:space="0" w:color="00000A"/>
              <w:bottom w:val="single" w:sz="4" w:space="0" w:color="00000A"/>
              <w:right w:val="single" w:sz="4" w:space="0" w:color="00000A"/>
            </w:tcBorders>
            <w:shd w:val="clear" w:color="auto" w:fill="auto"/>
          </w:tcPr>
          <w:p w14:paraId="544912D8" w14:textId="77777777" w:rsidR="00A927AF" w:rsidRDefault="00232925">
            <w:pPr>
              <w:jc w:val="both"/>
              <w:rPr>
                <w:rFonts w:asciiTheme="majorHAnsi" w:hAnsiTheme="majorHAnsi" w:cs="Arial"/>
                <w:szCs w:val="22"/>
              </w:rPr>
            </w:pPr>
            <w:r>
              <w:rPr>
                <w:rFonts w:asciiTheme="majorHAnsi" w:hAnsiTheme="majorHAnsi" w:cs="Arial"/>
                <w:szCs w:val="22"/>
              </w:rPr>
              <w:t>QA Testers</w:t>
            </w:r>
          </w:p>
        </w:tc>
        <w:tc>
          <w:tcPr>
            <w:tcW w:w="2430" w:type="dxa"/>
            <w:tcBorders>
              <w:top w:val="single" w:sz="4" w:space="0" w:color="00000A"/>
              <w:left w:val="single" w:sz="4" w:space="0" w:color="00000A"/>
              <w:bottom w:val="single" w:sz="4" w:space="0" w:color="00000A"/>
              <w:right w:val="single" w:sz="4" w:space="0" w:color="00000A"/>
            </w:tcBorders>
            <w:shd w:val="clear" w:color="auto" w:fill="auto"/>
          </w:tcPr>
          <w:p w14:paraId="1264CD40" w14:textId="77777777" w:rsidR="00A927AF" w:rsidRDefault="00A927AF">
            <w:pPr>
              <w:jc w:val="both"/>
              <w:rPr>
                <w:rFonts w:asciiTheme="majorHAnsi" w:hAnsiTheme="majorHAnsi" w:cs="Arial"/>
                <w:szCs w:val="22"/>
              </w:rPr>
            </w:pPr>
          </w:p>
        </w:tc>
        <w:tc>
          <w:tcPr>
            <w:tcW w:w="3780" w:type="dxa"/>
            <w:tcBorders>
              <w:top w:val="single" w:sz="4" w:space="0" w:color="00000A"/>
              <w:left w:val="single" w:sz="4" w:space="0" w:color="00000A"/>
              <w:bottom w:val="single" w:sz="4" w:space="0" w:color="00000A"/>
              <w:right w:val="single" w:sz="4" w:space="0" w:color="00000A"/>
            </w:tcBorders>
            <w:shd w:val="clear" w:color="auto" w:fill="auto"/>
          </w:tcPr>
          <w:p w14:paraId="4022CF7D" w14:textId="77777777" w:rsidR="00A927AF" w:rsidRDefault="00A927AF">
            <w:pPr>
              <w:jc w:val="both"/>
              <w:rPr>
                <w:rFonts w:asciiTheme="majorHAnsi" w:hAnsiTheme="majorHAnsi" w:cs="Arial"/>
                <w:szCs w:val="22"/>
              </w:rPr>
            </w:pPr>
          </w:p>
        </w:tc>
      </w:tr>
    </w:tbl>
    <w:p w14:paraId="26957CC0" w14:textId="77777777" w:rsidR="00A927AF" w:rsidRDefault="00A927AF">
      <w:pPr>
        <w:jc w:val="both"/>
        <w:rPr>
          <w:rFonts w:asciiTheme="majorHAnsi" w:hAnsiTheme="majorHAnsi" w:cs="Arial"/>
          <w:szCs w:val="22"/>
        </w:rPr>
      </w:pPr>
    </w:p>
    <w:p w14:paraId="4FDF8E11" w14:textId="77777777" w:rsidR="00A927AF" w:rsidRDefault="00232925">
      <w:pPr>
        <w:pStyle w:val="Heading1"/>
        <w:keepLines w:val="0"/>
        <w:numPr>
          <w:ilvl w:val="0"/>
          <w:numId w:val="2"/>
        </w:numPr>
        <w:spacing w:before="120" w:after="0"/>
        <w:jc w:val="both"/>
        <w:rPr>
          <w:rFonts w:cs="Arial"/>
        </w:rPr>
      </w:pPr>
      <w:bookmarkStart w:id="641" w:name="_Toc348286815"/>
      <w:r>
        <w:rPr>
          <w:rFonts w:cs="Arial"/>
        </w:rPr>
        <w:t xml:space="preserve"> </w:t>
      </w:r>
      <w:bookmarkStart w:id="642" w:name="_Toc519866157"/>
      <w:bookmarkStart w:id="643" w:name="_Toc434950064"/>
      <w:r>
        <w:rPr>
          <w:rFonts w:cs="Arial"/>
        </w:rPr>
        <w:t>Terms and Abbreviations</w:t>
      </w:r>
      <w:bookmarkEnd w:id="641"/>
      <w:bookmarkEnd w:id="642"/>
      <w:bookmarkEnd w:id="643"/>
    </w:p>
    <w:p w14:paraId="4E5A047B" w14:textId="77777777" w:rsidR="00A927AF" w:rsidRDefault="00A927AF">
      <w:pPr>
        <w:jc w:val="both"/>
        <w:rPr>
          <w:rFonts w:asciiTheme="majorHAnsi" w:hAnsiTheme="majorHAnsi" w:cstheme="minorHAnsi"/>
          <w:szCs w:val="22"/>
        </w:rPr>
      </w:pPr>
    </w:p>
    <w:p w14:paraId="6E6AC882" w14:textId="77777777" w:rsidR="00A927AF" w:rsidRDefault="00232925">
      <w:pPr>
        <w:jc w:val="both"/>
        <w:rPr>
          <w:rFonts w:asciiTheme="majorHAnsi" w:hAnsiTheme="majorHAnsi" w:cstheme="minorHAnsi"/>
          <w:szCs w:val="22"/>
        </w:rPr>
      </w:pPr>
      <w:r>
        <w:rPr>
          <w:rFonts w:asciiTheme="majorHAnsi" w:hAnsiTheme="majorHAnsi" w:cstheme="minorHAnsi"/>
          <w:szCs w:val="22"/>
        </w:rPr>
        <w:t xml:space="preserve">The table below provides a central location for all terms and abbreviations used throughout this document. These terms may include </w:t>
      </w:r>
      <w:r>
        <w:rPr>
          <w:rFonts w:asciiTheme="majorHAnsi" w:hAnsiTheme="majorHAnsi" w:cstheme="minorHAnsi"/>
          <w:szCs w:val="22"/>
        </w:rPr>
        <w:lastRenderedPageBreak/>
        <w:t>legal, technical or specific operational/business terms, which need to be clarified, confirmed or described to the document’s audience.</w:t>
      </w:r>
    </w:p>
    <w:p w14:paraId="119B1DAA" w14:textId="77777777" w:rsidR="00A927AF" w:rsidRDefault="00A927AF">
      <w:pPr>
        <w:jc w:val="both"/>
        <w:rPr>
          <w:rFonts w:asciiTheme="majorHAnsi" w:hAnsiTheme="majorHAnsi" w:cstheme="minorHAnsi"/>
          <w:szCs w:val="22"/>
        </w:rPr>
      </w:pPr>
    </w:p>
    <w:tbl>
      <w:tblPr>
        <w:tblW w:w="9450" w:type="dxa"/>
        <w:tblInd w:w="108" w:type="dxa"/>
        <w:tblBorders>
          <w:top w:val="single" w:sz="2" w:space="0" w:color="00000A"/>
          <w:left w:val="single" w:sz="2" w:space="0" w:color="00000A"/>
          <w:bottom w:val="single" w:sz="6" w:space="0" w:color="00000A"/>
          <w:right w:val="single" w:sz="6" w:space="0" w:color="00000A"/>
          <w:insideH w:val="single" w:sz="6" w:space="0" w:color="00000A"/>
          <w:insideV w:val="single" w:sz="6" w:space="0" w:color="00000A"/>
        </w:tblBorders>
        <w:tblCellMar>
          <w:left w:w="107" w:type="dxa"/>
        </w:tblCellMar>
        <w:tblLook w:val="0000" w:firstRow="0" w:lastRow="0" w:firstColumn="0" w:lastColumn="0" w:noHBand="0" w:noVBand="0"/>
      </w:tblPr>
      <w:tblGrid>
        <w:gridCol w:w="2429"/>
        <w:gridCol w:w="7021"/>
      </w:tblGrid>
      <w:tr w:rsidR="00A927AF" w14:paraId="1C2590EB" w14:textId="77777777">
        <w:trPr>
          <w:cantSplit/>
          <w:trHeight w:val="231"/>
        </w:trPr>
        <w:tc>
          <w:tcPr>
            <w:tcW w:w="2429" w:type="dxa"/>
            <w:tcBorders>
              <w:top w:val="single" w:sz="2" w:space="0" w:color="00000A"/>
              <w:left w:val="single" w:sz="2" w:space="0" w:color="00000A"/>
              <w:bottom w:val="single" w:sz="6" w:space="0" w:color="00000A"/>
              <w:right w:val="single" w:sz="6" w:space="0" w:color="00000A"/>
            </w:tcBorders>
            <w:shd w:val="clear" w:color="auto" w:fill="E6E6E6"/>
          </w:tcPr>
          <w:p w14:paraId="06CDAEBF" w14:textId="77777777" w:rsidR="00A927AF" w:rsidRDefault="00232925">
            <w:pPr>
              <w:jc w:val="both"/>
              <w:rPr>
                <w:rFonts w:asciiTheme="majorHAnsi" w:hAnsiTheme="majorHAnsi" w:cstheme="minorHAnsi"/>
                <w:szCs w:val="22"/>
              </w:rPr>
            </w:pPr>
            <w:r>
              <w:rPr>
                <w:rFonts w:asciiTheme="majorHAnsi" w:hAnsiTheme="majorHAnsi" w:cstheme="minorHAnsi"/>
                <w:szCs w:val="22"/>
              </w:rPr>
              <w:t>Term / Abbreviation</w:t>
            </w:r>
          </w:p>
        </w:tc>
        <w:tc>
          <w:tcPr>
            <w:tcW w:w="7020" w:type="dxa"/>
            <w:tcBorders>
              <w:top w:val="single" w:sz="2" w:space="0" w:color="00000A"/>
              <w:left w:val="single" w:sz="6" w:space="0" w:color="00000A"/>
              <w:bottom w:val="single" w:sz="6" w:space="0" w:color="00000A"/>
              <w:right w:val="single" w:sz="2" w:space="0" w:color="00000A"/>
            </w:tcBorders>
            <w:shd w:val="clear" w:color="auto" w:fill="E6E6E6"/>
          </w:tcPr>
          <w:p w14:paraId="1BB57A67" w14:textId="77777777" w:rsidR="00A927AF" w:rsidRDefault="00232925">
            <w:pPr>
              <w:jc w:val="both"/>
              <w:rPr>
                <w:rFonts w:asciiTheme="majorHAnsi" w:hAnsiTheme="majorHAnsi" w:cstheme="minorHAnsi"/>
                <w:szCs w:val="22"/>
              </w:rPr>
            </w:pPr>
            <w:r>
              <w:rPr>
                <w:rFonts w:asciiTheme="majorHAnsi" w:hAnsiTheme="majorHAnsi" w:cstheme="minorHAnsi"/>
                <w:szCs w:val="22"/>
              </w:rPr>
              <w:t>Meaning</w:t>
            </w:r>
          </w:p>
        </w:tc>
      </w:tr>
      <w:tr w:rsidR="00A927AF" w14:paraId="0C7797E9" w14:textId="77777777">
        <w:trPr>
          <w:cantSplit/>
        </w:trPr>
        <w:tc>
          <w:tcPr>
            <w:tcW w:w="2429" w:type="dxa"/>
            <w:tcBorders>
              <w:top w:val="single" w:sz="6" w:space="0" w:color="00000A"/>
              <w:left w:val="single" w:sz="2" w:space="0" w:color="00000A"/>
              <w:bottom w:val="single" w:sz="6" w:space="0" w:color="00000A"/>
              <w:right w:val="single" w:sz="6" w:space="0" w:color="00000A"/>
            </w:tcBorders>
            <w:shd w:val="clear" w:color="auto" w:fill="auto"/>
            <w:vAlign w:val="bottom"/>
          </w:tcPr>
          <w:p w14:paraId="6835567E" w14:textId="77777777" w:rsidR="00A927AF" w:rsidRDefault="00232925">
            <w:pPr>
              <w:jc w:val="both"/>
              <w:rPr>
                <w:rFonts w:asciiTheme="majorHAnsi" w:hAnsiTheme="majorHAnsi" w:cstheme="minorHAnsi"/>
                <w:szCs w:val="22"/>
              </w:rPr>
            </w:pPr>
            <w:r>
              <w:rPr>
                <w:rFonts w:asciiTheme="majorHAnsi" w:hAnsiTheme="majorHAnsi" w:cstheme="minorHAnsi"/>
                <w:szCs w:val="22"/>
              </w:rPr>
              <w:t>RFDS</w:t>
            </w:r>
          </w:p>
        </w:tc>
        <w:tc>
          <w:tcPr>
            <w:tcW w:w="7020" w:type="dxa"/>
            <w:tcBorders>
              <w:top w:val="single" w:sz="6" w:space="0" w:color="00000A"/>
              <w:left w:val="single" w:sz="6" w:space="0" w:color="00000A"/>
              <w:bottom w:val="single" w:sz="6" w:space="0" w:color="00000A"/>
              <w:right w:val="single" w:sz="2" w:space="0" w:color="00000A"/>
            </w:tcBorders>
            <w:shd w:val="clear" w:color="auto" w:fill="auto"/>
            <w:vAlign w:val="bottom"/>
          </w:tcPr>
          <w:p w14:paraId="614418C8" w14:textId="77777777" w:rsidR="00A927AF" w:rsidRDefault="00232925">
            <w:pPr>
              <w:jc w:val="both"/>
              <w:rPr>
                <w:rFonts w:asciiTheme="majorHAnsi" w:hAnsiTheme="majorHAnsi" w:cstheme="minorHAnsi"/>
                <w:szCs w:val="22"/>
              </w:rPr>
            </w:pPr>
            <w:r>
              <w:rPr>
                <w:rFonts w:asciiTheme="majorHAnsi" w:hAnsiTheme="majorHAnsi" w:cstheme="minorHAnsi"/>
                <w:szCs w:val="22"/>
              </w:rPr>
              <w:t>Real time Fraud Detection Service</w:t>
            </w:r>
          </w:p>
        </w:tc>
      </w:tr>
      <w:tr w:rsidR="00A927AF" w14:paraId="61BF3C60" w14:textId="77777777">
        <w:trPr>
          <w:cantSplit/>
        </w:trPr>
        <w:tc>
          <w:tcPr>
            <w:tcW w:w="2429" w:type="dxa"/>
            <w:tcBorders>
              <w:top w:val="single" w:sz="6" w:space="0" w:color="00000A"/>
              <w:left w:val="single" w:sz="2" w:space="0" w:color="00000A"/>
              <w:bottom w:val="single" w:sz="6" w:space="0" w:color="00000A"/>
              <w:right w:val="single" w:sz="6" w:space="0" w:color="00000A"/>
            </w:tcBorders>
            <w:shd w:val="clear" w:color="auto" w:fill="auto"/>
            <w:vAlign w:val="bottom"/>
          </w:tcPr>
          <w:p w14:paraId="630B84A8" w14:textId="77777777" w:rsidR="00A927AF" w:rsidRDefault="00232925">
            <w:pPr>
              <w:jc w:val="both"/>
              <w:rPr>
                <w:rFonts w:asciiTheme="majorHAnsi" w:hAnsiTheme="majorHAnsi" w:cstheme="minorHAnsi"/>
                <w:szCs w:val="22"/>
              </w:rPr>
            </w:pPr>
            <w:r>
              <w:rPr>
                <w:rFonts w:asciiTheme="majorHAnsi" w:hAnsiTheme="majorHAnsi" w:cstheme="minorHAnsi"/>
                <w:szCs w:val="22"/>
              </w:rPr>
              <w:t>RPX</w:t>
            </w:r>
          </w:p>
        </w:tc>
        <w:tc>
          <w:tcPr>
            <w:tcW w:w="7020" w:type="dxa"/>
            <w:tcBorders>
              <w:top w:val="single" w:sz="6" w:space="0" w:color="00000A"/>
              <w:left w:val="single" w:sz="6" w:space="0" w:color="00000A"/>
              <w:bottom w:val="single" w:sz="6" w:space="0" w:color="00000A"/>
              <w:right w:val="single" w:sz="2" w:space="0" w:color="00000A"/>
            </w:tcBorders>
            <w:shd w:val="clear" w:color="auto" w:fill="auto"/>
            <w:vAlign w:val="bottom"/>
          </w:tcPr>
          <w:p w14:paraId="4BED1804" w14:textId="77777777" w:rsidR="00A927AF" w:rsidRDefault="00232925">
            <w:pPr>
              <w:jc w:val="both"/>
              <w:rPr>
                <w:rFonts w:asciiTheme="majorHAnsi" w:hAnsiTheme="majorHAnsi" w:cstheme="minorHAnsi"/>
                <w:szCs w:val="22"/>
              </w:rPr>
            </w:pPr>
            <w:r>
              <w:rPr>
                <w:rFonts w:asciiTheme="majorHAnsi" w:hAnsiTheme="majorHAnsi" w:cstheme="minorHAnsi"/>
                <w:szCs w:val="22"/>
              </w:rPr>
              <w:t>Real time Payments</w:t>
            </w:r>
          </w:p>
        </w:tc>
      </w:tr>
      <w:tr w:rsidR="00A927AF" w14:paraId="3B841A4C" w14:textId="77777777">
        <w:trPr>
          <w:cantSplit/>
        </w:trPr>
        <w:tc>
          <w:tcPr>
            <w:tcW w:w="2429" w:type="dxa"/>
            <w:tcBorders>
              <w:top w:val="single" w:sz="6" w:space="0" w:color="00000A"/>
              <w:left w:val="single" w:sz="2" w:space="0" w:color="00000A"/>
              <w:bottom w:val="single" w:sz="6" w:space="0" w:color="00000A"/>
              <w:right w:val="single" w:sz="6" w:space="0" w:color="00000A"/>
            </w:tcBorders>
            <w:shd w:val="clear" w:color="auto" w:fill="auto"/>
            <w:vAlign w:val="bottom"/>
          </w:tcPr>
          <w:p w14:paraId="007C1070" w14:textId="77777777" w:rsidR="00A927AF" w:rsidRDefault="00232925">
            <w:pPr>
              <w:jc w:val="both"/>
              <w:rPr>
                <w:rFonts w:asciiTheme="majorHAnsi" w:hAnsiTheme="majorHAnsi" w:cstheme="minorHAnsi"/>
                <w:szCs w:val="22"/>
              </w:rPr>
            </w:pPr>
            <w:r>
              <w:rPr>
                <w:rFonts w:asciiTheme="majorHAnsi" w:hAnsiTheme="majorHAnsi" w:cstheme="minorHAnsi"/>
                <w:szCs w:val="22"/>
              </w:rPr>
              <w:t>BEX</w:t>
            </w:r>
          </w:p>
        </w:tc>
        <w:tc>
          <w:tcPr>
            <w:tcW w:w="7020" w:type="dxa"/>
            <w:tcBorders>
              <w:top w:val="single" w:sz="6" w:space="0" w:color="00000A"/>
              <w:left w:val="single" w:sz="6" w:space="0" w:color="00000A"/>
              <w:bottom w:val="single" w:sz="6" w:space="0" w:color="00000A"/>
              <w:right w:val="single" w:sz="2" w:space="0" w:color="00000A"/>
            </w:tcBorders>
            <w:shd w:val="clear" w:color="auto" w:fill="auto"/>
            <w:vAlign w:val="bottom"/>
          </w:tcPr>
          <w:p w14:paraId="328F38D5" w14:textId="77777777" w:rsidR="00A927AF" w:rsidRDefault="00232925">
            <w:pPr>
              <w:jc w:val="both"/>
              <w:rPr>
                <w:rFonts w:asciiTheme="majorHAnsi" w:hAnsiTheme="majorHAnsi" w:cstheme="minorHAnsi"/>
                <w:szCs w:val="22"/>
              </w:rPr>
            </w:pPr>
            <w:r>
              <w:rPr>
                <w:rFonts w:asciiTheme="majorHAnsi" w:hAnsiTheme="majorHAnsi" w:cstheme="minorHAnsi"/>
                <w:szCs w:val="22"/>
              </w:rPr>
              <w:t>Business Event Processing</w:t>
            </w:r>
          </w:p>
        </w:tc>
      </w:tr>
      <w:tr w:rsidR="00A927AF" w14:paraId="0A5743F1" w14:textId="77777777">
        <w:trPr>
          <w:cantSplit/>
        </w:trPr>
        <w:tc>
          <w:tcPr>
            <w:tcW w:w="2429" w:type="dxa"/>
            <w:tcBorders>
              <w:top w:val="single" w:sz="6" w:space="0" w:color="00000A"/>
              <w:left w:val="single" w:sz="2" w:space="0" w:color="00000A"/>
              <w:bottom w:val="single" w:sz="6" w:space="0" w:color="00000A"/>
              <w:right w:val="single" w:sz="6" w:space="0" w:color="00000A"/>
            </w:tcBorders>
            <w:shd w:val="clear" w:color="auto" w:fill="auto"/>
            <w:vAlign w:val="bottom"/>
          </w:tcPr>
          <w:p w14:paraId="55F1AF8F" w14:textId="77777777" w:rsidR="00A927AF" w:rsidRDefault="00A927AF">
            <w:pPr>
              <w:jc w:val="both"/>
              <w:rPr>
                <w:rFonts w:asciiTheme="majorHAnsi" w:hAnsiTheme="majorHAnsi" w:cstheme="minorHAnsi"/>
                <w:szCs w:val="22"/>
              </w:rPr>
            </w:pPr>
          </w:p>
        </w:tc>
        <w:tc>
          <w:tcPr>
            <w:tcW w:w="7020" w:type="dxa"/>
            <w:tcBorders>
              <w:top w:val="single" w:sz="6" w:space="0" w:color="00000A"/>
              <w:left w:val="single" w:sz="6" w:space="0" w:color="00000A"/>
              <w:bottom w:val="single" w:sz="6" w:space="0" w:color="00000A"/>
              <w:right w:val="single" w:sz="2" w:space="0" w:color="00000A"/>
            </w:tcBorders>
            <w:shd w:val="clear" w:color="auto" w:fill="auto"/>
            <w:vAlign w:val="bottom"/>
          </w:tcPr>
          <w:p w14:paraId="33E8F04B" w14:textId="77777777" w:rsidR="00A927AF" w:rsidRDefault="00A927AF">
            <w:pPr>
              <w:jc w:val="both"/>
              <w:rPr>
                <w:rFonts w:asciiTheme="majorHAnsi" w:hAnsiTheme="majorHAnsi" w:cstheme="minorHAnsi"/>
                <w:szCs w:val="22"/>
              </w:rPr>
            </w:pPr>
          </w:p>
        </w:tc>
      </w:tr>
      <w:tr w:rsidR="00A927AF" w14:paraId="4E07A683" w14:textId="77777777">
        <w:trPr>
          <w:cantSplit/>
        </w:trPr>
        <w:tc>
          <w:tcPr>
            <w:tcW w:w="2429" w:type="dxa"/>
            <w:tcBorders>
              <w:top w:val="single" w:sz="6" w:space="0" w:color="00000A"/>
              <w:left w:val="single" w:sz="2" w:space="0" w:color="00000A"/>
              <w:bottom w:val="single" w:sz="2" w:space="0" w:color="00000A"/>
              <w:right w:val="single" w:sz="6" w:space="0" w:color="00000A"/>
            </w:tcBorders>
            <w:shd w:val="clear" w:color="auto" w:fill="auto"/>
            <w:vAlign w:val="bottom"/>
          </w:tcPr>
          <w:p w14:paraId="50D62E18" w14:textId="77777777" w:rsidR="00A927AF" w:rsidRDefault="00A927AF">
            <w:pPr>
              <w:jc w:val="both"/>
              <w:rPr>
                <w:rFonts w:asciiTheme="majorHAnsi" w:hAnsiTheme="majorHAnsi"/>
                <w:color w:val="000000"/>
                <w:szCs w:val="22"/>
              </w:rPr>
            </w:pPr>
          </w:p>
        </w:tc>
        <w:tc>
          <w:tcPr>
            <w:tcW w:w="7020" w:type="dxa"/>
            <w:tcBorders>
              <w:top w:val="single" w:sz="6" w:space="0" w:color="00000A"/>
              <w:left w:val="single" w:sz="6" w:space="0" w:color="00000A"/>
              <w:bottom w:val="single" w:sz="2" w:space="0" w:color="00000A"/>
              <w:right w:val="single" w:sz="2" w:space="0" w:color="00000A"/>
            </w:tcBorders>
            <w:shd w:val="clear" w:color="auto" w:fill="auto"/>
            <w:vAlign w:val="bottom"/>
          </w:tcPr>
          <w:p w14:paraId="43B33BBD" w14:textId="77777777" w:rsidR="00A927AF" w:rsidRDefault="00A927AF">
            <w:pPr>
              <w:jc w:val="both"/>
              <w:rPr>
                <w:rFonts w:asciiTheme="majorHAnsi" w:hAnsiTheme="majorHAnsi"/>
                <w:color w:val="000000"/>
                <w:szCs w:val="22"/>
              </w:rPr>
            </w:pPr>
          </w:p>
        </w:tc>
      </w:tr>
    </w:tbl>
    <w:p w14:paraId="168BDC2A" w14:textId="77777777" w:rsidR="00A927AF" w:rsidRDefault="00A927AF">
      <w:pPr>
        <w:spacing w:before="120" w:after="0" w:line="240" w:lineRule="auto"/>
        <w:jc w:val="both"/>
        <w:rPr>
          <w:rFonts w:asciiTheme="majorHAnsi" w:hAnsiTheme="majorHAnsi"/>
        </w:rPr>
      </w:pPr>
    </w:p>
    <w:p w14:paraId="0E89F24E" w14:textId="77777777" w:rsidR="00A927AF" w:rsidRDefault="00A927AF">
      <w:pPr>
        <w:spacing w:before="120" w:after="0" w:line="240" w:lineRule="auto"/>
        <w:jc w:val="both"/>
        <w:rPr>
          <w:rFonts w:asciiTheme="majorHAnsi" w:hAnsiTheme="majorHAnsi"/>
        </w:rPr>
      </w:pPr>
    </w:p>
    <w:p w14:paraId="5D2152E8" w14:textId="77777777" w:rsidR="00A927AF" w:rsidRDefault="00232925">
      <w:pPr>
        <w:jc w:val="both"/>
        <w:rPr>
          <w:rFonts w:asciiTheme="majorHAnsi" w:eastAsiaTheme="majorEastAsia" w:hAnsiTheme="majorHAnsi" w:cs="Arial"/>
          <w:color w:val="262626" w:themeColor="text1" w:themeTint="D9"/>
          <w:sz w:val="40"/>
          <w:szCs w:val="40"/>
        </w:rPr>
      </w:pPr>
      <w:r>
        <w:br w:type="page"/>
      </w:r>
    </w:p>
    <w:p w14:paraId="62766D70" w14:textId="77777777" w:rsidR="00A927AF" w:rsidRDefault="00232925">
      <w:pPr>
        <w:pStyle w:val="Heading1"/>
        <w:keepLines w:val="0"/>
        <w:numPr>
          <w:ilvl w:val="0"/>
          <w:numId w:val="2"/>
        </w:numPr>
        <w:spacing w:before="120" w:after="0"/>
        <w:jc w:val="both"/>
        <w:rPr>
          <w:rFonts w:cs="Arial"/>
        </w:rPr>
      </w:pPr>
      <w:bookmarkStart w:id="644" w:name="_Toc519866158"/>
      <w:r>
        <w:rPr>
          <w:rFonts w:cs="Arial"/>
        </w:rPr>
        <w:lastRenderedPageBreak/>
        <w:t>Appendix</w:t>
      </w:r>
      <w:bookmarkEnd w:id="644"/>
    </w:p>
    <w:p w14:paraId="745155C0" w14:textId="77777777" w:rsidR="00A927AF" w:rsidRDefault="00A927AF">
      <w:pPr>
        <w:jc w:val="both"/>
      </w:pPr>
    </w:p>
    <w:p w14:paraId="6F538E73" w14:textId="77777777" w:rsidR="00A927AF" w:rsidRDefault="00232925">
      <w:pPr>
        <w:pStyle w:val="Heading2"/>
        <w:numPr>
          <w:ilvl w:val="1"/>
          <w:numId w:val="2"/>
        </w:numPr>
        <w:tabs>
          <w:tab w:val="left" w:pos="720"/>
        </w:tabs>
        <w:ind w:left="0"/>
        <w:jc w:val="both"/>
        <w:rPr>
          <w:color w:val="00000A"/>
          <w:sz w:val="20"/>
        </w:rPr>
      </w:pPr>
      <w:bookmarkStart w:id="645" w:name="_Toc519866159"/>
      <w:r>
        <w:rPr>
          <w:color w:val="00000A"/>
          <w:sz w:val="20"/>
        </w:rPr>
        <w:t>Field list for Fraud Scan – List of relevant fields for fraud check on pacs.008, pain.013&amp; camt.056 messages.</w:t>
      </w:r>
      <w:bookmarkEnd w:id="645"/>
    </w:p>
    <w:p w14:paraId="738CBA99" w14:textId="77777777" w:rsidR="00A927AF" w:rsidRDefault="00A927AF">
      <w:pPr>
        <w:jc w:val="both"/>
      </w:pPr>
    </w:p>
    <w:p w14:paraId="78DF8447" w14:textId="77777777" w:rsidR="00A927AF" w:rsidRDefault="00232925">
      <w:pPr>
        <w:ind w:left="2340"/>
        <w:jc w:val="both"/>
      </w:pPr>
      <w:r>
        <w:object w:dxaOrig="867" w:dyaOrig="561" w14:anchorId="64E3A68C">
          <v:shape id="ole_rId14" o:spid="_x0000_i1025" style="width:76.5pt;height:49.5pt" coordsize="" o:spt="100" adj="0,,0" path="" stroked="f">
            <v:stroke joinstyle="miter"/>
            <v:imagedata r:id="rId25" o:title=""/>
            <v:formulas/>
            <v:path o:connecttype="segments"/>
          </v:shape>
          <o:OLEObject Type="Embed" ProgID="Excel.Sheet.12" ShapeID="ole_rId14" DrawAspect="Icon" ObjectID="_1594110515" r:id="rId26"/>
        </w:object>
      </w:r>
    </w:p>
    <w:p w14:paraId="31E28C02" w14:textId="77777777" w:rsidR="00A927AF" w:rsidRDefault="00232925">
      <w:pPr>
        <w:pStyle w:val="Heading2"/>
        <w:numPr>
          <w:ilvl w:val="1"/>
          <w:numId w:val="2"/>
        </w:numPr>
        <w:tabs>
          <w:tab w:val="left" w:pos="720"/>
        </w:tabs>
        <w:ind w:left="0"/>
        <w:jc w:val="both"/>
        <w:rPr>
          <w:color w:val="00000A"/>
          <w:sz w:val="20"/>
        </w:rPr>
      </w:pPr>
      <w:bookmarkStart w:id="646" w:name="_Toc519866160"/>
      <w:r>
        <w:rPr>
          <w:color w:val="00000A"/>
          <w:sz w:val="20"/>
        </w:rPr>
        <w:t>RFDS – Process Flow Diagram</w:t>
      </w:r>
      <w:bookmarkEnd w:id="646"/>
    </w:p>
    <w:p w14:paraId="5B21F813" w14:textId="77777777" w:rsidR="00A927AF" w:rsidRDefault="00A927AF">
      <w:pPr>
        <w:jc w:val="both"/>
      </w:pPr>
    </w:p>
    <w:p w14:paraId="4136D874" w14:textId="77777777" w:rsidR="00A927AF" w:rsidRDefault="00232925">
      <w:pPr>
        <w:ind w:left="2340"/>
        <w:jc w:val="both"/>
      </w:pPr>
      <w:r>
        <w:object w:dxaOrig="867" w:dyaOrig="561" w14:anchorId="0C7941B9">
          <v:shape id="ole_rId16" o:spid="_x0000_i1026" style="width:76.5pt;height:49.5pt" coordsize="" o:spt="100" adj="0,,0" path="" stroked="f">
            <v:stroke joinstyle="miter"/>
            <v:imagedata r:id="rId27" o:title=""/>
            <v:formulas/>
            <v:path o:connecttype="segments"/>
          </v:shape>
          <o:OLEObject Type="Embed" ProgID="PowerPoint.Show.12" ShapeID="ole_rId16" DrawAspect="Icon" ObjectID="_1594110516" r:id="rId28"/>
        </w:object>
      </w:r>
    </w:p>
    <w:p w14:paraId="701AB507" w14:textId="77777777" w:rsidR="00A927AF" w:rsidRDefault="00232925">
      <w:pPr>
        <w:pStyle w:val="Heading2"/>
        <w:numPr>
          <w:ilvl w:val="1"/>
          <w:numId w:val="2"/>
        </w:numPr>
        <w:tabs>
          <w:tab w:val="left" w:pos="720"/>
        </w:tabs>
        <w:ind w:left="0"/>
        <w:jc w:val="both"/>
        <w:rPr>
          <w:color w:val="00000A"/>
          <w:sz w:val="20"/>
        </w:rPr>
      </w:pPr>
      <w:bookmarkStart w:id="647" w:name="_Payment_Engine_Fraud"/>
      <w:bookmarkStart w:id="648" w:name="_Fraud_V4_Document_(Payment"/>
      <w:bookmarkStart w:id="649" w:name="_Toc519866161"/>
      <w:bookmarkEnd w:id="647"/>
      <w:bookmarkEnd w:id="648"/>
      <w:r>
        <w:rPr>
          <w:color w:val="00000A"/>
          <w:sz w:val="20"/>
        </w:rPr>
        <w:t>Payment Engine Fraud Processing – Direct Clients</w:t>
      </w:r>
      <w:bookmarkEnd w:id="649"/>
    </w:p>
    <w:p w14:paraId="4B9FB40B" w14:textId="77777777" w:rsidR="00A927AF" w:rsidRDefault="00A927AF">
      <w:pPr>
        <w:jc w:val="both"/>
      </w:pPr>
      <w:bookmarkStart w:id="650" w:name="_MON_1593431425"/>
      <w:bookmarkEnd w:id="650"/>
    </w:p>
    <w:p w14:paraId="48CAF66B" w14:textId="77777777" w:rsidR="00A927AF" w:rsidRDefault="00232925">
      <w:pPr>
        <w:ind w:left="2520"/>
        <w:jc w:val="both"/>
      </w:pPr>
      <w:r>
        <w:object w:dxaOrig="867" w:dyaOrig="561" w14:anchorId="22DB0929">
          <v:shape id="ole_rId18" o:spid="_x0000_i1027" style="width:76.5pt;height:49.5pt" coordsize="" o:spt="100" adj="0,,0" path="" stroked="f">
            <v:stroke joinstyle="miter"/>
            <v:imagedata r:id="rId29" o:title=""/>
            <v:formulas/>
            <v:path o:connecttype="segments"/>
          </v:shape>
          <o:OLEObject Type="Embed" ProgID="Word.Document.12" ShapeID="ole_rId18" DrawAspect="Icon" ObjectID="_1594110517" r:id="rId30"/>
        </w:object>
      </w:r>
    </w:p>
    <w:p w14:paraId="2D5C3A58" w14:textId="77777777" w:rsidR="00A927AF" w:rsidRDefault="00232925">
      <w:pPr>
        <w:pStyle w:val="Heading2"/>
        <w:numPr>
          <w:ilvl w:val="1"/>
          <w:numId w:val="2"/>
        </w:numPr>
        <w:tabs>
          <w:tab w:val="left" w:pos="720"/>
        </w:tabs>
        <w:ind w:left="0"/>
        <w:jc w:val="both"/>
        <w:rPr>
          <w:color w:val="00000A"/>
          <w:sz w:val="20"/>
        </w:rPr>
      </w:pPr>
      <w:bookmarkStart w:id="651" w:name="_Private_Label_Bank"/>
      <w:bookmarkStart w:id="652" w:name="_Toc519866162"/>
      <w:bookmarkEnd w:id="651"/>
      <w:r>
        <w:rPr>
          <w:color w:val="00000A"/>
          <w:sz w:val="20"/>
        </w:rPr>
        <w:t>Private Label Bank FRD</w:t>
      </w:r>
      <w:bookmarkEnd w:id="652"/>
    </w:p>
    <w:p w14:paraId="463702C8" w14:textId="77777777" w:rsidR="00A927AF" w:rsidRDefault="00A927AF">
      <w:pPr>
        <w:jc w:val="both"/>
      </w:pPr>
    </w:p>
    <w:p w14:paraId="47729111" w14:textId="77777777" w:rsidR="00A927AF" w:rsidRDefault="00D871E5">
      <w:pPr>
        <w:spacing w:before="120" w:after="0" w:line="240" w:lineRule="auto"/>
        <w:jc w:val="both"/>
        <w:rPr>
          <w:rFonts w:ascii="Times New Roman" w:hAnsi="Times New Roman" w:cs="Times New Roman"/>
          <w:sz w:val="24"/>
          <w:szCs w:val="24"/>
        </w:rPr>
      </w:pPr>
      <w:hyperlink r:id="rId31">
        <w:r w:rsidR="00232925">
          <w:rPr>
            <w:rStyle w:val="InternetLink"/>
            <w:rFonts w:ascii="Times New Roman" w:hAnsi="Times New Roman" w:cs="Times New Roman"/>
            <w:sz w:val="24"/>
            <w:szCs w:val="24"/>
          </w:rPr>
          <w:t>https://myshare.bnymellon.net/sites/CTSProjectRepository2015/PPMProjects1/7121363/Project%20Documents/Requirements/RTP%20Private%20Label%20FRD.docx</w:t>
        </w:r>
      </w:hyperlink>
    </w:p>
    <w:p w14:paraId="11340DEC" w14:textId="77777777" w:rsidR="00A927AF" w:rsidRDefault="00A927AF">
      <w:pPr>
        <w:spacing w:before="120" w:after="0" w:line="240" w:lineRule="auto"/>
        <w:jc w:val="both"/>
      </w:pPr>
    </w:p>
    <w:p w14:paraId="1506DAEC" w14:textId="77777777" w:rsidR="00A927AF" w:rsidRDefault="00A927AF">
      <w:pPr>
        <w:ind w:left="2520"/>
        <w:jc w:val="both"/>
      </w:pPr>
    </w:p>
    <w:p w14:paraId="43094E73" w14:textId="77777777" w:rsidR="00A927AF" w:rsidRDefault="00A927AF">
      <w:pPr>
        <w:ind w:left="2520"/>
        <w:jc w:val="both"/>
      </w:pPr>
    </w:p>
    <w:p w14:paraId="57136CE4" w14:textId="77777777" w:rsidR="00A927AF" w:rsidRDefault="00A927AF">
      <w:pPr>
        <w:jc w:val="both"/>
        <w:rPr>
          <w:sz w:val="16"/>
        </w:rPr>
      </w:pPr>
    </w:p>
    <w:p w14:paraId="1F453BE0" w14:textId="77777777" w:rsidR="00A927AF" w:rsidRDefault="00A927AF">
      <w:pPr>
        <w:jc w:val="both"/>
      </w:pPr>
    </w:p>
    <w:p w14:paraId="3E16BA12" w14:textId="77777777" w:rsidR="00A927AF" w:rsidRDefault="00A927AF">
      <w:pPr>
        <w:jc w:val="both"/>
      </w:pPr>
    </w:p>
    <w:p w14:paraId="08ED1923" w14:textId="77777777" w:rsidR="00A927AF" w:rsidRDefault="00A927AF">
      <w:pPr>
        <w:spacing w:before="120" w:after="0" w:line="240" w:lineRule="auto"/>
        <w:jc w:val="both"/>
        <w:rPr>
          <w:rFonts w:asciiTheme="majorHAnsi" w:hAnsiTheme="majorHAnsi"/>
        </w:rPr>
      </w:pPr>
    </w:p>
    <w:p w14:paraId="0AEA09F7" w14:textId="77777777" w:rsidR="00A927AF" w:rsidRDefault="00A927AF">
      <w:pPr>
        <w:spacing w:before="120" w:after="0" w:line="240" w:lineRule="auto"/>
        <w:jc w:val="both"/>
      </w:pPr>
    </w:p>
    <w:sectPr w:rsidR="00A927AF">
      <w:headerReference w:type="default" r:id="rId32"/>
      <w:footerReference w:type="default" r:id="rId33"/>
      <w:pgSz w:w="11906" w:h="16838"/>
      <w:pgMar w:top="777" w:right="1440" w:bottom="1440" w:left="1260" w:header="720" w:footer="720" w:gutter="0"/>
      <w:cols w:space="720"/>
      <w:formProt w:val="0"/>
      <w:docGrid w:linePitch="360" w:charSpace="6143"/>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59" w:author="Singh, Anand" w:date="2018-07-26T11:29:00Z" w:initials="SA">
    <w:p w14:paraId="06135730" w14:textId="77777777" w:rsidR="00D871E5" w:rsidRDefault="00D871E5">
      <w:pPr>
        <w:pStyle w:val="CommentText"/>
      </w:pPr>
      <w:r>
        <w:rPr>
          <w:rStyle w:val="CommentReference"/>
        </w:rPr>
        <w:annotationRef/>
      </w:r>
      <w:r>
        <w:t>We need to run this by the product team for a final approval</w:t>
      </w:r>
    </w:p>
  </w:comment>
  <w:comment w:id="65" w:author="Singh, Anand" w:date="2018-07-26T11:30:00Z" w:initials="SA">
    <w:p w14:paraId="2F047F8B" w14:textId="77777777" w:rsidR="00D871E5" w:rsidRDefault="00D871E5">
      <w:pPr>
        <w:pStyle w:val="CommentText"/>
      </w:pPr>
      <w:r>
        <w:rPr>
          <w:rStyle w:val="CommentReference"/>
        </w:rPr>
        <w:annotationRef/>
      </w:r>
      <w:r>
        <w:t>Yes</w:t>
      </w:r>
    </w:p>
  </w:comment>
  <w:comment w:id="75" w:author="Singh, Anand" w:date="2018-07-26T11:31:00Z" w:initials="SA">
    <w:p w14:paraId="5A9DBD52" w14:textId="77777777" w:rsidR="00D871E5" w:rsidRDefault="00D871E5">
      <w:pPr>
        <w:pStyle w:val="CommentText"/>
      </w:pPr>
      <w:r>
        <w:rPr>
          <w:rStyle w:val="CommentReference"/>
        </w:rPr>
        <w:annotationRef/>
      </w:r>
      <w:r>
        <w:t>Yes. The alerts should be as per the Fraud processing document that Volante had shared earlier</w:t>
      </w:r>
    </w:p>
  </w:comment>
  <w:comment w:id="78" w:author="Singh, Anand" w:date="2018-07-26T11:31:00Z" w:initials="SA">
    <w:p w14:paraId="7074C878" w14:textId="77777777" w:rsidR="00D871E5" w:rsidRDefault="00D871E5">
      <w:pPr>
        <w:pStyle w:val="CommentText"/>
      </w:pPr>
      <w:r>
        <w:rPr>
          <w:rStyle w:val="CommentReference"/>
        </w:rPr>
        <w:annotationRef/>
      </w:r>
      <w:r>
        <w:t>The current process supports only OFAC check. However, as per the Diagram in Section 3, there are discussions with the Product &amp; OPS team around an AML check – which could be a separate request before OFAC check. When finalized, the details will be covered as a separate requirement.</w:t>
      </w:r>
    </w:p>
  </w:comment>
  <w:comment w:id="113" w:author="Singh, Anand" w:date="2018-07-26T11:34:00Z" w:initials="SA">
    <w:p w14:paraId="4B3B854D" w14:textId="77777777" w:rsidR="00D871E5" w:rsidRDefault="00D871E5">
      <w:pPr>
        <w:pStyle w:val="CommentText"/>
      </w:pPr>
      <w:r>
        <w:rPr>
          <w:rStyle w:val="CommentReference"/>
        </w:rPr>
        <w:annotationRef/>
      </w:r>
      <w:r>
        <w:t>Agreed. The status field can hold those values. The RFDS will however perform its scan based on only those values that are “Active”</w:t>
      </w:r>
    </w:p>
  </w:comment>
  <w:comment w:id="159" w:author="Singh, Anand" w:date="2018-07-26T11:36:00Z" w:initials="SA">
    <w:p w14:paraId="4575AF6B" w14:textId="77777777" w:rsidR="00D871E5" w:rsidRDefault="00D871E5">
      <w:pPr>
        <w:pStyle w:val="CommentText"/>
      </w:pPr>
      <w:r>
        <w:rPr>
          <w:rStyle w:val="CommentReference"/>
        </w:rPr>
        <w:annotationRef/>
      </w:r>
      <w:r>
        <w:t>The match will happen irrespectively based on the map as defined in section 3.5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6135730" w15:done="0"/>
  <w15:commentEx w15:paraId="2F047F8B" w15:done="0"/>
  <w15:commentEx w15:paraId="5A9DBD52" w15:done="0"/>
  <w15:commentEx w15:paraId="7074C878" w15:done="0"/>
  <w15:commentEx w15:paraId="4B3B854D" w15:done="0"/>
  <w15:commentEx w15:paraId="4575AF6B"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74B0E7" w14:textId="77777777" w:rsidR="00D871E5" w:rsidRDefault="00D871E5">
      <w:pPr>
        <w:spacing w:after="0" w:line="240" w:lineRule="auto"/>
      </w:pPr>
      <w:r>
        <w:separator/>
      </w:r>
    </w:p>
  </w:endnote>
  <w:endnote w:type="continuationSeparator" w:id="0">
    <w:p w14:paraId="07EB62CF" w14:textId="77777777" w:rsidR="00D871E5" w:rsidRDefault="00D871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Liberation Sans">
    <w:altName w:val="Arial"/>
    <w:charset w:val="00"/>
    <w:family w:val="swiss"/>
    <w:pitch w:val="variable"/>
  </w:font>
  <w:font w:name="Microsoft YaHei">
    <w:panose1 w:val="020B0503020204020204"/>
    <w:charset w:val="86"/>
    <w:family w:val="swiss"/>
    <w:pitch w:val="variable"/>
    <w:sig w:usb0="80000287" w:usb1="28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Liberation Mono">
    <w:altName w:val="Courier New"/>
    <w:charset w:val="00"/>
    <w:family w:val="modern"/>
    <w:pitch w:val="fixed"/>
  </w:font>
  <w:font w:name="Menlo;Monaco;Consolas;Courier N">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6821F9" w14:textId="77777777" w:rsidR="00D871E5" w:rsidRDefault="00D871E5">
    <w:pPr>
      <w:jc w:val="center"/>
    </w:pPr>
    <w:r>
      <w:t xml:space="preserve">Page </w:t>
    </w:r>
    <w:r>
      <w:fldChar w:fldCharType="begin"/>
    </w:r>
    <w:r>
      <w:instrText>PAGE</w:instrText>
    </w:r>
    <w:r>
      <w:fldChar w:fldCharType="separate"/>
    </w:r>
    <w:r w:rsidR="00CD6E8B">
      <w:rPr>
        <w:noProof/>
      </w:rPr>
      <w:t>10</w:t>
    </w:r>
    <w:r>
      <w:fldChar w:fldCharType="end"/>
    </w:r>
    <w:r>
      <w:t xml:space="preserve"> of </w:t>
    </w:r>
    <w:r>
      <w:fldChar w:fldCharType="begin"/>
    </w:r>
    <w:r>
      <w:instrText>NUMPAGES</w:instrText>
    </w:r>
    <w:r>
      <w:fldChar w:fldCharType="separate"/>
    </w:r>
    <w:r w:rsidR="00CD6E8B">
      <w:rPr>
        <w:noProof/>
      </w:rPr>
      <w:t>29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93A5CC" w14:textId="77777777" w:rsidR="00D871E5" w:rsidRDefault="00D871E5">
    <w:pPr>
      <w:jc w:val="center"/>
    </w:pPr>
    <w:r>
      <w:t xml:space="preserve">Page </w:t>
    </w:r>
    <w:r>
      <w:fldChar w:fldCharType="begin"/>
    </w:r>
    <w:r>
      <w:instrText>PAGE</w:instrText>
    </w:r>
    <w:r>
      <w:fldChar w:fldCharType="separate"/>
    </w:r>
    <w:r w:rsidR="00CD6E8B">
      <w:rPr>
        <w:noProof/>
      </w:rPr>
      <w:t>20</w:t>
    </w:r>
    <w:r>
      <w:fldChar w:fldCharType="end"/>
    </w:r>
    <w:r>
      <w:t xml:space="preserve"> of </w:t>
    </w:r>
    <w:r>
      <w:fldChar w:fldCharType="begin"/>
    </w:r>
    <w:r>
      <w:instrText>NUMPAGES</w:instrText>
    </w:r>
    <w:r>
      <w:fldChar w:fldCharType="separate"/>
    </w:r>
    <w:r w:rsidR="00CD6E8B">
      <w:rPr>
        <w:noProof/>
      </w:rPr>
      <w:t>29</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1CC819" w14:textId="77777777" w:rsidR="00D871E5" w:rsidRDefault="00D871E5">
    <w:pPr>
      <w:jc w:val="center"/>
    </w:pPr>
    <w:r>
      <w:t xml:space="preserve">Page </w:t>
    </w:r>
    <w:r>
      <w:fldChar w:fldCharType="begin"/>
    </w:r>
    <w:r>
      <w:instrText>PAGE</w:instrText>
    </w:r>
    <w:r>
      <w:fldChar w:fldCharType="separate"/>
    </w:r>
    <w:r w:rsidR="00CD6E8B">
      <w:rPr>
        <w:noProof/>
      </w:rPr>
      <w:t>24</w:t>
    </w:r>
    <w:r>
      <w:fldChar w:fldCharType="end"/>
    </w:r>
    <w:r>
      <w:t xml:space="preserve"> of </w:t>
    </w:r>
    <w:r>
      <w:fldChar w:fldCharType="begin"/>
    </w:r>
    <w:r>
      <w:instrText>NUMPAGES</w:instrText>
    </w:r>
    <w:r>
      <w:fldChar w:fldCharType="separate"/>
    </w:r>
    <w:r w:rsidR="00CD6E8B">
      <w:rPr>
        <w:noProof/>
      </w:rPr>
      <w:t>29</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AA472C" w14:textId="77777777" w:rsidR="00D871E5" w:rsidRDefault="00D871E5">
    <w:pPr>
      <w:jc w:val="center"/>
    </w:pPr>
    <w:r>
      <w:t xml:space="preserve">Page </w:t>
    </w:r>
    <w:r>
      <w:fldChar w:fldCharType="begin"/>
    </w:r>
    <w:r>
      <w:instrText>PAGE</w:instrText>
    </w:r>
    <w:r>
      <w:fldChar w:fldCharType="separate"/>
    </w:r>
    <w:r w:rsidR="00CD6E8B">
      <w:rPr>
        <w:noProof/>
      </w:rPr>
      <w:t>29</w:t>
    </w:r>
    <w:r>
      <w:fldChar w:fldCharType="end"/>
    </w:r>
    <w:r>
      <w:t xml:space="preserve"> of </w:t>
    </w:r>
    <w:r>
      <w:fldChar w:fldCharType="begin"/>
    </w:r>
    <w:r>
      <w:instrText>NUMPAGES</w:instrText>
    </w:r>
    <w:r>
      <w:fldChar w:fldCharType="separate"/>
    </w:r>
    <w:r w:rsidR="00CD6E8B">
      <w:rPr>
        <w:noProof/>
      </w:rPr>
      <w:t>29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1F4C0F" w14:textId="77777777" w:rsidR="00D871E5" w:rsidRDefault="00D871E5">
      <w:pPr>
        <w:spacing w:after="0" w:line="240" w:lineRule="auto"/>
      </w:pPr>
      <w:r>
        <w:separator/>
      </w:r>
    </w:p>
  </w:footnote>
  <w:footnote w:type="continuationSeparator" w:id="0">
    <w:p w14:paraId="55F009F1" w14:textId="77777777" w:rsidR="00D871E5" w:rsidRDefault="00D871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59F350" w14:textId="77777777" w:rsidR="00D871E5" w:rsidRDefault="00D871E5">
    <w:pPr>
      <w:tabs>
        <w:tab w:val="right" w:pos="9360"/>
      </w:tabs>
      <w:rPr>
        <w:szCs w:val="22"/>
      </w:rPr>
    </w:pPr>
    <w:r>
      <w:rPr>
        <w:szCs w:val="22"/>
      </w:rPr>
      <w:t xml:space="preserve"> BNY Mellon</w:t>
    </w:r>
    <w:r>
      <w:rPr>
        <w:szCs w:val="22"/>
      </w:rPr>
      <w:tab/>
      <w:t>Functional Requirements – Fraud Processing</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C30839" w14:textId="77777777" w:rsidR="00D871E5" w:rsidRDefault="00D871E5">
    <w:pPr>
      <w:tabs>
        <w:tab w:val="right" w:pos="9360"/>
      </w:tabs>
    </w:pPr>
    <w:r>
      <w:rPr>
        <w:szCs w:val="22"/>
      </w:rPr>
      <w:t xml:space="preserve"> BNY Mellon</w:t>
    </w:r>
    <w:r>
      <w:rPr>
        <w:szCs w:val="22"/>
      </w:rPr>
      <w:tab/>
      <w:t>Functional Requirements – Fraud Processing</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CCC309" w14:textId="77777777" w:rsidR="00D871E5" w:rsidRDefault="00D871E5">
    <w:pPr>
      <w:tabs>
        <w:tab w:val="right" w:pos="9360"/>
      </w:tabs>
    </w:pPr>
    <w:r>
      <w:rPr>
        <w:szCs w:val="22"/>
      </w:rPr>
      <w:t xml:space="preserve"> BNY Mellon</w:t>
    </w:r>
    <w:r>
      <w:rPr>
        <w:szCs w:val="22"/>
      </w:rPr>
      <w:tab/>
      <w:t>Functional Requirements – Fraud Processing</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A65CDC" w14:textId="77777777" w:rsidR="00D871E5" w:rsidRDefault="00D871E5">
    <w:pPr>
      <w:tabs>
        <w:tab w:val="right" w:pos="9360"/>
      </w:tabs>
    </w:pPr>
    <w:r>
      <w:rPr>
        <w:szCs w:val="22"/>
      </w:rPr>
      <w:t xml:space="preserve"> BNY Mellon</w:t>
    </w:r>
    <w:r>
      <w:rPr>
        <w:szCs w:val="22"/>
      </w:rPr>
      <w:tab/>
      <w:t>Functional Requirements – Fraud Processing</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17A55"/>
    <w:multiLevelType w:val="multilevel"/>
    <w:tmpl w:val="E8A4699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046F3BCD"/>
    <w:multiLevelType w:val="multilevel"/>
    <w:tmpl w:val="E476384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097874DF"/>
    <w:multiLevelType w:val="multilevel"/>
    <w:tmpl w:val="BBF8BC70"/>
    <w:lvl w:ilvl="0">
      <w:start w:val="1"/>
      <w:numFmt w:val="decimal"/>
      <w:lvlText w:val="%1"/>
      <w:lvlJc w:val="left"/>
      <w:pPr>
        <w:tabs>
          <w:tab w:val="num" w:pos="576"/>
        </w:tabs>
        <w:ind w:left="0" w:firstLine="0"/>
      </w:pPr>
    </w:lvl>
    <w:lvl w:ilvl="1">
      <w:start w:val="1"/>
      <w:numFmt w:val="decimal"/>
      <w:lvlText w:val="%1.%2"/>
      <w:lvlJc w:val="left"/>
      <w:pPr>
        <w:tabs>
          <w:tab w:val="num" w:pos="2196"/>
        </w:tabs>
        <w:ind w:left="1620" w:firstLine="0"/>
      </w:pPr>
      <w:rPr>
        <w:color w:val="00000A"/>
        <w:sz w:val="20"/>
      </w:rPr>
    </w:lvl>
    <w:lvl w:ilvl="2">
      <w:start w:val="1"/>
      <w:numFmt w:val="decimal"/>
      <w:lvlText w:val="%1.%2.%3"/>
      <w:lvlJc w:val="left"/>
      <w:pPr>
        <w:tabs>
          <w:tab w:val="num" w:pos="576"/>
        </w:tabs>
        <w:ind w:left="0" w:firstLine="0"/>
      </w:pPr>
      <w:rPr>
        <w:rFonts w:cs="Arial"/>
        <w:b/>
        <w:bCs w:val="0"/>
        <w:i w:val="0"/>
        <w:iCs w:val="0"/>
        <w:caps w:val="0"/>
        <w:smallCaps w:val="0"/>
        <w:strike w:val="0"/>
        <w:dstrike w:val="0"/>
        <w:vanish w:val="0"/>
        <w:spacing w:val="0"/>
        <w:kern w:val="0"/>
        <w:position w:val="0"/>
        <w:sz w:val="20"/>
        <w:szCs w:val="20"/>
        <w:u w:val="none"/>
        <w:vertAlign w:val="baseline"/>
        <w:em w:val="none"/>
      </w:rPr>
    </w:lvl>
    <w:lvl w:ilvl="3">
      <w:start w:val="1"/>
      <w:numFmt w:val="decimal"/>
      <w:lvlText w:val="%1.%2.%3.%4"/>
      <w:lvlJc w:val="left"/>
      <w:pPr>
        <w:tabs>
          <w:tab w:val="num" w:pos="1854"/>
        </w:tabs>
        <w:ind w:left="1854" w:hanging="864"/>
      </w:pPr>
      <w:rPr>
        <w:rFonts w:cs="Times New Roman"/>
        <w:i w:val="0"/>
        <w:iCs w:val="0"/>
        <w:caps w:val="0"/>
        <w:smallCaps w:val="0"/>
        <w:strike w:val="0"/>
        <w:dstrike w:val="0"/>
        <w:vanish w:val="0"/>
        <w:spacing w:val="0"/>
        <w:position w:val="0"/>
        <w:sz w:val="21"/>
        <w:u w:val="none"/>
        <w:vertAlign w:val="baseline"/>
        <w:em w:val="none"/>
      </w:rPr>
    </w:lvl>
    <w:lvl w:ilvl="4">
      <w:start w:val="1"/>
      <w:numFmt w:val="decimal"/>
      <w:lvlText w:val="%1.%2.%3.%4.%5"/>
      <w:lvlJc w:val="left"/>
      <w:pPr>
        <w:tabs>
          <w:tab w:val="num" w:pos="1008"/>
        </w:tabs>
        <w:ind w:left="1008" w:hanging="1008"/>
      </w:pPr>
      <w:rPr>
        <w:b/>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rPr>
        <w:i w:val="0"/>
      </w:r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09E9568F"/>
    <w:multiLevelType w:val="multilevel"/>
    <w:tmpl w:val="E698E09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249D63DD"/>
    <w:multiLevelType w:val="multilevel"/>
    <w:tmpl w:val="C2DE784C"/>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5" w15:restartNumberingAfterBreak="0">
    <w:nsid w:val="2BC96A68"/>
    <w:multiLevelType w:val="multilevel"/>
    <w:tmpl w:val="C834036E"/>
    <w:lvl w:ilvl="0">
      <w:start w:val="1"/>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Cambria" w:hAnsi="Cambria" w:cs="Arial" w:hint="default"/>
        <w:sz w:val="18"/>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3C084224"/>
    <w:multiLevelType w:val="multilevel"/>
    <w:tmpl w:val="517EB11C"/>
    <w:lvl w:ilvl="0">
      <w:start w:val="1"/>
      <w:numFmt w:val="bullet"/>
      <w:lvlText w:val=""/>
      <w:lvlJc w:val="left"/>
      <w:pPr>
        <w:ind w:left="1080" w:hanging="360"/>
      </w:pPr>
      <w:rPr>
        <w:rFonts w:ascii="Symbol" w:hAnsi="Symbol" w:cs="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7" w15:restartNumberingAfterBreak="0">
    <w:nsid w:val="49EF17C1"/>
    <w:multiLevelType w:val="multilevel"/>
    <w:tmpl w:val="14E2A29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sz w:val="22"/>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15:restartNumberingAfterBreak="0">
    <w:nsid w:val="4AD4588C"/>
    <w:multiLevelType w:val="multilevel"/>
    <w:tmpl w:val="7CBA87B0"/>
    <w:lvl w:ilvl="0">
      <w:start w:val="1"/>
      <w:numFmt w:val="bullet"/>
      <w:lvlText w:val=""/>
      <w:lvlJc w:val="left"/>
      <w:pPr>
        <w:tabs>
          <w:tab w:val="num" w:pos="216"/>
        </w:tabs>
        <w:ind w:left="288" w:hanging="288"/>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4C006613"/>
    <w:multiLevelType w:val="multilevel"/>
    <w:tmpl w:val="5EF4459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 w15:restartNumberingAfterBreak="0">
    <w:nsid w:val="57300877"/>
    <w:multiLevelType w:val="multilevel"/>
    <w:tmpl w:val="BE0A18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7EE1256"/>
    <w:multiLevelType w:val="multilevel"/>
    <w:tmpl w:val="27900A90"/>
    <w:lvl w:ilvl="0">
      <w:start w:val="2"/>
      <w:numFmt w:val="decimal"/>
      <w:lvlText w:val="%1"/>
      <w:lvlJc w:val="left"/>
      <w:pPr>
        <w:tabs>
          <w:tab w:val="num" w:pos="576"/>
        </w:tabs>
        <w:ind w:left="0" w:firstLine="0"/>
      </w:pPr>
    </w:lvl>
    <w:lvl w:ilvl="1">
      <w:start w:val="1"/>
      <w:numFmt w:val="decimal"/>
      <w:lvlText w:val="%1.%2"/>
      <w:lvlJc w:val="left"/>
      <w:pPr>
        <w:tabs>
          <w:tab w:val="num" w:pos="2196"/>
        </w:tabs>
        <w:ind w:left="1620" w:firstLine="0"/>
      </w:pPr>
      <w:rPr>
        <w:color w:val="00000A"/>
      </w:rPr>
    </w:lvl>
    <w:lvl w:ilvl="2">
      <w:start w:val="1"/>
      <w:numFmt w:val="decimal"/>
      <w:lvlText w:val="%1.%2.%3"/>
      <w:lvlJc w:val="left"/>
      <w:pPr>
        <w:tabs>
          <w:tab w:val="num" w:pos="576"/>
        </w:tabs>
        <w:ind w:left="0" w:firstLine="0"/>
      </w:pPr>
      <w:rPr>
        <w:rFonts w:cs="Arial"/>
        <w:b/>
        <w:bCs w:val="0"/>
        <w:i w:val="0"/>
        <w:iCs w:val="0"/>
        <w:caps w:val="0"/>
        <w:smallCaps w:val="0"/>
        <w:strike w:val="0"/>
        <w:dstrike w:val="0"/>
        <w:vanish w:val="0"/>
        <w:spacing w:val="0"/>
        <w:kern w:val="0"/>
        <w:position w:val="0"/>
        <w:sz w:val="20"/>
        <w:szCs w:val="20"/>
        <w:u w:val="none"/>
        <w:vertAlign w:val="baseline"/>
        <w:em w:val="none"/>
      </w:rPr>
    </w:lvl>
    <w:lvl w:ilvl="3">
      <w:start w:val="1"/>
      <w:numFmt w:val="decimal"/>
      <w:lvlText w:val="%1.%2.%3.%4"/>
      <w:lvlJc w:val="left"/>
      <w:pPr>
        <w:tabs>
          <w:tab w:val="num" w:pos="1854"/>
        </w:tabs>
        <w:ind w:left="1854" w:hanging="864"/>
      </w:pPr>
      <w:rPr>
        <w:rFonts w:cs="Times New Roman"/>
        <w:i w:val="0"/>
        <w:iCs w:val="0"/>
        <w:caps w:val="0"/>
        <w:smallCaps w:val="0"/>
        <w:strike w:val="0"/>
        <w:dstrike w:val="0"/>
        <w:vanish w:val="0"/>
        <w:spacing w:val="0"/>
        <w:position w:val="0"/>
        <w:sz w:val="21"/>
        <w:u w:val="none"/>
        <w:vertAlign w:val="baseline"/>
        <w:em w:val="none"/>
      </w:rPr>
    </w:lvl>
    <w:lvl w:ilvl="4">
      <w:start w:val="1"/>
      <w:numFmt w:val="decimal"/>
      <w:lvlText w:val="%1.%2.%3.%4.%5"/>
      <w:lvlJc w:val="left"/>
      <w:pPr>
        <w:tabs>
          <w:tab w:val="num" w:pos="1008"/>
        </w:tabs>
        <w:ind w:left="1008" w:hanging="1008"/>
      </w:pPr>
      <w:rPr>
        <w:b/>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rPr>
        <w:i w:val="0"/>
      </w:r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65332154"/>
    <w:multiLevelType w:val="multilevel"/>
    <w:tmpl w:val="BAEEF57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3" w15:restartNumberingAfterBreak="0">
    <w:nsid w:val="6B41625C"/>
    <w:multiLevelType w:val="multilevel"/>
    <w:tmpl w:val="64E4E67C"/>
    <w:lvl w:ilvl="0">
      <w:start w:val="1"/>
      <w:numFmt w:val="bullet"/>
      <w:lvlText w:val=""/>
      <w:lvlJc w:val="left"/>
      <w:pPr>
        <w:tabs>
          <w:tab w:val="num" w:pos="216"/>
        </w:tabs>
        <w:ind w:left="288" w:hanging="288"/>
      </w:pPr>
      <w:rPr>
        <w:rFonts w:ascii="Symbol" w:hAnsi="Symbol" w:cs="Symbol"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4" w15:restartNumberingAfterBreak="0">
    <w:nsid w:val="71F16891"/>
    <w:multiLevelType w:val="multilevel"/>
    <w:tmpl w:val="A90E151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5" w15:restartNumberingAfterBreak="0">
    <w:nsid w:val="76223982"/>
    <w:multiLevelType w:val="multilevel"/>
    <w:tmpl w:val="F4B442D4"/>
    <w:lvl w:ilvl="0">
      <w:start w:val="1"/>
      <w:numFmt w:val="decimal"/>
      <w:pStyle w:val="Heading1"/>
      <w:lvlText w:val="%1"/>
      <w:lvlJc w:val="left"/>
      <w:pPr>
        <w:tabs>
          <w:tab w:val="num" w:pos="576"/>
        </w:tabs>
        <w:ind w:left="0" w:firstLine="0"/>
      </w:pPr>
    </w:lvl>
    <w:lvl w:ilvl="1">
      <w:start w:val="1"/>
      <w:numFmt w:val="decimal"/>
      <w:pStyle w:val="Heading2"/>
      <w:lvlText w:val="%1.%2"/>
      <w:lvlJc w:val="left"/>
      <w:pPr>
        <w:tabs>
          <w:tab w:val="num" w:pos="2196"/>
        </w:tabs>
        <w:ind w:left="1620" w:firstLine="0"/>
      </w:pPr>
      <w:rPr>
        <w:color w:val="00000A"/>
      </w:rPr>
    </w:lvl>
    <w:lvl w:ilvl="2">
      <w:start w:val="1"/>
      <w:numFmt w:val="decimal"/>
      <w:pStyle w:val="Heading3"/>
      <w:lvlText w:val="%1.%2.%3"/>
      <w:lvlJc w:val="left"/>
      <w:pPr>
        <w:tabs>
          <w:tab w:val="num" w:pos="576"/>
        </w:tabs>
        <w:ind w:left="0" w:firstLine="0"/>
      </w:pPr>
      <w:rPr>
        <w:rFonts w:cs="Arial"/>
        <w:b/>
        <w:bCs w:val="0"/>
        <w:i w:val="0"/>
        <w:iCs w:val="0"/>
        <w:caps w:val="0"/>
        <w:smallCaps w:val="0"/>
        <w:strike w:val="0"/>
        <w:dstrike w:val="0"/>
        <w:vanish w:val="0"/>
        <w:spacing w:val="0"/>
        <w:kern w:val="0"/>
        <w:position w:val="0"/>
        <w:sz w:val="20"/>
        <w:szCs w:val="20"/>
        <w:u w:val="none"/>
        <w:vertAlign w:val="baseline"/>
        <w:em w:val="none"/>
      </w:rPr>
    </w:lvl>
    <w:lvl w:ilvl="3">
      <w:start w:val="1"/>
      <w:numFmt w:val="decimal"/>
      <w:pStyle w:val="Heading4"/>
      <w:lvlText w:val="%1.%2.%3.%4"/>
      <w:lvlJc w:val="left"/>
      <w:pPr>
        <w:tabs>
          <w:tab w:val="num" w:pos="1854"/>
        </w:tabs>
        <w:ind w:left="1854" w:hanging="864"/>
      </w:pPr>
      <w:rPr>
        <w:rFonts w:cs="Times New Roman"/>
        <w:i w:val="0"/>
        <w:iCs w:val="0"/>
        <w:caps w:val="0"/>
        <w:smallCaps w:val="0"/>
        <w:strike w:val="0"/>
        <w:dstrike w:val="0"/>
        <w:vanish w:val="0"/>
        <w:spacing w:val="0"/>
        <w:position w:val="0"/>
        <w:sz w:val="21"/>
        <w:u w:val="none"/>
        <w:vertAlign w:val="baseline"/>
        <w:em w:val="none"/>
      </w:rPr>
    </w:lvl>
    <w:lvl w:ilvl="4">
      <w:start w:val="1"/>
      <w:numFmt w:val="decimal"/>
      <w:pStyle w:val="Heading5"/>
      <w:lvlText w:val="%1.%2.%3.%4.%5"/>
      <w:lvlJc w:val="left"/>
      <w:pPr>
        <w:tabs>
          <w:tab w:val="num" w:pos="1008"/>
        </w:tabs>
        <w:ind w:left="1008" w:hanging="1008"/>
      </w:pPr>
      <w:rPr>
        <w:b/>
      </w:r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rPr>
        <w:i w:val="0"/>
      </w:r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6" w15:restartNumberingAfterBreak="0">
    <w:nsid w:val="77862D2B"/>
    <w:multiLevelType w:val="multilevel"/>
    <w:tmpl w:val="F30A48D2"/>
    <w:lvl w:ilvl="0">
      <w:start w:val="1"/>
      <w:numFmt w:val="bullet"/>
      <w:lvlText w:val=""/>
      <w:lvlJc w:val="left"/>
      <w:pPr>
        <w:ind w:left="1440" w:hanging="360"/>
      </w:pPr>
      <w:rPr>
        <w:rFonts w:ascii="Symbol" w:hAnsi="Symbol" w:cs="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num w:numId="1">
    <w:abstractNumId w:val="15"/>
  </w:num>
  <w:num w:numId="2">
    <w:abstractNumId w:val="2"/>
  </w:num>
  <w:num w:numId="3">
    <w:abstractNumId w:val="8"/>
  </w:num>
  <w:num w:numId="4">
    <w:abstractNumId w:val="13"/>
  </w:num>
  <w:num w:numId="5">
    <w:abstractNumId w:val="11"/>
  </w:num>
  <w:num w:numId="6">
    <w:abstractNumId w:val="10"/>
  </w:num>
  <w:num w:numId="7">
    <w:abstractNumId w:val="4"/>
  </w:num>
  <w:num w:numId="8">
    <w:abstractNumId w:val="5"/>
  </w:num>
  <w:num w:numId="9">
    <w:abstractNumId w:val="3"/>
  </w:num>
  <w:num w:numId="10">
    <w:abstractNumId w:val="7"/>
  </w:num>
  <w:num w:numId="11">
    <w:abstractNumId w:val="14"/>
  </w:num>
  <w:num w:numId="12">
    <w:abstractNumId w:val="6"/>
  </w:num>
  <w:num w:numId="13">
    <w:abstractNumId w:val="1"/>
  </w:num>
  <w:num w:numId="14">
    <w:abstractNumId w:val="9"/>
  </w:num>
  <w:num w:numId="15">
    <w:abstractNumId w:val="12"/>
  </w:num>
  <w:num w:numId="16">
    <w:abstractNumId w:val="16"/>
  </w:num>
  <w:num w:numId="1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ingh, Anand">
    <w15:presenceInfo w15:providerId="AD" w15:userId="S-1-5-21-3968842235-3059295030-978783784-358099580"/>
  </w15:person>
  <w15:person w15:author="Anshul Agrawal">
    <w15:presenceInfo w15:providerId="Windows Live" w15:userId="0ed4049eb9b6c2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27AF"/>
    <w:rsid w:val="00027439"/>
    <w:rsid w:val="00126315"/>
    <w:rsid w:val="0013454B"/>
    <w:rsid w:val="001B5523"/>
    <w:rsid w:val="001B5729"/>
    <w:rsid w:val="00232925"/>
    <w:rsid w:val="002917F8"/>
    <w:rsid w:val="002A6578"/>
    <w:rsid w:val="002F515A"/>
    <w:rsid w:val="003B4E16"/>
    <w:rsid w:val="00557D83"/>
    <w:rsid w:val="005D7977"/>
    <w:rsid w:val="006015A4"/>
    <w:rsid w:val="006117E4"/>
    <w:rsid w:val="006E313F"/>
    <w:rsid w:val="007D238B"/>
    <w:rsid w:val="00A927AF"/>
    <w:rsid w:val="00B26D21"/>
    <w:rsid w:val="00B575F4"/>
    <w:rsid w:val="00BC0258"/>
    <w:rsid w:val="00BD4E9A"/>
    <w:rsid w:val="00BE31EE"/>
    <w:rsid w:val="00BF43D1"/>
    <w:rsid w:val="00C20366"/>
    <w:rsid w:val="00CD6E8B"/>
    <w:rsid w:val="00D871E5"/>
    <w:rsid w:val="00DA5138"/>
    <w:rsid w:val="00F574AA"/>
    <w:rsid w:val="00FC3504"/>
    <w:rsid w:val="00FF00B5"/>
    <w:rsid w:val="00FF58F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3A39CC0"/>
  <w15:docId w15:val="{A760C8C1-4CAA-4EBF-BB55-33C6C09E6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3BBA"/>
    <w:pPr>
      <w:spacing w:after="160" w:line="276" w:lineRule="auto"/>
    </w:pPr>
  </w:style>
  <w:style w:type="paragraph" w:styleId="Heading1">
    <w:name w:val="heading 1"/>
    <w:basedOn w:val="Normal"/>
    <w:next w:val="Normal"/>
    <w:link w:val="Heading1Char"/>
    <w:qFormat/>
    <w:rsid w:val="002C3AED"/>
    <w:pPr>
      <w:keepNext/>
      <w:keepLines/>
      <w:numPr>
        <w:numId w:val="1"/>
      </w:numPr>
      <w:pBdr>
        <w:bottom w:val="single" w:sz="4" w:space="2" w:color="C0504D"/>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nhideWhenUsed/>
    <w:qFormat/>
    <w:rsid w:val="002C3AED"/>
    <w:pPr>
      <w:keepNext/>
      <w:keepLines/>
      <w:numPr>
        <w:ilvl w:val="1"/>
        <w:numId w:val="1"/>
      </w:numPr>
      <w:spacing w:before="120" w:after="0" w:line="240" w:lineRule="auto"/>
      <w:outlineLvl w:val="1"/>
    </w:pPr>
    <w:rPr>
      <w:rFonts w:asciiTheme="majorHAnsi" w:eastAsiaTheme="majorEastAsia" w:hAnsiTheme="majorHAnsi" w:cstheme="majorBidi"/>
      <w:color w:val="C0504D" w:themeColor="accent2"/>
      <w:sz w:val="36"/>
      <w:szCs w:val="36"/>
    </w:rPr>
  </w:style>
  <w:style w:type="paragraph" w:styleId="Heading3">
    <w:name w:val="heading 3"/>
    <w:basedOn w:val="Normal"/>
    <w:next w:val="Normal"/>
    <w:link w:val="Heading3Char"/>
    <w:unhideWhenUsed/>
    <w:qFormat/>
    <w:rsid w:val="002C3AED"/>
    <w:pPr>
      <w:keepNext/>
      <w:keepLines/>
      <w:numPr>
        <w:ilvl w:val="2"/>
        <w:numId w:val="1"/>
      </w:numPr>
      <w:spacing w:before="80" w:after="0" w:line="240" w:lineRule="auto"/>
      <w:outlineLvl w:val="2"/>
    </w:pPr>
    <w:rPr>
      <w:rFonts w:asciiTheme="majorHAnsi" w:eastAsiaTheme="majorEastAsia" w:hAnsiTheme="majorHAnsi" w:cstheme="majorBidi"/>
      <w:color w:val="943634" w:themeColor="accent2" w:themeShade="BF"/>
      <w:sz w:val="32"/>
      <w:szCs w:val="32"/>
    </w:rPr>
  </w:style>
  <w:style w:type="paragraph" w:styleId="Heading4">
    <w:name w:val="heading 4"/>
    <w:basedOn w:val="Normal"/>
    <w:next w:val="Normal"/>
    <w:link w:val="Heading4Char"/>
    <w:unhideWhenUsed/>
    <w:qFormat/>
    <w:rsid w:val="002C3AED"/>
    <w:pPr>
      <w:keepNext/>
      <w:keepLines/>
      <w:numPr>
        <w:ilvl w:val="3"/>
        <w:numId w:val="1"/>
      </w:numPr>
      <w:spacing w:before="80" w:after="0" w:line="240" w:lineRule="auto"/>
      <w:outlineLvl w:val="3"/>
    </w:pPr>
    <w:rPr>
      <w:rFonts w:asciiTheme="majorHAnsi" w:eastAsiaTheme="majorEastAsia" w:hAnsiTheme="majorHAnsi" w:cstheme="majorBidi"/>
      <w:i/>
      <w:iCs/>
      <w:color w:val="632423" w:themeColor="accent2" w:themeShade="80"/>
      <w:sz w:val="28"/>
      <w:szCs w:val="28"/>
    </w:rPr>
  </w:style>
  <w:style w:type="paragraph" w:styleId="Heading5">
    <w:name w:val="heading 5"/>
    <w:basedOn w:val="Normal"/>
    <w:next w:val="Normal"/>
    <w:link w:val="Heading5Char"/>
    <w:unhideWhenUsed/>
    <w:qFormat/>
    <w:rsid w:val="002C3AED"/>
    <w:pPr>
      <w:keepNext/>
      <w:keepLines/>
      <w:numPr>
        <w:ilvl w:val="4"/>
        <w:numId w:val="1"/>
      </w:numPr>
      <w:spacing w:before="80" w:after="0" w:line="240" w:lineRule="auto"/>
      <w:outlineLvl w:val="4"/>
    </w:pPr>
    <w:rPr>
      <w:rFonts w:asciiTheme="majorHAnsi" w:eastAsiaTheme="majorEastAsia" w:hAnsiTheme="majorHAnsi" w:cstheme="majorBidi"/>
      <w:color w:val="943634" w:themeColor="accent2" w:themeShade="BF"/>
      <w:sz w:val="24"/>
      <w:szCs w:val="24"/>
    </w:rPr>
  </w:style>
  <w:style w:type="paragraph" w:styleId="Heading6">
    <w:name w:val="heading 6"/>
    <w:basedOn w:val="Normal"/>
    <w:next w:val="Normal"/>
    <w:link w:val="Heading6Char"/>
    <w:unhideWhenUsed/>
    <w:qFormat/>
    <w:rsid w:val="002C3AED"/>
    <w:pPr>
      <w:keepNext/>
      <w:keepLines/>
      <w:numPr>
        <w:ilvl w:val="5"/>
        <w:numId w:val="1"/>
      </w:numPr>
      <w:spacing w:before="80" w:after="0" w:line="240" w:lineRule="auto"/>
      <w:outlineLvl w:val="5"/>
    </w:pPr>
    <w:rPr>
      <w:rFonts w:asciiTheme="majorHAnsi" w:eastAsiaTheme="majorEastAsia" w:hAnsiTheme="majorHAnsi" w:cstheme="majorBidi"/>
      <w:i/>
      <w:iCs/>
      <w:color w:val="632423" w:themeColor="accent2" w:themeShade="80"/>
      <w:sz w:val="24"/>
      <w:szCs w:val="24"/>
    </w:rPr>
  </w:style>
  <w:style w:type="paragraph" w:styleId="Heading7">
    <w:name w:val="heading 7"/>
    <w:basedOn w:val="Normal"/>
    <w:next w:val="Normal"/>
    <w:link w:val="Heading7Char"/>
    <w:unhideWhenUsed/>
    <w:qFormat/>
    <w:rsid w:val="002C3AED"/>
    <w:pPr>
      <w:keepNext/>
      <w:keepLines/>
      <w:numPr>
        <w:ilvl w:val="6"/>
        <w:numId w:val="1"/>
      </w:numPr>
      <w:spacing w:before="80" w:after="0" w:line="240" w:lineRule="auto"/>
      <w:outlineLvl w:val="6"/>
    </w:pPr>
    <w:rPr>
      <w:rFonts w:asciiTheme="majorHAnsi" w:eastAsiaTheme="majorEastAsia" w:hAnsiTheme="majorHAnsi" w:cstheme="majorBidi"/>
      <w:b/>
      <w:bCs/>
      <w:color w:val="632423" w:themeColor="accent2" w:themeShade="80"/>
      <w:sz w:val="22"/>
      <w:szCs w:val="22"/>
    </w:rPr>
  </w:style>
  <w:style w:type="paragraph" w:styleId="Heading8">
    <w:name w:val="heading 8"/>
    <w:basedOn w:val="Normal"/>
    <w:next w:val="Normal"/>
    <w:link w:val="Heading8Char"/>
    <w:unhideWhenUsed/>
    <w:qFormat/>
    <w:rsid w:val="002C3AED"/>
    <w:pPr>
      <w:keepNext/>
      <w:keepLines/>
      <w:numPr>
        <w:ilvl w:val="7"/>
        <w:numId w:val="1"/>
      </w:numPr>
      <w:spacing w:before="80" w:after="0" w:line="240" w:lineRule="auto"/>
      <w:outlineLvl w:val="7"/>
    </w:pPr>
    <w:rPr>
      <w:rFonts w:asciiTheme="majorHAnsi" w:eastAsiaTheme="majorEastAsia" w:hAnsiTheme="majorHAnsi" w:cstheme="majorBidi"/>
      <w:color w:val="632423" w:themeColor="accent2" w:themeShade="80"/>
      <w:sz w:val="22"/>
      <w:szCs w:val="22"/>
    </w:rPr>
  </w:style>
  <w:style w:type="paragraph" w:styleId="Heading9">
    <w:name w:val="heading 9"/>
    <w:basedOn w:val="Normal"/>
    <w:next w:val="Normal"/>
    <w:link w:val="Heading9Char"/>
    <w:unhideWhenUsed/>
    <w:qFormat/>
    <w:rsid w:val="002C3AED"/>
    <w:pPr>
      <w:keepNext/>
      <w:keepLines/>
      <w:numPr>
        <w:ilvl w:val="8"/>
        <w:numId w:val="1"/>
      </w:numPr>
      <w:spacing w:before="80" w:after="0" w:line="240" w:lineRule="auto"/>
      <w:outlineLvl w:val="8"/>
    </w:pPr>
    <w:rPr>
      <w:rFonts w:asciiTheme="majorHAnsi" w:eastAsiaTheme="majorEastAsia" w:hAnsiTheme="majorHAnsi" w:cstheme="majorBidi"/>
      <w:i/>
      <w:iCs/>
      <w:color w:val="632423"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basedOn w:val="DefaultParagraphFont"/>
    <w:uiPriority w:val="99"/>
    <w:rsid w:val="008F6EBC"/>
    <w:rPr>
      <w:color w:val="0000FF"/>
      <w:u w:val="single"/>
    </w:rPr>
  </w:style>
  <w:style w:type="character" w:styleId="PageNumber">
    <w:name w:val="page number"/>
    <w:basedOn w:val="DefaultParagraphFont"/>
    <w:qFormat/>
    <w:rsid w:val="008F6EBC"/>
  </w:style>
  <w:style w:type="character" w:styleId="FollowedHyperlink">
    <w:name w:val="FollowedHyperlink"/>
    <w:basedOn w:val="DefaultParagraphFont"/>
    <w:qFormat/>
    <w:rsid w:val="008F6EBC"/>
    <w:rPr>
      <w:color w:val="800080"/>
      <w:u w:val="single"/>
    </w:rPr>
  </w:style>
  <w:style w:type="character" w:customStyle="1" w:styleId="Heading3Char">
    <w:name w:val="Heading 3 Char"/>
    <w:basedOn w:val="DefaultParagraphFont"/>
    <w:link w:val="Heading3"/>
    <w:qFormat/>
    <w:rsid w:val="002C3AED"/>
    <w:rPr>
      <w:rFonts w:asciiTheme="majorHAnsi" w:eastAsiaTheme="majorEastAsia" w:hAnsiTheme="majorHAnsi" w:cstheme="majorBidi"/>
      <w:color w:val="943634" w:themeColor="accent2" w:themeShade="BF"/>
      <w:sz w:val="32"/>
      <w:szCs w:val="32"/>
    </w:rPr>
  </w:style>
  <w:style w:type="character" w:customStyle="1" w:styleId="BlueTextforTemplatesChar">
    <w:name w:val="Blue Text for Templates Char"/>
    <w:basedOn w:val="DefaultParagraphFont"/>
    <w:qFormat/>
    <w:rsid w:val="008F6EBC"/>
    <w:rPr>
      <w:i/>
      <w:iCs/>
      <w:color w:val="0000FF"/>
      <w:sz w:val="22"/>
      <w:szCs w:val="22"/>
      <w:lang w:val="en-US" w:eastAsia="en-US" w:bidi="ar-SA"/>
    </w:rPr>
  </w:style>
  <w:style w:type="character" w:customStyle="1" w:styleId="StyleBold">
    <w:name w:val="Style Bold"/>
    <w:basedOn w:val="DefaultParagraphFont"/>
    <w:qFormat/>
    <w:rsid w:val="00804D34"/>
    <w:rPr>
      <w:b/>
      <w:bCs/>
    </w:rPr>
  </w:style>
  <w:style w:type="character" w:customStyle="1" w:styleId="smallheadersyyleChar">
    <w:name w:val="small header syyle Char"/>
    <w:basedOn w:val="DefaultParagraphFont"/>
    <w:qFormat/>
    <w:rsid w:val="00804D34"/>
    <w:rPr>
      <w:rFonts w:asciiTheme="majorHAnsi" w:eastAsiaTheme="majorEastAsia" w:hAnsiTheme="majorHAnsi" w:cstheme="majorBidi"/>
      <w:color w:val="262626" w:themeColor="text1" w:themeTint="D9"/>
      <w:sz w:val="40"/>
      <w:szCs w:val="40"/>
    </w:rPr>
  </w:style>
  <w:style w:type="character" w:customStyle="1" w:styleId="DocumentMapChar">
    <w:name w:val="Document Map Char"/>
    <w:basedOn w:val="DefaultParagraphFont"/>
    <w:link w:val="DocumentMap"/>
    <w:qFormat/>
    <w:rsid w:val="000C61CF"/>
    <w:rPr>
      <w:rFonts w:ascii="Tahoma" w:hAnsi="Tahoma" w:cs="Tahoma"/>
      <w:sz w:val="16"/>
      <w:szCs w:val="16"/>
    </w:rPr>
  </w:style>
  <w:style w:type="character" w:customStyle="1" w:styleId="ListParagraphChar">
    <w:name w:val="List Paragraph Char"/>
    <w:basedOn w:val="DefaultParagraphFont"/>
    <w:link w:val="ListParagraph"/>
    <w:uiPriority w:val="34"/>
    <w:qFormat/>
    <w:rsid w:val="002B185E"/>
  </w:style>
  <w:style w:type="character" w:customStyle="1" w:styleId="st1">
    <w:name w:val="st1"/>
    <w:basedOn w:val="DefaultParagraphFont"/>
    <w:qFormat/>
    <w:rsid w:val="002603B9"/>
  </w:style>
  <w:style w:type="character" w:customStyle="1" w:styleId="Heading5Char">
    <w:name w:val="Heading 5 Char"/>
    <w:basedOn w:val="DefaultParagraphFont"/>
    <w:link w:val="Heading5"/>
    <w:qFormat/>
    <w:rsid w:val="002C3AED"/>
    <w:rPr>
      <w:rFonts w:asciiTheme="majorHAnsi" w:eastAsiaTheme="majorEastAsia" w:hAnsiTheme="majorHAnsi" w:cstheme="majorBidi"/>
      <w:color w:val="943634" w:themeColor="accent2" w:themeShade="BF"/>
      <w:sz w:val="24"/>
      <w:szCs w:val="24"/>
    </w:rPr>
  </w:style>
  <w:style w:type="character" w:customStyle="1" w:styleId="Style1Char">
    <w:name w:val="Style1 Char"/>
    <w:basedOn w:val="Heading5Char"/>
    <w:qFormat/>
    <w:rsid w:val="0075001C"/>
    <w:rPr>
      <w:rFonts w:asciiTheme="majorHAnsi" w:eastAsiaTheme="majorEastAsia" w:hAnsiTheme="majorHAnsi" w:cstheme="majorBidi"/>
      <w:color w:val="943634" w:themeColor="accent2" w:themeShade="BF"/>
      <w:sz w:val="24"/>
      <w:szCs w:val="24"/>
    </w:rPr>
  </w:style>
  <w:style w:type="character" w:customStyle="1" w:styleId="Style2Char">
    <w:name w:val="Style2 Char"/>
    <w:basedOn w:val="Heading5Char"/>
    <w:link w:val="Style2"/>
    <w:qFormat/>
    <w:rsid w:val="00311200"/>
    <w:rPr>
      <w:rFonts w:asciiTheme="majorHAnsi" w:eastAsiaTheme="majorEastAsia" w:hAnsiTheme="majorHAnsi" w:cstheme="majorBidi"/>
      <w:color w:val="943634" w:themeColor="accent2" w:themeShade="BF"/>
      <w:sz w:val="24"/>
      <w:szCs w:val="24"/>
    </w:rPr>
  </w:style>
  <w:style w:type="character" w:customStyle="1" w:styleId="Heading1Char">
    <w:name w:val="Heading 1 Char"/>
    <w:basedOn w:val="DefaultParagraphFont"/>
    <w:link w:val="Heading1"/>
    <w:qFormat/>
    <w:rsid w:val="002C3AED"/>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qFormat/>
    <w:rsid w:val="002C3AED"/>
    <w:rPr>
      <w:rFonts w:asciiTheme="majorHAnsi" w:eastAsiaTheme="majorEastAsia" w:hAnsiTheme="majorHAnsi" w:cstheme="majorBidi"/>
      <w:color w:val="C0504D" w:themeColor="accent2"/>
      <w:sz w:val="36"/>
      <w:szCs w:val="36"/>
    </w:rPr>
  </w:style>
  <w:style w:type="character" w:customStyle="1" w:styleId="Style3Char">
    <w:name w:val="Style3 Char"/>
    <w:basedOn w:val="Heading2Char"/>
    <w:link w:val="Style3"/>
    <w:qFormat/>
    <w:rsid w:val="00574149"/>
    <w:rPr>
      <w:rFonts w:asciiTheme="majorHAnsi" w:eastAsiaTheme="majorEastAsia" w:hAnsiTheme="majorHAnsi" w:cstheme="minorHAnsi"/>
      <w:color w:val="C0504D" w:themeColor="accent2"/>
      <w:sz w:val="22"/>
      <w:szCs w:val="22"/>
    </w:rPr>
  </w:style>
  <w:style w:type="character" w:customStyle="1" w:styleId="Style4Char">
    <w:name w:val="Style4 Char"/>
    <w:basedOn w:val="Heading2Char"/>
    <w:link w:val="Style4"/>
    <w:qFormat/>
    <w:rsid w:val="00574149"/>
    <w:rPr>
      <w:rFonts w:asciiTheme="majorHAnsi" w:eastAsiaTheme="majorEastAsia" w:hAnsiTheme="majorHAnsi" w:cstheme="minorHAnsi"/>
      <w:color w:val="C0504D" w:themeColor="accent2"/>
      <w:sz w:val="22"/>
      <w:szCs w:val="22"/>
    </w:rPr>
  </w:style>
  <w:style w:type="character" w:customStyle="1" w:styleId="Style5Char">
    <w:name w:val="Style5 Char"/>
    <w:basedOn w:val="Heading2Char"/>
    <w:link w:val="Style5"/>
    <w:qFormat/>
    <w:rsid w:val="00574149"/>
    <w:rPr>
      <w:rFonts w:asciiTheme="majorHAnsi" w:eastAsiaTheme="majorEastAsia" w:hAnsiTheme="majorHAnsi" w:cstheme="minorHAnsi"/>
      <w:color w:val="C0504D" w:themeColor="accent2"/>
      <w:sz w:val="22"/>
      <w:szCs w:val="22"/>
    </w:rPr>
  </w:style>
  <w:style w:type="character" w:customStyle="1" w:styleId="Style6Char">
    <w:name w:val="Style6 Char"/>
    <w:basedOn w:val="Style2Char"/>
    <w:link w:val="Style6"/>
    <w:qFormat/>
    <w:rsid w:val="0017777C"/>
    <w:rPr>
      <w:rFonts w:asciiTheme="majorHAnsi" w:eastAsiaTheme="majorEastAsia" w:hAnsiTheme="majorHAnsi" w:cstheme="majorBidi"/>
      <w:b/>
      <w:color w:val="943634" w:themeColor="accent2" w:themeShade="BF"/>
      <w:sz w:val="24"/>
      <w:szCs w:val="24"/>
    </w:rPr>
  </w:style>
  <w:style w:type="character" w:customStyle="1" w:styleId="Style7Char">
    <w:name w:val="Style7 Char"/>
    <w:basedOn w:val="Style3Char"/>
    <w:link w:val="Style7"/>
    <w:qFormat/>
    <w:rsid w:val="00D07629"/>
    <w:rPr>
      <w:rFonts w:asciiTheme="majorHAnsi" w:eastAsiaTheme="majorEastAsia" w:hAnsiTheme="majorHAnsi" w:cstheme="minorHAnsi"/>
      <w:color w:val="C0504D" w:themeColor="accent2"/>
      <w:sz w:val="22"/>
      <w:szCs w:val="22"/>
    </w:rPr>
  </w:style>
  <w:style w:type="character" w:customStyle="1" w:styleId="Heading4Char">
    <w:name w:val="Heading 4 Char"/>
    <w:basedOn w:val="DefaultParagraphFont"/>
    <w:link w:val="Heading4"/>
    <w:qFormat/>
    <w:rsid w:val="002C3AED"/>
    <w:rPr>
      <w:rFonts w:asciiTheme="majorHAnsi" w:eastAsiaTheme="majorEastAsia" w:hAnsiTheme="majorHAnsi" w:cstheme="majorBidi"/>
      <w:i/>
      <w:iCs/>
      <w:color w:val="632423" w:themeColor="accent2" w:themeShade="80"/>
      <w:sz w:val="28"/>
      <w:szCs w:val="28"/>
    </w:rPr>
  </w:style>
  <w:style w:type="character" w:customStyle="1" w:styleId="Heading6Char">
    <w:name w:val="Heading 6 Char"/>
    <w:basedOn w:val="DefaultParagraphFont"/>
    <w:link w:val="Heading6"/>
    <w:qFormat/>
    <w:rsid w:val="002C3AED"/>
    <w:rPr>
      <w:rFonts w:asciiTheme="majorHAnsi" w:eastAsiaTheme="majorEastAsia" w:hAnsiTheme="majorHAnsi" w:cstheme="majorBidi"/>
      <w:i/>
      <w:iCs/>
      <w:color w:val="632423" w:themeColor="accent2" w:themeShade="80"/>
      <w:sz w:val="24"/>
      <w:szCs w:val="24"/>
    </w:rPr>
  </w:style>
  <w:style w:type="character" w:customStyle="1" w:styleId="Heading7Char">
    <w:name w:val="Heading 7 Char"/>
    <w:basedOn w:val="DefaultParagraphFont"/>
    <w:link w:val="Heading7"/>
    <w:qFormat/>
    <w:rsid w:val="002C3AED"/>
    <w:rPr>
      <w:rFonts w:asciiTheme="majorHAnsi" w:eastAsiaTheme="majorEastAsia" w:hAnsiTheme="majorHAnsi" w:cstheme="majorBidi"/>
      <w:b/>
      <w:bCs/>
      <w:color w:val="632423" w:themeColor="accent2" w:themeShade="80"/>
      <w:sz w:val="22"/>
      <w:szCs w:val="22"/>
    </w:rPr>
  </w:style>
  <w:style w:type="character" w:customStyle="1" w:styleId="Heading8Char">
    <w:name w:val="Heading 8 Char"/>
    <w:basedOn w:val="DefaultParagraphFont"/>
    <w:link w:val="Heading8"/>
    <w:qFormat/>
    <w:rsid w:val="002C3AED"/>
    <w:rPr>
      <w:rFonts w:asciiTheme="majorHAnsi" w:eastAsiaTheme="majorEastAsia" w:hAnsiTheme="majorHAnsi" w:cstheme="majorBidi"/>
      <w:color w:val="632423" w:themeColor="accent2" w:themeShade="80"/>
      <w:sz w:val="22"/>
      <w:szCs w:val="22"/>
    </w:rPr>
  </w:style>
  <w:style w:type="character" w:customStyle="1" w:styleId="Heading9Char">
    <w:name w:val="Heading 9 Char"/>
    <w:basedOn w:val="DefaultParagraphFont"/>
    <w:link w:val="Heading9"/>
    <w:qFormat/>
    <w:rsid w:val="002C3AED"/>
    <w:rPr>
      <w:rFonts w:asciiTheme="majorHAnsi" w:eastAsiaTheme="majorEastAsia" w:hAnsiTheme="majorHAnsi" w:cstheme="majorBidi"/>
      <w:i/>
      <w:iCs/>
      <w:color w:val="632423" w:themeColor="accent2" w:themeShade="80"/>
      <w:sz w:val="22"/>
      <w:szCs w:val="22"/>
    </w:rPr>
  </w:style>
  <w:style w:type="character" w:customStyle="1" w:styleId="HeaderChar">
    <w:name w:val="Header Char"/>
    <w:basedOn w:val="DefaultParagraphFont"/>
    <w:link w:val="Header"/>
    <w:qFormat/>
    <w:rsid w:val="00911C40"/>
    <w:rPr>
      <w:sz w:val="22"/>
      <w:szCs w:val="24"/>
    </w:rPr>
  </w:style>
  <w:style w:type="character" w:customStyle="1" w:styleId="FooterChar">
    <w:name w:val="Footer Char"/>
    <w:basedOn w:val="DefaultParagraphFont"/>
    <w:link w:val="Footer"/>
    <w:qFormat/>
    <w:rsid w:val="00911C40"/>
    <w:rPr>
      <w:sz w:val="22"/>
      <w:szCs w:val="22"/>
    </w:rPr>
  </w:style>
  <w:style w:type="character" w:customStyle="1" w:styleId="FootnoteTextChar">
    <w:name w:val="Footnote Text Char"/>
    <w:basedOn w:val="DefaultParagraphFont"/>
    <w:link w:val="FootnoteText"/>
    <w:semiHidden/>
    <w:qFormat/>
    <w:rsid w:val="00911C40"/>
    <w:rPr>
      <w:lang w:val="en-GB"/>
    </w:rPr>
  </w:style>
  <w:style w:type="character" w:customStyle="1" w:styleId="TitleChar">
    <w:name w:val="Title Char"/>
    <w:basedOn w:val="DefaultParagraphFont"/>
    <w:link w:val="Title"/>
    <w:uiPriority w:val="10"/>
    <w:qFormat/>
    <w:rsid w:val="002C3AED"/>
    <w:rPr>
      <w:rFonts w:asciiTheme="majorHAnsi" w:eastAsiaTheme="majorEastAsia" w:hAnsiTheme="majorHAnsi" w:cstheme="majorBidi"/>
      <w:color w:val="262626" w:themeColor="text1" w:themeTint="D9"/>
      <w:sz w:val="96"/>
      <w:szCs w:val="96"/>
    </w:rPr>
  </w:style>
  <w:style w:type="character" w:customStyle="1" w:styleId="BodyTextChar">
    <w:name w:val="Body Text Char"/>
    <w:basedOn w:val="DefaultParagraphFont"/>
    <w:link w:val="BodyText"/>
    <w:qFormat/>
    <w:rsid w:val="00911C40"/>
    <w:rPr>
      <w:rFonts w:eastAsia="Batang"/>
      <w:sz w:val="22"/>
      <w:szCs w:val="24"/>
      <w:lang w:eastAsia="ko-KR"/>
    </w:rPr>
  </w:style>
  <w:style w:type="character" w:customStyle="1" w:styleId="BodyText2Char">
    <w:name w:val="Body Text 2 Char"/>
    <w:basedOn w:val="DefaultParagraphFont"/>
    <w:link w:val="BodyText2"/>
    <w:qFormat/>
    <w:rsid w:val="00911C40"/>
    <w:rPr>
      <w:color w:val="0000FF"/>
      <w:sz w:val="22"/>
      <w:szCs w:val="24"/>
    </w:rPr>
  </w:style>
  <w:style w:type="character" w:customStyle="1" w:styleId="BodyTextIndentChar">
    <w:name w:val="Body Text Indent Char"/>
    <w:basedOn w:val="DefaultParagraphFont"/>
    <w:link w:val="BodyTextIndent"/>
    <w:qFormat/>
    <w:rsid w:val="00911C40"/>
    <w:rPr>
      <w:color w:val="0000FF"/>
      <w:sz w:val="22"/>
      <w:szCs w:val="24"/>
    </w:rPr>
  </w:style>
  <w:style w:type="character" w:customStyle="1" w:styleId="BalloonTextChar">
    <w:name w:val="Balloon Text Char"/>
    <w:basedOn w:val="DefaultParagraphFont"/>
    <w:link w:val="BalloonText"/>
    <w:semiHidden/>
    <w:qFormat/>
    <w:rsid w:val="00911C40"/>
    <w:rPr>
      <w:rFonts w:ascii="Tahoma" w:hAnsi="Tahoma" w:cs="Tahoma"/>
      <w:sz w:val="16"/>
      <w:szCs w:val="16"/>
    </w:rPr>
  </w:style>
  <w:style w:type="character" w:customStyle="1" w:styleId="BodyTextIndent2Char">
    <w:name w:val="Body Text Indent 2 Char"/>
    <w:basedOn w:val="DefaultParagraphFont"/>
    <w:link w:val="BodyTextIndent2"/>
    <w:qFormat/>
    <w:rsid w:val="00911C40"/>
    <w:rPr>
      <w:i/>
      <w:iCs/>
      <w:color w:val="0000FF"/>
      <w:szCs w:val="24"/>
    </w:rPr>
  </w:style>
  <w:style w:type="character" w:customStyle="1" w:styleId="Style8Char">
    <w:name w:val="Style8 Char"/>
    <w:basedOn w:val="Heading5Char"/>
    <w:link w:val="Style8"/>
    <w:qFormat/>
    <w:rsid w:val="00820AC9"/>
    <w:rPr>
      <w:rFonts w:ascii="Calibri" w:eastAsia="Batang" w:hAnsi="Calibri" w:cstheme="majorBidi"/>
      <w:color w:val="943634" w:themeColor="accent2" w:themeShade="BF"/>
      <w:sz w:val="24"/>
      <w:szCs w:val="24"/>
      <w:lang w:eastAsia="ko-KR"/>
    </w:rPr>
  </w:style>
  <w:style w:type="character" w:customStyle="1" w:styleId="Style9Char">
    <w:name w:val="Style9 Char"/>
    <w:basedOn w:val="Style8Char"/>
    <w:link w:val="Style9"/>
    <w:qFormat/>
    <w:rsid w:val="00820AC9"/>
    <w:rPr>
      <w:rFonts w:ascii="Calibri" w:eastAsia="Batang" w:hAnsi="Calibri" w:cstheme="majorBidi"/>
      <w:color w:val="943634" w:themeColor="accent2" w:themeShade="BF"/>
      <w:sz w:val="24"/>
      <w:szCs w:val="24"/>
      <w:lang w:eastAsia="ko-KR"/>
    </w:rPr>
  </w:style>
  <w:style w:type="character" w:customStyle="1" w:styleId="Heading3Char1">
    <w:name w:val="Heading 3 Char1"/>
    <w:basedOn w:val="Heading2Char"/>
    <w:qFormat/>
    <w:rsid w:val="003F6C00"/>
    <w:rPr>
      <w:rFonts w:ascii="Calibri" w:eastAsia="Batang" w:hAnsi="Calibri" w:cs="Calibri"/>
      <w:b/>
      <w:bCs/>
      <w:iCs w:val="0"/>
      <w:color w:val="C0504D" w:themeColor="accent2"/>
      <w:kern w:val="2"/>
      <w:sz w:val="24"/>
      <w:szCs w:val="24"/>
      <w:lang w:eastAsia="ko-KR"/>
    </w:rPr>
  </w:style>
  <w:style w:type="character" w:customStyle="1" w:styleId="Style10Char">
    <w:name w:val="Style10 Char"/>
    <w:basedOn w:val="Heading3Char1"/>
    <w:link w:val="Style10"/>
    <w:qFormat/>
    <w:rsid w:val="003F6C00"/>
    <w:rPr>
      <w:rFonts w:asciiTheme="majorHAnsi" w:eastAsiaTheme="majorEastAsia" w:hAnsiTheme="majorHAnsi" w:cstheme="majorBidi"/>
      <w:b w:val="0"/>
      <w:bCs w:val="0"/>
      <w:iCs w:val="0"/>
      <w:color w:val="943634" w:themeColor="accent2" w:themeShade="BF"/>
      <w:kern w:val="2"/>
      <w:sz w:val="32"/>
      <w:szCs w:val="32"/>
      <w:lang w:eastAsia="ko-KR"/>
    </w:rPr>
  </w:style>
  <w:style w:type="character" w:customStyle="1" w:styleId="Style11Char">
    <w:name w:val="Style11 Char"/>
    <w:basedOn w:val="Heading3Char1"/>
    <w:link w:val="Style1"/>
    <w:qFormat/>
    <w:rsid w:val="00B96033"/>
    <w:rPr>
      <w:rFonts w:asciiTheme="majorHAnsi" w:eastAsiaTheme="majorEastAsia" w:hAnsiTheme="majorHAnsi" w:cstheme="majorBidi"/>
      <w:b w:val="0"/>
      <w:bCs w:val="0"/>
      <w:iCs w:val="0"/>
      <w:color w:val="943634" w:themeColor="accent2" w:themeShade="BF"/>
      <w:kern w:val="2"/>
      <w:sz w:val="32"/>
      <w:szCs w:val="32"/>
      <w:lang w:eastAsia="ko-KR"/>
    </w:rPr>
  </w:style>
  <w:style w:type="character" w:customStyle="1" w:styleId="Style12Char">
    <w:name w:val="Style12 Char"/>
    <w:basedOn w:val="Heading5Char"/>
    <w:link w:val="Style12"/>
    <w:qFormat/>
    <w:rsid w:val="00096A1B"/>
    <w:rPr>
      <w:rFonts w:asciiTheme="majorHAnsi" w:eastAsiaTheme="majorEastAsia" w:hAnsiTheme="majorHAnsi" w:cstheme="majorBidi"/>
      <w:b/>
      <w:color w:val="943634" w:themeColor="accent2" w:themeShade="BF"/>
      <w:kern w:val="2"/>
      <w:sz w:val="24"/>
      <w:szCs w:val="24"/>
    </w:rPr>
  </w:style>
  <w:style w:type="character" w:customStyle="1" w:styleId="Style13Char">
    <w:name w:val="Style13 Char"/>
    <w:basedOn w:val="Heading3Char1"/>
    <w:link w:val="Style13"/>
    <w:qFormat/>
    <w:rsid w:val="00C03C47"/>
    <w:rPr>
      <w:rFonts w:asciiTheme="majorHAnsi" w:eastAsiaTheme="majorEastAsia" w:hAnsiTheme="majorHAnsi" w:cstheme="majorBidi"/>
      <w:b w:val="0"/>
      <w:bCs w:val="0"/>
      <w:iCs w:val="0"/>
      <w:color w:val="943634" w:themeColor="accent2" w:themeShade="BF"/>
      <w:kern w:val="2"/>
      <w:sz w:val="32"/>
      <w:szCs w:val="32"/>
      <w:lang w:eastAsia="ko-KR"/>
    </w:rPr>
  </w:style>
  <w:style w:type="character" w:customStyle="1" w:styleId="Style14Char">
    <w:name w:val="Style14 Char"/>
    <w:basedOn w:val="Heading5Char"/>
    <w:link w:val="Style14"/>
    <w:qFormat/>
    <w:rsid w:val="00235A68"/>
    <w:rPr>
      <w:rFonts w:asciiTheme="majorHAnsi" w:eastAsiaTheme="majorEastAsia" w:hAnsiTheme="majorHAnsi" w:cstheme="majorBidi"/>
      <w:color w:val="943634" w:themeColor="accent2" w:themeShade="BF"/>
      <w:sz w:val="24"/>
      <w:szCs w:val="24"/>
    </w:rPr>
  </w:style>
  <w:style w:type="character" w:customStyle="1" w:styleId="Style15Char">
    <w:name w:val="Style15 Char"/>
    <w:basedOn w:val="Heading5Char"/>
    <w:link w:val="Style15"/>
    <w:qFormat/>
    <w:rsid w:val="00235A68"/>
    <w:rPr>
      <w:rFonts w:asciiTheme="majorHAnsi" w:eastAsiaTheme="majorEastAsia" w:hAnsiTheme="majorHAnsi" w:cstheme="majorBidi"/>
      <w:color w:val="943634" w:themeColor="accent2" w:themeShade="BF"/>
      <w:sz w:val="24"/>
      <w:szCs w:val="24"/>
    </w:rPr>
  </w:style>
  <w:style w:type="character" w:styleId="CommentReference">
    <w:name w:val="annotation reference"/>
    <w:basedOn w:val="DefaultParagraphFont"/>
    <w:uiPriority w:val="99"/>
    <w:qFormat/>
    <w:rsid w:val="00B61DE9"/>
    <w:rPr>
      <w:sz w:val="16"/>
      <w:szCs w:val="16"/>
    </w:rPr>
  </w:style>
  <w:style w:type="character" w:customStyle="1" w:styleId="CommentTextChar">
    <w:name w:val="Comment Text Char"/>
    <w:basedOn w:val="DefaultParagraphFont"/>
    <w:link w:val="CommentText"/>
    <w:uiPriority w:val="99"/>
    <w:qFormat/>
    <w:rsid w:val="00B61DE9"/>
  </w:style>
  <w:style w:type="character" w:customStyle="1" w:styleId="CommentSubjectChar">
    <w:name w:val="Comment Subject Char"/>
    <w:basedOn w:val="CommentTextChar"/>
    <w:link w:val="CommentSubject"/>
    <w:qFormat/>
    <w:rsid w:val="00B61DE9"/>
    <w:rPr>
      <w:b/>
      <w:bCs/>
    </w:rPr>
  </w:style>
  <w:style w:type="character" w:styleId="HTMLTypewriter">
    <w:name w:val="HTML Typewriter"/>
    <w:basedOn w:val="DefaultParagraphFont"/>
    <w:uiPriority w:val="99"/>
    <w:unhideWhenUsed/>
    <w:qFormat/>
    <w:rsid w:val="003D7FB2"/>
    <w:rPr>
      <w:rFonts w:ascii="Courier New" w:eastAsia="Times New Roman" w:hAnsi="Courier New" w:cs="Courier New"/>
      <w:sz w:val="20"/>
      <w:szCs w:val="20"/>
    </w:rPr>
  </w:style>
  <w:style w:type="character" w:customStyle="1" w:styleId="apple-converted-space">
    <w:name w:val="apple-converted-space"/>
    <w:basedOn w:val="DefaultParagraphFont"/>
    <w:qFormat/>
    <w:rsid w:val="003D7FB2"/>
  </w:style>
  <w:style w:type="character" w:customStyle="1" w:styleId="NormalC2PChar">
    <w:name w:val="Normal C2P Char"/>
    <w:basedOn w:val="DefaultParagraphFont"/>
    <w:link w:val="NormalC2P"/>
    <w:qFormat/>
    <w:rsid w:val="00503119"/>
    <w:rPr>
      <w:rFonts w:ascii="Tahoma" w:hAnsi="Tahoma"/>
      <w:lang w:val="en-GB"/>
    </w:rPr>
  </w:style>
  <w:style w:type="character" w:customStyle="1" w:styleId="UseCaseStepChar">
    <w:name w:val="Use Case Step Char"/>
    <w:basedOn w:val="DefaultParagraphFont"/>
    <w:link w:val="UseCaseStep"/>
    <w:qFormat/>
    <w:locked/>
    <w:rsid w:val="001B05DB"/>
    <w:rPr>
      <w:rFonts w:eastAsia="Times New Roman"/>
      <w:sz w:val="20"/>
      <w:szCs w:val="20"/>
    </w:rPr>
  </w:style>
  <w:style w:type="character" w:customStyle="1" w:styleId="LinkalternateflowChar">
    <w:name w:val="Link alternate flow Char"/>
    <w:basedOn w:val="UseCaseStepChar"/>
    <w:link w:val="Linkalternateflow"/>
    <w:qFormat/>
    <w:locked/>
    <w:rsid w:val="001B05DB"/>
    <w:rPr>
      <w:rFonts w:ascii="Tahoma" w:eastAsia="Times New Roman" w:hAnsi="Tahoma" w:cs="Tahoma"/>
      <w:i/>
      <w:color w:val="A6A6A6"/>
      <w:sz w:val="16"/>
      <w:szCs w:val="16"/>
      <w:lang w:val="en-GB"/>
    </w:rPr>
  </w:style>
  <w:style w:type="character" w:customStyle="1" w:styleId="BodyTextListChar">
    <w:name w:val="Body Text List Char"/>
    <w:basedOn w:val="BodyTextChar"/>
    <w:link w:val="BodyTextList"/>
    <w:qFormat/>
    <w:rsid w:val="00340CBD"/>
    <w:rPr>
      <w:rFonts w:ascii="Tahoma" w:eastAsia="Batang" w:hAnsi="Tahoma"/>
      <w:sz w:val="18"/>
      <w:szCs w:val="18"/>
      <w:lang w:val="en-GB" w:eastAsia="ko-KR"/>
    </w:rPr>
  </w:style>
  <w:style w:type="character" w:customStyle="1" w:styleId="GapStyleChar">
    <w:name w:val="GapStyle Char"/>
    <w:basedOn w:val="DefaultParagraphFont"/>
    <w:link w:val="GapStyle"/>
    <w:qFormat/>
    <w:rsid w:val="002B5C10"/>
    <w:rPr>
      <w:rFonts w:ascii="Tahoma" w:hAnsi="Tahoma"/>
      <w:b/>
      <w:bCs/>
      <w:i/>
      <w:color w:val="548DD4" w:themeColor="text2" w:themeTint="99"/>
      <w:sz w:val="18"/>
      <w:lang w:val="en-GB"/>
    </w:rPr>
  </w:style>
  <w:style w:type="character" w:styleId="PlaceholderText">
    <w:name w:val="Placeholder Text"/>
    <w:basedOn w:val="DefaultParagraphFont"/>
    <w:uiPriority w:val="99"/>
    <w:semiHidden/>
    <w:qFormat/>
    <w:rsid w:val="005659BC"/>
    <w:rPr>
      <w:color w:val="808080"/>
    </w:rPr>
  </w:style>
  <w:style w:type="character" w:customStyle="1" w:styleId="SubtitleChar">
    <w:name w:val="Subtitle Char"/>
    <w:basedOn w:val="DefaultParagraphFont"/>
    <w:link w:val="Subtitle"/>
    <w:uiPriority w:val="11"/>
    <w:qFormat/>
    <w:rsid w:val="002C3AED"/>
    <w:rPr>
      <w:caps/>
      <w:color w:val="404040" w:themeColor="text1" w:themeTint="BF"/>
      <w:spacing w:val="20"/>
      <w:sz w:val="28"/>
      <w:szCs w:val="28"/>
    </w:rPr>
  </w:style>
  <w:style w:type="character" w:styleId="Strong">
    <w:name w:val="Strong"/>
    <w:basedOn w:val="DefaultParagraphFont"/>
    <w:uiPriority w:val="22"/>
    <w:qFormat/>
    <w:rsid w:val="002C3AED"/>
    <w:rPr>
      <w:b/>
      <w:bCs/>
    </w:rPr>
  </w:style>
  <w:style w:type="character" w:styleId="Emphasis">
    <w:name w:val="Emphasis"/>
    <w:basedOn w:val="DefaultParagraphFont"/>
    <w:uiPriority w:val="20"/>
    <w:qFormat/>
    <w:rsid w:val="002C3AED"/>
    <w:rPr>
      <w:i/>
      <w:iCs/>
      <w:color w:val="000000" w:themeColor="text1"/>
    </w:rPr>
  </w:style>
  <w:style w:type="character" w:customStyle="1" w:styleId="QuoteChar">
    <w:name w:val="Quote Char"/>
    <w:basedOn w:val="DefaultParagraphFont"/>
    <w:link w:val="Quote"/>
    <w:uiPriority w:val="29"/>
    <w:qFormat/>
    <w:rsid w:val="002C3AED"/>
    <w:rPr>
      <w:rFonts w:asciiTheme="majorHAnsi" w:eastAsiaTheme="majorEastAsia" w:hAnsiTheme="majorHAnsi" w:cstheme="majorBidi"/>
      <w:color w:val="000000" w:themeColor="text1"/>
      <w:sz w:val="24"/>
      <w:szCs w:val="24"/>
    </w:rPr>
  </w:style>
  <w:style w:type="character" w:customStyle="1" w:styleId="IntenseQuoteChar">
    <w:name w:val="Intense Quote Char"/>
    <w:basedOn w:val="DefaultParagraphFont"/>
    <w:link w:val="IntenseQuote"/>
    <w:uiPriority w:val="30"/>
    <w:qFormat/>
    <w:rsid w:val="002C3AED"/>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2C3AED"/>
    <w:rPr>
      <w:i/>
      <w:iCs/>
      <w:color w:val="595959" w:themeColor="text1" w:themeTint="A6"/>
    </w:rPr>
  </w:style>
  <w:style w:type="character" w:styleId="IntenseEmphasis">
    <w:name w:val="Intense Emphasis"/>
    <w:basedOn w:val="DefaultParagraphFont"/>
    <w:uiPriority w:val="21"/>
    <w:qFormat/>
    <w:rsid w:val="002C3AED"/>
    <w:rPr>
      <w:b/>
      <w:bCs/>
      <w:i/>
      <w:iCs/>
      <w:caps w:val="0"/>
      <w:smallCaps w:val="0"/>
      <w:strike w:val="0"/>
      <w:dstrike w:val="0"/>
      <w:color w:val="C0504D" w:themeColor="accent2"/>
    </w:rPr>
  </w:style>
  <w:style w:type="character" w:styleId="SubtleReference">
    <w:name w:val="Subtle Reference"/>
    <w:basedOn w:val="DefaultParagraphFont"/>
    <w:uiPriority w:val="31"/>
    <w:qFormat/>
    <w:rsid w:val="002C3AED"/>
    <w:rPr>
      <w:smallCaps/>
      <w:color w:val="404040" w:themeColor="text1" w:themeTint="BF"/>
      <w:spacing w:val="0"/>
      <w:u w:val="single" w:color="7F7F7F"/>
    </w:rPr>
  </w:style>
  <w:style w:type="character" w:styleId="IntenseReference">
    <w:name w:val="Intense Reference"/>
    <w:basedOn w:val="DefaultParagraphFont"/>
    <w:uiPriority w:val="32"/>
    <w:qFormat/>
    <w:rsid w:val="002C3AED"/>
    <w:rPr>
      <w:b/>
      <w:bCs/>
      <w:smallCaps/>
      <w:color w:val="00000A"/>
      <w:spacing w:val="0"/>
      <w:u w:val="single"/>
    </w:rPr>
  </w:style>
  <w:style w:type="character" w:styleId="BookTitle">
    <w:name w:val="Book Title"/>
    <w:basedOn w:val="DefaultParagraphFont"/>
    <w:uiPriority w:val="33"/>
    <w:qFormat/>
    <w:rsid w:val="002C3AED"/>
    <w:rPr>
      <w:b/>
      <w:bCs/>
      <w:smallCaps/>
      <w:spacing w:val="0"/>
    </w:rPr>
  </w:style>
  <w:style w:type="character" w:customStyle="1" w:styleId="PlainTextChar">
    <w:name w:val="Plain Text Char"/>
    <w:basedOn w:val="DefaultParagraphFont"/>
    <w:link w:val="PlainText"/>
    <w:uiPriority w:val="99"/>
    <w:qFormat/>
    <w:rsid w:val="00CB0027"/>
    <w:rPr>
      <w:rFonts w:ascii="Calibri" w:eastAsia="Times New Roman" w:hAnsi="Calibri" w:cs="Times New Roman"/>
      <w:sz w:val="22"/>
    </w:rPr>
  </w:style>
  <w:style w:type="character" w:customStyle="1" w:styleId="ListLabel1">
    <w:name w:val="ListLabel 1"/>
    <w:qFormat/>
    <w:rPr>
      <w:rFonts w:cs="Times New Roman"/>
      <w:b/>
      <w:i w:val="0"/>
    </w:rPr>
  </w:style>
  <w:style w:type="character" w:customStyle="1" w:styleId="ListLabel2">
    <w:name w:val="ListLabel 2"/>
    <w:qFormat/>
    <w:rPr>
      <w:b/>
      <w:i w:val="0"/>
      <w:color w:val="00000A"/>
      <w:sz w:val="20"/>
      <w:szCs w:val="20"/>
    </w:rPr>
  </w:style>
  <w:style w:type="character" w:customStyle="1" w:styleId="ListLabel3">
    <w:name w:val="ListLabel 3"/>
    <w:qFormat/>
    <w:rPr>
      <w:b/>
      <w:i w:val="0"/>
      <w:sz w:val="20"/>
      <w:szCs w:val="20"/>
    </w:rPr>
  </w:style>
  <w:style w:type="character" w:customStyle="1" w:styleId="ListLabel4">
    <w:name w:val="ListLabel 4"/>
    <w:qFormat/>
    <w:rPr>
      <w:b/>
      <w:i w:val="0"/>
    </w:rPr>
  </w:style>
  <w:style w:type="character" w:customStyle="1" w:styleId="ListLabel5">
    <w:name w:val="ListLabel 5"/>
    <w:qFormat/>
    <w:rPr>
      <w:b/>
      <w:i w:val="0"/>
    </w:rPr>
  </w:style>
  <w:style w:type="character" w:customStyle="1" w:styleId="ListLabel6">
    <w:name w:val="ListLabel 6"/>
    <w:qFormat/>
    <w:rPr>
      <w:b/>
      <w:i w:val="0"/>
    </w:rPr>
  </w:style>
  <w:style w:type="character" w:customStyle="1" w:styleId="ListLabel7">
    <w:name w:val="ListLabel 7"/>
    <w:qFormat/>
    <w:rPr>
      <w:b/>
      <w:i w:val="0"/>
    </w:rPr>
  </w:style>
  <w:style w:type="character" w:customStyle="1" w:styleId="ListLabel8">
    <w:name w:val="ListLabel 8"/>
    <w:qFormat/>
    <w:rPr>
      <w:b/>
      <w:i w:val="0"/>
    </w:rPr>
  </w:style>
  <w:style w:type="character" w:customStyle="1" w:styleId="ListLabel9">
    <w:name w:val="ListLabel 9"/>
    <w:qFormat/>
    <w:rPr>
      <w:b/>
      <w:i w:val="0"/>
    </w:rPr>
  </w:style>
  <w:style w:type="character" w:customStyle="1" w:styleId="ListLabel10">
    <w:name w:val="ListLabel 10"/>
    <w:qFormat/>
    <w:rPr>
      <w:color w:val="00000A"/>
      <w:sz w:val="20"/>
    </w:rPr>
  </w:style>
  <w:style w:type="character" w:customStyle="1" w:styleId="ListLabel11">
    <w:name w:val="ListLabel 11"/>
    <w:qFormat/>
    <w:rPr>
      <w:rFonts w:cs="Arial"/>
      <w:b/>
      <w:bCs w:val="0"/>
      <w:i w:val="0"/>
      <w:iCs w:val="0"/>
      <w:caps w:val="0"/>
      <w:smallCaps w:val="0"/>
      <w:strike w:val="0"/>
      <w:dstrike w:val="0"/>
      <w:vanish w:val="0"/>
      <w:spacing w:val="0"/>
      <w:kern w:val="0"/>
      <w:position w:val="0"/>
      <w:sz w:val="20"/>
      <w:szCs w:val="20"/>
      <w:u w:val="none"/>
      <w:vertAlign w:val="baseline"/>
      <w:em w:val="none"/>
    </w:rPr>
  </w:style>
  <w:style w:type="character" w:customStyle="1" w:styleId="ListLabel12">
    <w:name w:val="ListLabel 12"/>
    <w:qFormat/>
    <w:rPr>
      <w:rFonts w:cs="Times New Roman"/>
      <w:i w:val="0"/>
      <w:iCs w:val="0"/>
      <w:caps w:val="0"/>
      <w:smallCaps w:val="0"/>
      <w:strike w:val="0"/>
      <w:dstrike w:val="0"/>
      <w:vanish w:val="0"/>
      <w:spacing w:val="0"/>
      <w:position w:val="0"/>
      <w:sz w:val="21"/>
      <w:u w:val="none"/>
      <w:vertAlign w:val="baseline"/>
      <w:em w:val="none"/>
    </w:rPr>
  </w:style>
  <w:style w:type="character" w:customStyle="1" w:styleId="ListLabel13">
    <w:name w:val="ListLabel 13"/>
    <w:qFormat/>
    <w:rPr>
      <w:b/>
    </w:rPr>
  </w:style>
  <w:style w:type="character" w:customStyle="1" w:styleId="ListLabel14">
    <w:name w:val="ListLabel 14"/>
    <w:qFormat/>
    <w:rPr>
      <w:i w:val="0"/>
    </w:rPr>
  </w:style>
  <w:style w:type="character" w:customStyle="1" w:styleId="ListLabel15">
    <w:name w:val="ListLabel 15"/>
    <w:qFormat/>
    <w:rPr>
      <w:color w:val="00000A"/>
    </w:rPr>
  </w:style>
  <w:style w:type="character" w:customStyle="1" w:styleId="ListLabel16">
    <w:name w:val="ListLabel 16"/>
    <w:qFormat/>
    <w:rPr>
      <w:rFonts w:cs="Arial"/>
      <w:b/>
      <w:bCs w:val="0"/>
      <w:i w:val="0"/>
      <w:iCs w:val="0"/>
      <w:caps w:val="0"/>
      <w:smallCaps w:val="0"/>
      <w:strike w:val="0"/>
      <w:dstrike w:val="0"/>
      <w:vanish w:val="0"/>
      <w:spacing w:val="0"/>
      <w:kern w:val="0"/>
      <w:position w:val="0"/>
      <w:sz w:val="20"/>
      <w:szCs w:val="20"/>
      <w:u w:val="none"/>
      <w:vertAlign w:val="baseline"/>
      <w:em w:val="none"/>
    </w:rPr>
  </w:style>
  <w:style w:type="character" w:customStyle="1" w:styleId="ListLabel17">
    <w:name w:val="ListLabel 17"/>
    <w:qFormat/>
    <w:rPr>
      <w:rFonts w:cs="Times New Roman"/>
      <w:i w:val="0"/>
      <w:iCs w:val="0"/>
      <w:caps w:val="0"/>
      <w:smallCaps w:val="0"/>
      <w:strike w:val="0"/>
      <w:dstrike w:val="0"/>
      <w:vanish w:val="0"/>
      <w:spacing w:val="0"/>
      <w:position w:val="0"/>
      <w:sz w:val="21"/>
      <w:u w:val="none"/>
      <w:vertAlign w:val="baseline"/>
      <w:em w:val="none"/>
    </w:rPr>
  </w:style>
  <w:style w:type="character" w:customStyle="1" w:styleId="ListLabel18">
    <w:name w:val="ListLabel 18"/>
    <w:qFormat/>
    <w:rPr>
      <w:b/>
    </w:rPr>
  </w:style>
  <w:style w:type="character" w:customStyle="1" w:styleId="ListLabel19">
    <w:name w:val="ListLabel 19"/>
    <w:qFormat/>
    <w:rPr>
      <w:i w:val="0"/>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Arial"/>
      <w:sz w:val="18"/>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sz w:val="22"/>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cs="Courier New"/>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cs="Courier New"/>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cs="Courier New"/>
    </w:rPr>
  </w:style>
  <w:style w:type="character" w:customStyle="1" w:styleId="ListLabel48">
    <w:name w:val="ListLabel 48"/>
    <w:qFormat/>
    <w:rPr>
      <w:rFonts w:cs="Courier New"/>
    </w:rPr>
  </w:style>
  <w:style w:type="character" w:customStyle="1" w:styleId="ListLabel49">
    <w:name w:val="ListLabel 49"/>
    <w:qFormat/>
    <w:rPr>
      <w:rFonts w:cs="Courier New"/>
    </w:rPr>
  </w:style>
  <w:style w:type="character" w:customStyle="1" w:styleId="ListLabel50">
    <w:name w:val="ListLabel 50"/>
    <w:qFormat/>
    <w:rPr>
      <w:rFonts w:cs="Courier New"/>
    </w:rPr>
  </w:style>
  <w:style w:type="character" w:customStyle="1" w:styleId="ListLabel51">
    <w:name w:val="ListLabel 51"/>
    <w:qFormat/>
    <w:rPr>
      <w:rFonts w:cs="Courier New"/>
    </w:rPr>
  </w:style>
  <w:style w:type="character" w:customStyle="1" w:styleId="ListLabel52">
    <w:name w:val="ListLabel 52"/>
    <w:qFormat/>
    <w:rPr>
      <w:rFonts w:cs="Courier New"/>
    </w:rPr>
  </w:style>
  <w:style w:type="character" w:customStyle="1" w:styleId="ListLabel53">
    <w:name w:val="ListLabel 53"/>
    <w:qFormat/>
    <w:rPr>
      <w:rFonts w:cs="Courier New"/>
    </w:rPr>
  </w:style>
  <w:style w:type="character" w:customStyle="1" w:styleId="ListLabel54">
    <w:name w:val="ListLabel 54"/>
    <w:qFormat/>
    <w:rPr>
      <w:rFonts w:cs="Courier New"/>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character" w:customStyle="1" w:styleId="ListLabel58">
    <w:name w:val="ListLabel 58"/>
    <w:qFormat/>
    <w:rPr>
      <w:rFonts w:cs="Courier New"/>
    </w:rPr>
  </w:style>
  <w:style w:type="character" w:customStyle="1" w:styleId="ListLabel59">
    <w:name w:val="ListLabel 59"/>
    <w:qFormat/>
    <w:rPr>
      <w:color w:val="00000A"/>
    </w:rPr>
  </w:style>
  <w:style w:type="character" w:customStyle="1" w:styleId="ListLabel60">
    <w:name w:val="ListLabel 60"/>
    <w:qFormat/>
    <w:rPr>
      <w:rFonts w:cs="Arial"/>
      <w:b/>
      <w:bCs w:val="0"/>
      <w:i w:val="0"/>
      <w:iCs w:val="0"/>
      <w:caps w:val="0"/>
      <w:smallCaps w:val="0"/>
      <w:strike w:val="0"/>
      <w:dstrike w:val="0"/>
      <w:vanish w:val="0"/>
      <w:spacing w:val="0"/>
      <w:kern w:val="0"/>
      <w:position w:val="0"/>
      <w:sz w:val="20"/>
      <w:szCs w:val="20"/>
      <w:u w:val="none"/>
      <w:vertAlign w:val="baseline"/>
      <w:em w:val="none"/>
    </w:rPr>
  </w:style>
  <w:style w:type="character" w:customStyle="1" w:styleId="ListLabel61">
    <w:name w:val="ListLabel 61"/>
    <w:qFormat/>
    <w:rPr>
      <w:rFonts w:cs="Times New Roman"/>
      <w:i w:val="0"/>
      <w:iCs w:val="0"/>
      <w:caps w:val="0"/>
      <w:smallCaps w:val="0"/>
      <w:strike w:val="0"/>
      <w:dstrike w:val="0"/>
      <w:vanish w:val="0"/>
      <w:spacing w:val="0"/>
      <w:position w:val="0"/>
      <w:sz w:val="21"/>
      <w:u w:val="none"/>
      <w:vertAlign w:val="baseline"/>
      <w:em w:val="none"/>
    </w:rPr>
  </w:style>
  <w:style w:type="character" w:customStyle="1" w:styleId="ListLabel62">
    <w:name w:val="ListLabel 62"/>
    <w:qFormat/>
    <w:rPr>
      <w:b/>
    </w:rPr>
  </w:style>
  <w:style w:type="character" w:customStyle="1" w:styleId="ListLabel63">
    <w:name w:val="ListLabel 63"/>
    <w:qFormat/>
    <w:rPr>
      <w:i w:val="0"/>
    </w:rPr>
  </w:style>
  <w:style w:type="character" w:customStyle="1" w:styleId="ListLabel64">
    <w:name w:val="ListLabel 64"/>
    <w:qFormat/>
    <w:rPr>
      <w:rFonts w:cs="Courier New"/>
    </w:rPr>
  </w:style>
  <w:style w:type="character" w:customStyle="1" w:styleId="ListLabel65">
    <w:name w:val="ListLabel 65"/>
    <w:qFormat/>
    <w:rPr>
      <w:rFonts w:cs="Courier New"/>
    </w:rPr>
  </w:style>
  <w:style w:type="character" w:customStyle="1" w:styleId="ListLabel66">
    <w:name w:val="ListLabel 66"/>
    <w:qFormat/>
    <w:rPr>
      <w:rFonts w:cs="Courier New"/>
    </w:rPr>
  </w:style>
  <w:style w:type="character" w:customStyle="1" w:styleId="ListLabel67">
    <w:name w:val="ListLabel 67"/>
    <w:qFormat/>
    <w:rPr>
      <w:rFonts w:cs="Arial"/>
    </w:rPr>
  </w:style>
  <w:style w:type="character" w:customStyle="1" w:styleId="ListLabel68">
    <w:name w:val="ListLabel 68"/>
    <w:qFormat/>
    <w:rPr>
      <w:rFonts w:cs="Courier New"/>
    </w:rPr>
  </w:style>
  <w:style w:type="character" w:customStyle="1" w:styleId="ListLabel69">
    <w:name w:val="ListLabel 69"/>
    <w:qFormat/>
    <w:rPr>
      <w:rFonts w:cs="Courier New"/>
    </w:rPr>
  </w:style>
  <w:style w:type="character" w:customStyle="1" w:styleId="ListLabel70">
    <w:name w:val="ListLabel 70"/>
    <w:qFormat/>
    <w:rPr>
      <w:rFonts w:cs="Courier New"/>
    </w:rPr>
  </w:style>
  <w:style w:type="character" w:customStyle="1" w:styleId="ListLabel71">
    <w:name w:val="ListLabel 71"/>
    <w:qFormat/>
    <w:rPr>
      <w:rFonts w:cs="Arial"/>
    </w:rPr>
  </w:style>
  <w:style w:type="character" w:customStyle="1" w:styleId="ListLabel72">
    <w:name w:val="ListLabel 72"/>
    <w:qFormat/>
    <w:rPr>
      <w:rFonts w:cs="Courier New"/>
    </w:rPr>
  </w:style>
  <w:style w:type="character" w:customStyle="1" w:styleId="ListLabel73">
    <w:name w:val="ListLabel 73"/>
    <w:qFormat/>
    <w:rPr>
      <w:rFonts w:cs="Courier New"/>
    </w:rPr>
  </w:style>
  <w:style w:type="character" w:customStyle="1" w:styleId="ListLabel74">
    <w:name w:val="ListLabel 74"/>
    <w:qFormat/>
    <w:rPr>
      <w:rFonts w:cs="Courier New"/>
    </w:rPr>
  </w:style>
  <w:style w:type="character" w:customStyle="1" w:styleId="ListLabel75">
    <w:name w:val="ListLabel 75"/>
    <w:qFormat/>
    <w:rPr>
      <w:rFonts w:cs="Courier New"/>
    </w:rPr>
  </w:style>
  <w:style w:type="character" w:customStyle="1" w:styleId="ListLabel76">
    <w:name w:val="ListLabel 76"/>
    <w:qFormat/>
    <w:rPr>
      <w:rFonts w:cs="Courier New"/>
    </w:rPr>
  </w:style>
  <w:style w:type="character" w:customStyle="1" w:styleId="ListLabel77">
    <w:name w:val="ListLabel 77"/>
    <w:qFormat/>
    <w:rPr>
      <w:rFonts w:cs="Courier New"/>
    </w:rPr>
  </w:style>
  <w:style w:type="character" w:customStyle="1" w:styleId="ListLabel78">
    <w:name w:val="ListLabel 78"/>
    <w:qFormat/>
    <w:rPr>
      <w:rFonts w:cs="Courier New"/>
    </w:rPr>
  </w:style>
  <w:style w:type="character" w:customStyle="1" w:styleId="ListLabel79">
    <w:name w:val="ListLabel 79"/>
    <w:qFormat/>
    <w:rPr>
      <w:rFonts w:cs="Courier New"/>
    </w:rPr>
  </w:style>
  <w:style w:type="character" w:customStyle="1" w:styleId="ListLabel80">
    <w:name w:val="ListLabel 80"/>
    <w:qFormat/>
    <w:rPr>
      <w:rFonts w:cs="Courier New"/>
    </w:rPr>
  </w:style>
  <w:style w:type="character" w:customStyle="1" w:styleId="ListLabel81">
    <w:name w:val="ListLabel 81"/>
    <w:qFormat/>
    <w:rPr>
      <w:color w:val="00000A"/>
    </w:rPr>
  </w:style>
  <w:style w:type="character" w:customStyle="1" w:styleId="ListLabel82">
    <w:name w:val="ListLabel 82"/>
    <w:qFormat/>
    <w:rPr>
      <w:rFonts w:cs="Arial"/>
      <w:b/>
      <w:bCs w:val="0"/>
      <w:i w:val="0"/>
      <w:iCs w:val="0"/>
      <w:caps w:val="0"/>
      <w:smallCaps w:val="0"/>
      <w:strike w:val="0"/>
      <w:dstrike w:val="0"/>
      <w:vanish w:val="0"/>
      <w:spacing w:val="0"/>
      <w:kern w:val="0"/>
      <w:position w:val="0"/>
      <w:sz w:val="20"/>
      <w:szCs w:val="20"/>
      <w:u w:val="none"/>
      <w:vertAlign w:val="baseline"/>
      <w:em w:val="none"/>
    </w:rPr>
  </w:style>
  <w:style w:type="character" w:customStyle="1" w:styleId="ListLabel83">
    <w:name w:val="ListLabel 83"/>
    <w:qFormat/>
    <w:rPr>
      <w:rFonts w:cs="Times New Roman"/>
      <w:i w:val="0"/>
      <w:iCs w:val="0"/>
      <w:caps w:val="0"/>
      <w:smallCaps w:val="0"/>
      <w:strike w:val="0"/>
      <w:dstrike w:val="0"/>
      <w:vanish w:val="0"/>
      <w:spacing w:val="0"/>
      <w:position w:val="0"/>
      <w:sz w:val="21"/>
      <w:u w:val="none"/>
      <w:vertAlign w:val="baseline"/>
      <w:em w:val="none"/>
    </w:rPr>
  </w:style>
  <w:style w:type="character" w:customStyle="1" w:styleId="ListLabel84">
    <w:name w:val="ListLabel 84"/>
    <w:qFormat/>
    <w:rPr>
      <w:b/>
    </w:rPr>
  </w:style>
  <w:style w:type="character" w:customStyle="1" w:styleId="ListLabel85">
    <w:name w:val="ListLabel 85"/>
    <w:qFormat/>
    <w:rPr>
      <w:i w:val="0"/>
    </w:rPr>
  </w:style>
  <w:style w:type="character" w:customStyle="1" w:styleId="ListLabel86">
    <w:name w:val="ListLabel 86"/>
    <w:qFormat/>
    <w:rPr>
      <w:rFonts w:asciiTheme="majorHAnsi" w:hAnsiTheme="majorHAnsi" w:cs="Arial"/>
      <w:sz w:val="22"/>
      <w:szCs w:val="22"/>
      <w:lang w:eastAsia="ko-KR"/>
    </w:rPr>
  </w:style>
  <w:style w:type="character" w:customStyle="1" w:styleId="ListLabel87">
    <w:name w:val="ListLabel 87"/>
    <w:qFormat/>
    <w:rPr>
      <w:rFonts w:asciiTheme="majorHAnsi" w:hAnsiTheme="majorHAnsi" w:cs="Arial"/>
      <w:color w:val="4F81BD" w:themeColor="accent1"/>
      <w:sz w:val="22"/>
      <w:szCs w:val="22"/>
      <w:lang w:eastAsia="ko-KR"/>
    </w:rPr>
  </w:style>
  <w:style w:type="character" w:customStyle="1" w:styleId="ListLabel88">
    <w:name w:val="ListLabel 88"/>
    <w:qFormat/>
    <w:rPr>
      <w:rFonts w:asciiTheme="majorHAnsi" w:hAnsiTheme="majorHAnsi" w:cs="Arial"/>
      <w:i/>
      <w:sz w:val="22"/>
      <w:szCs w:val="22"/>
      <w:lang w:eastAsia="ko-KR"/>
    </w:rPr>
  </w:style>
  <w:style w:type="character" w:customStyle="1" w:styleId="ListLabel89">
    <w:name w:val="ListLabel 89"/>
    <w:qFormat/>
    <w:rPr>
      <w:rFonts w:asciiTheme="majorHAnsi" w:hAnsiTheme="majorHAnsi"/>
      <w:sz w:val="18"/>
      <w:szCs w:val="18"/>
    </w:rPr>
  </w:style>
  <w:style w:type="character" w:customStyle="1" w:styleId="ListLabel90">
    <w:name w:val="ListLabel 90"/>
    <w:qFormat/>
    <w:rPr>
      <w:rFonts w:ascii="Times New Roman" w:hAnsi="Times New Roman" w:cs="Times New Roman"/>
      <w:sz w:val="24"/>
      <w:szCs w:val="24"/>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rsid w:val="008F6EBC"/>
    <w:pPr>
      <w:spacing w:after="120"/>
    </w:pPr>
    <w:rPr>
      <w:rFonts w:eastAsia="Batang"/>
      <w:lang w:eastAsia="ko-KR"/>
    </w:rPr>
  </w:style>
  <w:style w:type="paragraph" w:styleId="List">
    <w:name w:val="List"/>
    <w:basedOn w:val="Normal"/>
    <w:rsid w:val="008F6EBC"/>
    <w:pPr>
      <w:ind w:left="360" w:hanging="360"/>
    </w:pPr>
    <w:rPr>
      <w:rFonts w:eastAsia="Batang"/>
      <w:lang w:eastAsia="ko-KR"/>
    </w:rPr>
  </w:style>
  <w:style w:type="paragraph" w:styleId="Caption">
    <w:name w:val="caption"/>
    <w:basedOn w:val="Normal"/>
    <w:next w:val="Normal"/>
    <w:uiPriority w:val="35"/>
    <w:semiHidden/>
    <w:unhideWhenUsed/>
    <w:qFormat/>
    <w:rsid w:val="002C3AED"/>
    <w:pPr>
      <w:spacing w:line="240" w:lineRule="auto"/>
    </w:pPr>
    <w:rPr>
      <w:b/>
      <w:bCs/>
      <w:color w:val="404040" w:themeColor="text1" w:themeTint="BF"/>
      <w:sz w:val="16"/>
      <w:szCs w:val="16"/>
    </w:rPr>
  </w:style>
  <w:style w:type="paragraph" w:customStyle="1" w:styleId="Index">
    <w:name w:val="Index"/>
    <w:basedOn w:val="Normal"/>
    <w:qFormat/>
    <w:pPr>
      <w:suppressLineNumbers/>
    </w:pPr>
    <w:rPr>
      <w:rFonts w:cs="Lucida Sans"/>
    </w:rPr>
  </w:style>
  <w:style w:type="paragraph" w:styleId="Header">
    <w:name w:val="header"/>
    <w:basedOn w:val="Normal"/>
    <w:link w:val="HeaderChar"/>
    <w:rsid w:val="008F6EBC"/>
    <w:pPr>
      <w:tabs>
        <w:tab w:val="center" w:pos="4320"/>
        <w:tab w:val="right" w:pos="8640"/>
      </w:tabs>
    </w:pPr>
  </w:style>
  <w:style w:type="paragraph" w:styleId="Footer">
    <w:name w:val="footer"/>
    <w:basedOn w:val="Normal"/>
    <w:link w:val="FooterChar"/>
    <w:rsid w:val="008F6EBC"/>
    <w:pPr>
      <w:tabs>
        <w:tab w:val="left" w:pos="-3060"/>
        <w:tab w:val="right" w:pos="9360"/>
      </w:tabs>
    </w:pPr>
    <w:rPr>
      <w:sz w:val="22"/>
      <w:szCs w:val="22"/>
    </w:rPr>
  </w:style>
  <w:style w:type="paragraph" w:customStyle="1" w:styleId="P-Heading1">
    <w:name w:val="P-Heading1"/>
    <w:next w:val="Normal"/>
    <w:qFormat/>
    <w:rsid w:val="008F6EBC"/>
    <w:pPr>
      <w:keepNext/>
      <w:keepLines/>
      <w:tabs>
        <w:tab w:val="left" w:pos="1134"/>
        <w:tab w:val="left" w:pos="1701"/>
        <w:tab w:val="left" w:pos="2268"/>
        <w:tab w:val="left" w:pos="2835"/>
        <w:tab w:val="left" w:pos="3402"/>
        <w:tab w:val="center" w:pos="7002"/>
        <w:tab w:val="right" w:pos="14005"/>
      </w:tabs>
      <w:spacing w:before="360"/>
    </w:pPr>
    <w:rPr>
      <w:b/>
      <w:sz w:val="28"/>
      <w:lang w:val="en-GB"/>
    </w:rPr>
  </w:style>
  <w:style w:type="paragraph" w:customStyle="1" w:styleId="P-Heading2">
    <w:name w:val="P-Heading2"/>
    <w:basedOn w:val="P-Heading1"/>
    <w:next w:val="Normal"/>
    <w:qFormat/>
    <w:rsid w:val="008F6EBC"/>
    <w:pPr>
      <w:spacing w:before="240"/>
    </w:pPr>
    <w:rPr>
      <w:i/>
      <w:sz w:val="24"/>
    </w:rPr>
  </w:style>
  <w:style w:type="paragraph" w:customStyle="1" w:styleId="P-Heading3">
    <w:name w:val="P-Heading3"/>
    <w:basedOn w:val="P-Heading1"/>
    <w:next w:val="Normal"/>
    <w:qFormat/>
    <w:rsid w:val="008F6EBC"/>
    <w:pPr>
      <w:tabs>
        <w:tab w:val="left" w:pos="360"/>
      </w:tabs>
      <w:spacing w:before="240"/>
    </w:pPr>
    <w:rPr>
      <w:sz w:val="20"/>
    </w:rPr>
  </w:style>
  <w:style w:type="paragraph" w:customStyle="1" w:styleId="P-TableHead">
    <w:name w:val="P-TableHead"/>
    <w:qFormat/>
    <w:rsid w:val="008F6EBC"/>
    <w:pPr>
      <w:keepLines/>
      <w:tabs>
        <w:tab w:val="left" w:pos="284"/>
        <w:tab w:val="left" w:pos="567"/>
        <w:tab w:val="left" w:pos="851"/>
        <w:tab w:val="center" w:pos="7002"/>
        <w:tab w:val="right" w:pos="14005"/>
      </w:tabs>
      <w:spacing w:before="60" w:after="60"/>
    </w:pPr>
    <w:rPr>
      <w:rFonts w:ascii="Arial" w:hAnsi="Arial"/>
      <w:b/>
      <w:sz w:val="18"/>
      <w:lang w:val="en-GB"/>
    </w:rPr>
  </w:style>
  <w:style w:type="paragraph" w:customStyle="1" w:styleId="P-TableText">
    <w:name w:val="P-TableText"/>
    <w:qFormat/>
    <w:rsid w:val="008F6EBC"/>
    <w:pPr>
      <w:keepLines/>
      <w:tabs>
        <w:tab w:val="left" w:pos="284"/>
        <w:tab w:val="left" w:pos="567"/>
        <w:tab w:val="left" w:pos="851"/>
        <w:tab w:val="center" w:pos="7002"/>
        <w:tab w:val="right" w:pos="14005"/>
      </w:tabs>
      <w:spacing w:before="60" w:after="60"/>
    </w:pPr>
    <w:rPr>
      <w:lang w:val="en-GB"/>
    </w:rPr>
  </w:style>
  <w:style w:type="paragraph" w:customStyle="1" w:styleId="P-Text">
    <w:name w:val="P-Text"/>
    <w:qFormat/>
    <w:rsid w:val="008F6EBC"/>
    <w:pPr>
      <w:tabs>
        <w:tab w:val="left" w:pos="567"/>
        <w:tab w:val="left" w:pos="1134"/>
        <w:tab w:val="left" w:pos="1701"/>
        <w:tab w:val="left" w:pos="2268"/>
        <w:tab w:val="left" w:pos="2835"/>
        <w:tab w:val="center" w:pos="7002"/>
        <w:tab w:val="right" w:pos="14005"/>
      </w:tabs>
      <w:spacing w:before="240"/>
      <w:ind w:left="284"/>
    </w:pPr>
    <w:rPr>
      <w:sz w:val="24"/>
      <w:lang w:val="en-GB"/>
    </w:rPr>
  </w:style>
  <w:style w:type="paragraph" w:styleId="FootnoteText">
    <w:name w:val="footnote text"/>
    <w:basedOn w:val="Normal"/>
    <w:link w:val="FootnoteTextChar"/>
    <w:semiHidden/>
    <w:rsid w:val="008F6EBC"/>
    <w:pPr>
      <w:keepLines/>
      <w:tabs>
        <w:tab w:val="left" w:pos="567"/>
        <w:tab w:val="left" w:pos="1134"/>
        <w:tab w:val="left" w:pos="1701"/>
        <w:tab w:val="left" w:pos="2268"/>
        <w:tab w:val="left" w:pos="2835"/>
        <w:tab w:val="center" w:pos="7002"/>
        <w:tab w:val="right" w:pos="14005"/>
      </w:tabs>
      <w:spacing w:before="60"/>
    </w:pPr>
    <w:rPr>
      <w:lang w:val="en-GB"/>
    </w:rPr>
  </w:style>
  <w:style w:type="paragraph" w:customStyle="1" w:styleId="P-Text-No-Indent">
    <w:name w:val="P-Text-No-Indent"/>
    <w:qFormat/>
    <w:rsid w:val="008F6EBC"/>
    <w:pPr>
      <w:keepLines/>
      <w:tabs>
        <w:tab w:val="left" w:pos="567"/>
        <w:tab w:val="left" w:pos="1134"/>
        <w:tab w:val="left" w:pos="1701"/>
        <w:tab w:val="left" w:pos="2268"/>
        <w:tab w:val="left" w:pos="2835"/>
        <w:tab w:val="center" w:pos="7002"/>
        <w:tab w:val="right" w:pos="14005"/>
      </w:tabs>
      <w:spacing w:before="120" w:after="120"/>
    </w:pPr>
    <w:rPr>
      <w:sz w:val="24"/>
      <w:lang w:val="en-GB"/>
    </w:rPr>
  </w:style>
  <w:style w:type="paragraph" w:customStyle="1" w:styleId="P-Header">
    <w:name w:val="P-Header"/>
    <w:qFormat/>
    <w:rsid w:val="008F6EBC"/>
    <w:pPr>
      <w:keepLines/>
      <w:tabs>
        <w:tab w:val="center" w:pos="7002"/>
        <w:tab w:val="right" w:pos="14005"/>
      </w:tabs>
      <w:spacing w:before="60"/>
    </w:pPr>
    <w:rPr>
      <w:b/>
      <w:lang w:val="en-GB"/>
    </w:rPr>
  </w:style>
  <w:style w:type="paragraph" w:customStyle="1" w:styleId="P-Footer">
    <w:name w:val="P-Footer"/>
    <w:qFormat/>
    <w:rsid w:val="008F6EBC"/>
    <w:pPr>
      <w:tabs>
        <w:tab w:val="center" w:pos="7002"/>
        <w:tab w:val="right" w:pos="14005"/>
      </w:tabs>
      <w:spacing w:before="120"/>
    </w:pPr>
    <w:rPr>
      <w:rFonts w:ascii="Arial" w:hAnsi="Arial"/>
      <w:i/>
      <w:sz w:val="16"/>
      <w:lang w:val="en-GB"/>
    </w:rPr>
  </w:style>
  <w:style w:type="paragraph" w:customStyle="1" w:styleId="P-NFReqID">
    <w:name w:val="P-NFReqID"/>
    <w:basedOn w:val="Heading3"/>
    <w:qFormat/>
    <w:rsid w:val="008F6EBC"/>
    <w:pPr>
      <w:numPr>
        <w:ilvl w:val="0"/>
        <w:numId w:val="0"/>
      </w:numPr>
      <w:tabs>
        <w:tab w:val="left" w:pos="720"/>
        <w:tab w:val="left" w:pos="1134"/>
        <w:tab w:val="left" w:pos="1701"/>
        <w:tab w:val="left" w:pos="2268"/>
        <w:tab w:val="left" w:pos="2835"/>
        <w:tab w:val="center" w:pos="7002"/>
        <w:tab w:val="right" w:pos="14005"/>
      </w:tabs>
      <w:ind w:left="360" w:hanging="360"/>
    </w:pPr>
    <w:rPr>
      <w:rFonts w:eastAsia="Times New Roman"/>
      <w:bCs/>
      <w:szCs w:val="20"/>
      <w:lang w:val="en-GB"/>
    </w:rPr>
  </w:style>
  <w:style w:type="paragraph" w:customStyle="1" w:styleId="P-BusReqID">
    <w:name w:val="P-BusReqID"/>
    <w:basedOn w:val="Heading3"/>
    <w:qFormat/>
    <w:rsid w:val="008F6EBC"/>
    <w:pPr>
      <w:numPr>
        <w:ilvl w:val="0"/>
        <w:numId w:val="0"/>
      </w:numPr>
    </w:pPr>
    <w:rPr>
      <w:rFonts w:eastAsia="Times New Roman"/>
      <w:bCs/>
      <w:szCs w:val="20"/>
      <w:lang w:val="en-GB"/>
    </w:rPr>
  </w:style>
  <w:style w:type="paragraph" w:styleId="Title">
    <w:name w:val="Title"/>
    <w:basedOn w:val="Normal"/>
    <w:next w:val="Normal"/>
    <w:link w:val="TitleChar"/>
    <w:uiPriority w:val="10"/>
    <w:qFormat/>
    <w:rsid w:val="002C3AED"/>
    <w:pPr>
      <w:spacing w:after="0" w:line="240" w:lineRule="auto"/>
      <w:contextualSpacing/>
    </w:pPr>
    <w:rPr>
      <w:rFonts w:asciiTheme="majorHAnsi" w:eastAsiaTheme="majorEastAsia" w:hAnsiTheme="majorHAnsi" w:cstheme="majorBidi"/>
      <w:color w:val="262626" w:themeColor="text1" w:themeTint="D9"/>
      <w:sz w:val="96"/>
      <w:szCs w:val="96"/>
    </w:rPr>
  </w:style>
  <w:style w:type="paragraph" w:customStyle="1" w:styleId="Comment">
    <w:name w:val="Comment"/>
    <w:basedOn w:val="Normal"/>
    <w:autoRedefine/>
    <w:qFormat/>
    <w:rsid w:val="008F6EBC"/>
    <w:rPr>
      <w:rFonts w:ascii="Arial" w:hAnsi="Arial" w:cs="Arial"/>
      <w:iCs/>
      <w:color w:val="0000FF"/>
      <w:szCs w:val="20"/>
    </w:rPr>
  </w:style>
  <w:style w:type="paragraph" w:styleId="TOC1">
    <w:name w:val="toc 1"/>
    <w:basedOn w:val="Normal"/>
    <w:next w:val="Normal"/>
    <w:uiPriority w:val="39"/>
    <w:rsid w:val="008F6EBC"/>
    <w:pPr>
      <w:tabs>
        <w:tab w:val="left" w:pos="400"/>
        <w:tab w:val="right" w:leader="dot" w:pos="9350"/>
      </w:tabs>
    </w:pPr>
    <w:rPr>
      <w:rFonts w:eastAsia="Batang"/>
      <w:sz w:val="22"/>
      <w:szCs w:val="24"/>
      <w:lang w:eastAsia="ko-KR"/>
    </w:rPr>
  </w:style>
  <w:style w:type="paragraph" w:styleId="TOC2">
    <w:name w:val="toc 2"/>
    <w:basedOn w:val="TOC1"/>
    <w:next w:val="Normal"/>
    <w:uiPriority w:val="39"/>
    <w:rsid w:val="008F6EBC"/>
    <w:pPr>
      <w:ind w:left="200"/>
    </w:pPr>
  </w:style>
  <w:style w:type="paragraph" w:styleId="TOC3">
    <w:name w:val="toc 3"/>
    <w:basedOn w:val="Normal"/>
    <w:next w:val="Normal"/>
    <w:autoRedefine/>
    <w:uiPriority w:val="39"/>
    <w:rsid w:val="008F6EBC"/>
    <w:pPr>
      <w:ind w:left="400"/>
    </w:pPr>
    <w:rPr>
      <w:rFonts w:eastAsia="Batang"/>
      <w:lang w:eastAsia="ko-KR"/>
    </w:rPr>
  </w:style>
  <w:style w:type="paragraph" w:styleId="BodyText2">
    <w:name w:val="Body Text 2"/>
    <w:basedOn w:val="Normal"/>
    <w:link w:val="BodyText2Char"/>
    <w:qFormat/>
    <w:rsid w:val="008F6EBC"/>
    <w:rPr>
      <w:color w:val="0000FF"/>
    </w:rPr>
  </w:style>
  <w:style w:type="paragraph" w:styleId="TOC4">
    <w:name w:val="toc 4"/>
    <w:basedOn w:val="Normal"/>
    <w:next w:val="Normal"/>
    <w:autoRedefine/>
    <w:uiPriority w:val="39"/>
    <w:rsid w:val="008F6EBC"/>
    <w:pPr>
      <w:ind w:left="720"/>
    </w:pPr>
  </w:style>
  <w:style w:type="paragraph" w:styleId="TOC5">
    <w:name w:val="toc 5"/>
    <w:basedOn w:val="Normal"/>
    <w:next w:val="Normal"/>
    <w:autoRedefine/>
    <w:uiPriority w:val="39"/>
    <w:rsid w:val="00FA73D0"/>
    <w:pPr>
      <w:tabs>
        <w:tab w:val="left" w:pos="2060"/>
        <w:tab w:val="right" w:leader="dot" w:pos="9017"/>
      </w:tabs>
      <w:ind w:left="720"/>
    </w:pPr>
  </w:style>
  <w:style w:type="paragraph" w:styleId="TOC6">
    <w:name w:val="toc 6"/>
    <w:basedOn w:val="Normal"/>
    <w:next w:val="Normal"/>
    <w:autoRedefine/>
    <w:uiPriority w:val="39"/>
    <w:rsid w:val="008F6EBC"/>
    <w:pPr>
      <w:ind w:left="1200"/>
    </w:pPr>
  </w:style>
  <w:style w:type="paragraph" w:styleId="TOC7">
    <w:name w:val="toc 7"/>
    <w:basedOn w:val="Normal"/>
    <w:next w:val="Normal"/>
    <w:autoRedefine/>
    <w:uiPriority w:val="39"/>
    <w:rsid w:val="008F6EBC"/>
    <w:pPr>
      <w:ind w:left="1440"/>
    </w:pPr>
  </w:style>
  <w:style w:type="paragraph" w:styleId="TOC8">
    <w:name w:val="toc 8"/>
    <w:basedOn w:val="Normal"/>
    <w:next w:val="Normal"/>
    <w:autoRedefine/>
    <w:uiPriority w:val="39"/>
    <w:rsid w:val="008F6EBC"/>
    <w:pPr>
      <w:ind w:left="1680"/>
    </w:pPr>
  </w:style>
  <w:style w:type="paragraph" w:styleId="TOC9">
    <w:name w:val="toc 9"/>
    <w:basedOn w:val="Normal"/>
    <w:next w:val="Normal"/>
    <w:autoRedefine/>
    <w:uiPriority w:val="39"/>
    <w:rsid w:val="008F6EBC"/>
    <w:pPr>
      <w:ind w:left="1920"/>
    </w:pPr>
  </w:style>
  <w:style w:type="paragraph" w:styleId="BodyTextIndent">
    <w:name w:val="Body Text Indent"/>
    <w:basedOn w:val="Normal"/>
    <w:link w:val="BodyTextIndentChar"/>
    <w:rsid w:val="008F6EBC"/>
    <w:pPr>
      <w:ind w:left="1080"/>
    </w:pPr>
    <w:rPr>
      <w:color w:val="0000FF"/>
    </w:rPr>
  </w:style>
  <w:style w:type="paragraph" w:customStyle="1" w:styleId="NormalTableText">
    <w:name w:val="Normal Table Text"/>
    <w:basedOn w:val="Normal"/>
    <w:qFormat/>
    <w:rsid w:val="008F6EBC"/>
    <w:rPr>
      <w:sz w:val="20"/>
    </w:rPr>
  </w:style>
  <w:style w:type="paragraph" w:styleId="BalloonText">
    <w:name w:val="Balloon Text"/>
    <w:basedOn w:val="Normal"/>
    <w:link w:val="BalloonTextChar"/>
    <w:semiHidden/>
    <w:qFormat/>
    <w:rsid w:val="008F6EBC"/>
    <w:rPr>
      <w:rFonts w:ascii="Tahoma" w:hAnsi="Tahoma" w:cs="Tahoma"/>
      <w:sz w:val="16"/>
      <w:szCs w:val="16"/>
    </w:rPr>
  </w:style>
  <w:style w:type="paragraph" w:customStyle="1" w:styleId="BlueTextforTemplates">
    <w:name w:val="Blue Text for Templates"/>
    <w:next w:val="Normal"/>
    <w:qFormat/>
    <w:rsid w:val="008F6EBC"/>
    <w:rPr>
      <w:rFonts w:ascii="Calibri" w:hAnsi="Calibri"/>
      <w:i/>
      <w:iCs/>
      <w:color w:val="0000FF"/>
      <w:sz w:val="22"/>
      <w:szCs w:val="22"/>
    </w:rPr>
  </w:style>
  <w:style w:type="paragraph" w:customStyle="1" w:styleId="BlueTextforTablesinTemplates">
    <w:name w:val="Blue Text for Tables in Templates"/>
    <w:basedOn w:val="BlueTextforTemplates"/>
    <w:autoRedefine/>
    <w:qFormat/>
    <w:rsid w:val="008F6EBC"/>
    <w:rPr>
      <w:sz w:val="20"/>
    </w:rPr>
  </w:style>
  <w:style w:type="paragraph" w:customStyle="1" w:styleId="HeaderRowforTables">
    <w:name w:val="Header Row for Tables"/>
    <w:basedOn w:val="NormalTableText"/>
    <w:qFormat/>
    <w:rsid w:val="008F6EBC"/>
    <w:pPr>
      <w:shd w:val="pct15" w:color="auto" w:fill="auto"/>
      <w:jc w:val="center"/>
    </w:pPr>
    <w:rPr>
      <w:b/>
    </w:rPr>
  </w:style>
  <w:style w:type="paragraph" w:customStyle="1" w:styleId="TableHeaderRow">
    <w:name w:val="Table Header Row"/>
    <w:basedOn w:val="NormalTableText"/>
    <w:qFormat/>
    <w:rsid w:val="008F6EBC"/>
    <w:pPr>
      <w:shd w:val="pct15" w:color="auto" w:fill="auto"/>
    </w:pPr>
    <w:rPr>
      <w:b/>
    </w:rPr>
  </w:style>
  <w:style w:type="paragraph" w:styleId="BodyTextIndent2">
    <w:name w:val="Body Text Indent 2"/>
    <w:basedOn w:val="Normal"/>
    <w:link w:val="BodyTextIndent2Char"/>
    <w:qFormat/>
    <w:rsid w:val="008F6EBC"/>
    <w:pPr>
      <w:ind w:left="720"/>
    </w:pPr>
    <w:rPr>
      <w:i/>
      <w:iCs/>
      <w:color w:val="0000FF"/>
      <w:sz w:val="20"/>
    </w:rPr>
  </w:style>
  <w:style w:type="paragraph" w:styleId="BlockText">
    <w:name w:val="Block Text"/>
    <w:basedOn w:val="Normal"/>
    <w:qFormat/>
    <w:rsid w:val="008F6EBC"/>
    <w:rPr>
      <w:rFonts w:ascii="Arial" w:hAnsi="Arial"/>
      <w:sz w:val="20"/>
      <w:szCs w:val="20"/>
    </w:rPr>
  </w:style>
  <w:style w:type="paragraph" w:customStyle="1" w:styleId="Style14ptCentered">
    <w:name w:val="Style 14 pt Centered"/>
    <w:basedOn w:val="Normal"/>
    <w:qFormat/>
    <w:rsid w:val="008F6EBC"/>
    <w:pPr>
      <w:jc w:val="center"/>
    </w:pPr>
    <w:rPr>
      <w:sz w:val="28"/>
      <w:szCs w:val="20"/>
    </w:rPr>
  </w:style>
  <w:style w:type="paragraph" w:customStyle="1" w:styleId="StyleP-HeaderArialCentered">
    <w:name w:val="Style P-Header + Arial Centered"/>
    <w:basedOn w:val="P-Header"/>
    <w:qFormat/>
    <w:rsid w:val="008F6EBC"/>
    <w:pPr>
      <w:jc w:val="center"/>
    </w:pPr>
    <w:rPr>
      <w:rFonts w:ascii="Arial" w:hAnsi="Arial"/>
      <w:bCs/>
    </w:rPr>
  </w:style>
  <w:style w:type="paragraph" w:customStyle="1" w:styleId="StyleP-TableHeadCentered">
    <w:name w:val="Style P-TableHead + Centered"/>
    <w:basedOn w:val="P-TableHead"/>
    <w:qFormat/>
    <w:rsid w:val="008F6EBC"/>
    <w:pPr>
      <w:jc w:val="center"/>
    </w:pPr>
    <w:rPr>
      <w:bCs/>
    </w:rPr>
  </w:style>
  <w:style w:type="paragraph" w:customStyle="1" w:styleId="StyleTableHeaderRowCentered">
    <w:name w:val="Style Table Header Row + Centered"/>
    <w:basedOn w:val="TableHeaderRow"/>
    <w:qFormat/>
    <w:rsid w:val="008F6EBC"/>
    <w:pPr>
      <w:shd w:val="clear" w:color="auto" w:fill="D8D8D8"/>
      <w:jc w:val="center"/>
    </w:pPr>
    <w:rPr>
      <w:bCs/>
      <w:szCs w:val="20"/>
    </w:rPr>
  </w:style>
  <w:style w:type="paragraph" w:customStyle="1" w:styleId="StyleP-Text10ptLeft0Before0pt">
    <w:name w:val="Style P-Text + 10 pt Left:  0&quot; Before:  0 pt"/>
    <w:basedOn w:val="P-Text"/>
    <w:qFormat/>
    <w:rsid w:val="008F6EBC"/>
    <w:pPr>
      <w:spacing w:before="0"/>
      <w:ind w:left="0"/>
    </w:pPr>
    <w:rPr>
      <w:sz w:val="20"/>
    </w:rPr>
  </w:style>
  <w:style w:type="paragraph" w:customStyle="1" w:styleId="StyleNormalTableTextBold">
    <w:name w:val="Style Normal Table Text + Bold"/>
    <w:basedOn w:val="NormalTableText"/>
    <w:qFormat/>
    <w:rsid w:val="008F6EBC"/>
    <w:rPr>
      <w:b/>
      <w:bCs/>
    </w:rPr>
  </w:style>
  <w:style w:type="paragraph" w:customStyle="1" w:styleId="StyleCentered">
    <w:name w:val="Style Centered"/>
    <w:basedOn w:val="Normal"/>
    <w:qFormat/>
    <w:rsid w:val="008F6EBC"/>
    <w:pPr>
      <w:jc w:val="center"/>
    </w:pPr>
    <w:rPr>
      <w:szCs w:val="20"/>
    </w:rPr>
  </w:style>
  <w:style w:type="paragraph" w:customStyle="1" w:styleId="smallheadersyyle">
    <w:name w:val="small header syyle"/>
    <w:basedOn w:val="Heading1"/>
    <w:qFormat/>
    <w:rsid w:val="00804D34"/>
    <w:pPr>
      <w:numPr>
        <w:numId w:val="0"/>
      </w:numPr>
    </w:pPr>
  </w:style>
  <w:style w:type="paragraph" w:styleId="ListParagraph">
    <w:name w:val="List Paragraph"/>
    <w:basedOn w:val="Normal"/>
    <w:link w:val="ListParagraphChar"/>
    <w:uiPriority w:val="34"/>
    <w:qFormat/>
    <w:rsid w:val="00376749"/>
    <w:pPr>
      <w:ind w:left="720"/>
      <w:contextualSpacing/>
    </w:pPr>
  </w:style>
  <w:style w:type="paragraph" w:styleId="NormalWeb">
    <w:name w:val="Normal (Web)"/>
    <w:basedOn w:val="Normal"/>
    <w:uiPriority w:val="99"/>
    <w:unhideWhenUsed/>
    <w:qFormat/>
    <w:rsid w:val="005D3E3F"/>
    <w:pPr>
      <w:spacing w:beforeAutospacing="1" w:afterAutospacing="1"/>
    </w:pPr>
    <w:rPr>
      <w:sz w:val="24"/>
    </w:rPr>
  </w:style>
  <w:style w:type="paragraph" w:styleId="DocumentMap">
    <w:name w:val="Document Map"/>
    <w:basedOn w:val="Normal"/>
    <w:link w:val="DocumentMapChar"/>
    <w:qFormat/>
    <w:rsid w:val="000C61CF"/>
    <w:rPr>
      <w:rFonts w:ascii="Tahoma" w:hAnsi="Tahoma" w:cs="Tahoma"/>
      <w:sz w:val="16"/>
      <w:szCs w:val="16"/>
    </w:rPr>
  </w:style>
  <w:style w:type="paragraph" w:customStyle="1" w:styleId="Style1">
    <w:name w:val="Style1"/>
    <w:basedOn w:val="Heading5"/>
    <w:link w:val="Style11Char"/>
    <w:qFormat/>
    <w:rsid w:val="0075001C"/>
    <w:pPr>
      <w:numPr>
        <w:ilvl w:val="0"/>
        <w:numId w:val="0"/>
      </w:numPr>
      <w:tabs>
        <w:tab w:val="left" w:pos="5958"/>
      </w:tabs>
      <w:ind w:left="5958"/>
    </w:pPr>
  </w:style>
  <w:style w:type="paragraph" w:customStyle="1" w:styleId="Style2">
    <w:name w:val="Style2"/>
    <w:basedOn w:val="Heading5"/>
    <w:link w:val="Style2Char"/>
    <w:qFormat/>
    <w:rsid w:val="00311200"/>
    <w:pPr>
      <w:numPr>
        <w:ilvl w:val="0"/>
        <w:numId w:val="0"/>
      </w:numPr>
    </w:pPr>
  </w:style>
  <w:style w:type="paragraph" w:customStyle="1" w:styleId="Style3">
    <w:name w:val="Style3"/>
    <w:basedOn w:val="Heading2"/>
    <w:link w:val="Style3Char"/>
    <w:qFormat/>
    <w:rsid w:val="00574149"/>
    <w:pPr>
      <w:numPr>
        <w:ilvl w:val="0"/>
        <w:numId w:val="0"/>
      </w:numPr>
      <w:ind w:left="576"/>
    </w:pPr>
    <w:rPr>
      <w:rFonts w:asciiTheme="minorHAnsi" w:hAnsiTheme="minorHAnsi" w:cstheme="minorHAnsi"/>
      <w:sz w:val="22"/>
      <w:szCs w:val="22"/>
    </w:rPr>
  </w:style>
  <w:style w:type="paragraph" w:customStyle="1" w:styleId="Style4">
    <w:name w:val="Style4"/>
    <w:basedOn w:val="Heading2"/>
    <w:link w:val="Style4Char"/>
    <w:qFormat/>
    <w:rsid w:val="00574149"/>
    <w:pPr>
      <w:numPr>
        <w:ilvl w:val="0"/>
        <w:numId w:val="0"/>
      </w:numPr>
      <w:ind w:left="576"/>
    </w:pPr>
    <w:rPr>
      <w:rFonts w:asciiTheme="minorHAnsi" w:hAnsiTheme="minorHAnsi" w:cstheme="minorHAnsi"/>
      <w:sz w:val="22"/>
      <w:szCs w:val="22"/>
    </w:rPr>
  </w:style>
  <w:style w:type="paragraph" w:customStyle="1" w:styleId="Style5">
    <w:name w:val="Style5"/>
    <w:basedOn w:val="Heading2"/>
    <w:link w:val="Style5Char"/>
    <w:qFormat/>
    <w:rsid w:val="00574149"/>
    <w:pPr>
      <w:numPr>
        <w:ilvl w:val="0"/>
        <w:numId w:val="0"/>
      </w:numPr>
      <w:ind w:left="576"/>
    </w:pPr>
    <w:rPr>
      <w:rFonts w:asciiTheme="minorHAnsi" w:hAnsiTheme="minorHAnsi" w:cstheme="minorHAnsi"/>
      <w:sz w:val="22"/>
      <w:szCs w:val="22"/>
    </w:rPr>
  </w:style>
  <w:style w:type="paragraph" w:customStyle="1" w:styleId="Style6">
    <w:name w:val="Style6"/>
    <w:basedOn w:val="Style2"/>
    <w:link w:val="Style6Char"/>
    <w:qFormat/>
    <w:rsid w:val="0017777C"/>
    <w:pPr>
      <w:tabs>
        <w:tab w:val="left" w:pos="1080"/>
        <w:tab w:val="left" w:pos="1170"/>
      </w:tabs>
    </w:pPr>
    <w:rPr>
      <w:b/>
    </w:rPr>
  </w:style>
  <w:style w:type="paragraph" w:customStyle="1" w:styleId="Style7">
    <w:name w:val="Style7"/>
    <w:basedOn w:val="Style3"/>
    <w:link w:val="Style7Char"/>
    <w:qFormat/>
    <w:rsid w:val="00D07629"/>
    <w:pPr>
      <w:tabs>
        <w:tab w:val="left" w:pos="1170"/>
      </w:tabs>
      <w:ind w:left="0"/>
    </w:pPr>
  </w:style>
  <w:style w:type="paragraph" w:customStyle="1" w:styleId="Style8">
    <w:name w:val="Style8"/>
    <w:basedOn w:val="Heading5"/>
    <w:link w:val="Style8Char"/>
    <w:qFormat/>
    <w:rsid w:val="00820AC9"/>
    <w:pPr>
      <w:numPr>
        <w:ilvl w:val="0"/>
        <w:numId w:val="0"/>
      </w:numPr>
      <w:ind w:left="990"/>
    </w:pPr>
    <w:rPr>
      <w:rFonts w:ascii="Calibri" w:eastAsia="Batang" w:hAnsi="Calibri"/>
      <w:lang w:eastAsia="ko-KR"/>
    </w:rPr>
  </w:style>
  <w:style w:type="paragraph" w:customStyle="1" w:styleId="Style9">
    <w:name w:val="Style9"/>
    <w:basedOn w:val="Style8"/>
    <w:link w:val="Style9Char"/>
    <w:qFormat/>
    <w:rsid w:val="00820AC9"/>
    <w:pPr>
      <w:ind w:left="1008"/>
    </w:pPr>
  </w:style>
  <w:style w:type="paragraph" w:customStyle="1" w:styleId="Style10">
    <w:name w:val="Style10"/>
    <w:basedOn w:val="Heading3"/>
    <w:link w:val="Style10Char"/>
    <w:qFormat/>
    <w:rsid w:val="003F6C00"/>
    <w:pPr>
      <w:numPr>
        <w:ilvl w:val="0"/>
        <w:numId w:val="0"/>
      </w:numPr>
    </w:pPr>
  </w:style>
  <w:style w:type="paragraph" w:customStyle="1" w:styleId="Style11">
    <w:name w:val="Style11"/>
    <w:basedOn w:val="Heading3"/>
    <w:qFormat/>
    <w:rsid w:val="00B96033"/>
    <w:pPr>
      <w:numPr>
        <w:ilvl w:val="0"/>
        <w:numId w:val="0"/>
      </w:numPr>
    </w:pPr>
  </w:style>
  <w:style w:type="paragraph" w:customStyle="1" w:styleId="Style12">
    <w:name w:val="Style12"/>
    <w:basedOn w:val="Heading5"/>
    <w:link w:val="Style12Char"/>
    <w:qFormat/>
    <w:rsid w:val="00096A1B"/>
    <w:pPr>
      <w:numPr>
        <w:ilvl w:val="0"/>
        <w:numId w:val="0"/>
      </w:numPr>
    </w:pPr>
    <w:rPr>
      <w:b/>
      <w:kern w:val="2"/>
    </w:rPr>
  </w:style>
  <w:style w:type="paragraph" w:customStyle="1" w:styleId="Style13">
    <w:name w:val="Style13"/>
    <w:basedOn w:val="Heading3"/>
    <w:link w:val="Style13Char"/>
    <w:qFormat/>
    <w:rsid w:val="00C03C47"/>
    <w:pPr>
      <w:numPr>
        <w:ilvl w:val="0"/>
        <w:numId w:val="0"/>
      </w:numPr>
    </w:pPr>
  </w:style>
  <w:style w:type="paragraph" w:styleId="TOCHeading">
    <w:name w:val="TOC Heading"/>
    <w:basedOn w:val="Heading1"/>
    <w:next w:val="Normal"/>
    <w:uiPriority w:val="39"/>
    <w:unhideWhenUsed/>
    <w:qFormat/>
    <w:rsid w:val="002C3AED"/>
    <w:pPr>
      <w:numPr>
        <w:numId w:val="0"/>
      </w:numPr>
    </w:pPr>
  </w:style>
  <w:style w:type="paragraph" w:customStyle="1" w:styleId="Style14">
    <w:name w:val="Style14"/>
    <w:basedOn w:val="Heading5"/>
    <w:link w:val="Style14Char"/>
    <w:qFormat/>
    <w:rsid w:val="00235A68"/>
    <w:pPr>
      <w:numPr>
        <w:ilvl w:val="0"/>
        <w:numId w:val="0"/>
      </w:numPr>
    </w:pPr>
  </w:style>
  <w:style w:type="paragraph" w:customStyle="1" w:styleId="Style15">
    <w:name w:val="Style15"/>
    <w:basedOn w:val="Heading5"/>
    <w:link w:val="Style15Char"/>
    <w:qFormat/>
    <w:rsid w:val="00235A68"/>
    <w:pPr>
      <w:numPr>
        <w:ilvl w:val="0"/>
        <w:numId w:val="0"/>
      </w:numPr>
      <w:tabs>
        <w:tab w:val="left" w:pos="0"/>
      </w:tabs>
    </w:pPr>
  </w:style>
  <w:style w:type="paragraph" w:styleId="CommentText">
    <w:name w:val="annotation text"/>
    <w:basedOn w:val="Normal"/>
    <w:link w:val="CommentTextChar"/>
    <w:uiPriority w:val="99"/>
    <w:qFormat/>
    <w:rsid w:val="00B61DE9"/>
    <w:rPr>
      <w:sz w:val="20"/>
      <w:szCs w:val="20"/>
    </w:rPr>
  </w:style>
  <w:style w:type="paragraph" w:styleId="CommentSubject">
    <w:name w:val="annotation subject"/>
    <w:basedOn w:val="CommentText"/>
    <w:link w:val="CommentSubjectChar"/>
    <w:qFormat/>
    <w:rsid w:val="00B61DE9"/>
    <w:rPr>
      <w:b/>
      <w:bCs/>
    </w:rPr>
  </w:style>
  <w:style w:type="paragraph" w:styleId="Revision">
    <w:name w:val="Revision"/>
    <w:uiPriority w:val="99"/>
    <w:semiHidden/>
    <w:qFormat/>
    <w:rsid w:val="00AF78C0"/>
    <w:rPr>
      <w:sz w:val="22"/>
      <w:szCs w:val="24"/>
    </w:rPr>
  </w:style>
  <w:style w:type="paragraph" w:customStyle="1" w:styleId="BulletTNR">
    <w:name w:val="Bullet_TNR"/>
    <w:basedOn w:val="Normal"/>
    <w:autoRedefine/>
    <w:qFormat/>
    <w:rsid w:val="00503119"/>
    <w:pPr>
      <w:spacing w:before="120" w:after="120"/>
      <w:jc w:val="both"/>
    </w:pPr>
    <w:rPr>
      <w:rFonts w:ascii="Arial" w:hAnsi="Arial"/>
    </w:rPr>
  </w:style>
  <w:style w:type="paragraph" w:customStyle="1" w:styleId="NormalC2P">
    <w:name w:val="Normal C2P"/>
    <w:basedOn w:val="Normal"/>
    <w:link w:val="NormalC2PChar"/>
    <w:qFormat/>
    <w:rsid w:val="00503119"/>
    <w:pPr>
      <w:spacing w:after="120"/>
      <w:jc w:val="both"/>
    </w:pPr>
    <w:rPr>
      <w:rFonts w:ascii="Tahoma" w:hAnsi="Tahoma"/>
      <w:sz w:val="20"/>
      <w:szCs w:val="20"/>
      <w:lang w:val="en-GB"/>
    </w:rPr>
  </w:style>
  <w:style w:type="paragraph" w:styleId="ListBullet">
    <w:name w:val="List Bullet"/>
    <w:basedOn w:val="Normal"/>
    <w:autoRedefine/>
    <w:qFormat/>
    <w:rsid w:val="00080709"/>
    <w:pPr>
      <w:suppressAutoHyphens/>
      <w:spacing w:before="60" w:after="40"/>
      <w:ind w:left="450"/>
    </w:pPr>
    <w:rPr>
      <w:rFonts w:ascii="Tahoma" w:eastAsia="Arial Unicode MS" w:hAnsi="Tahoma"/>
      <w:color w:val="000000" w:themeColor="text1"/>
      <w:sz w:val="20"/>
      <w:szCs w:val="20"/>
      <w:lang w:val="en-GB" w:eastAsia="ar-SA"/>
    </w:rPr>
  </w:style>
  <w:style w:type="paragraph" w:customStyle="1" w:styleId="UseCaseStep">
    <w:name w:val="Use Case Step"/>
    <w:basedOn w:val="BodyText"/>
    <w:link w:val="UseCaseStepChar"/>
    <w:qFormat/>
    <w:rsid w:val="001B05DB"/>
    <w:pPr>
      <w:keepLines/>
      <w:widowControl w:val="0"/>
      <w:spacing w:before="60" w:after="60"/>
    </w:pPr>
    <w:rPr>
      <w:rFonts w:eastAsia="Times New Roman"/>
      <w:sz w:val="20"/>
      <w:szCs w:val="20"/>
      <w:lang w:eastAsia="en-US"/>
    </w:rPr>
  </w:style>
  <w:style w:type="paragraph" w:customStyle="1" w:styleId="UseCaseLastStep">
    <w:name w:val="Use Case Last Step"/>
    <w:basedOn w:val="UseCaseStep"/>
    <w:qFormat/>
    <w:rsid w:val="001B05DB"/>
    <w:pPr>
      <w:tabs>
        <w:tab w:val="left" w:pos="360"/>
        <w:tab w:val="left" w:pos="567"/>
      </w:tabs>
      <w:ind w:left="567" w:hanging="567"/>
    </w:pPr>
  </w:style>
  <w:style w:type="paragraph" w:customStyle="1" w:styleId="Linkalternateflow">
    <w:name w:val="Link alternate flow"/>
    <w:basedOn w:val="UseCaseStep"/>
    <w:link w:val="LinkalternateflowChar"/>
    <w:qFormat/>
    <w:rsid w:val="001B05DB"/>
    <w:pPr>
      <w:ind w:left="1247"/>
    </w:pPr>
    <w:rPr>
      <w:rFonts w:ascii="Tahoma" w:hAnsi="Tahoma" w:cs="Tahoma"/>
      <w:i/>
      <w:color w:val="A6A6A6"/>
      <w:sz w:val="16"/>
      <w:szCs w:val="16"/>
      <w:lang w:val="en-GB"/>
    </w:rPr>
  </w:style>
  <w:style w:type="paragraph" w:customStyle="1" w:styleId="BodyTextList">
    <w:name w:val="Body Text List"/>
    <w:basedOn w:val="BodyText"/>
    <w:link w:val="BodyTextListChar"/>
    <w:qFormat/>
    <w:rsid w:val="00340CBD"/>
    <w:pPr>
      <w:keepLines/>
      <w:widowControl w:val="0"/>
      <w:spacing w:after="0"/>
    </w:pPr>
    <w:rPr>
      <w:rFonts w:ascii="Tahoma" w:hAnsi="Tahoma"/>
      <w:sz w:val="18"/>
      <w:szCs w:val="18"/>
      <w:lang w:val="en-GB"/>
    </w:rPr>
  </w:style>
  <w:style w:type="paragraph" w:customStyle="1" w:styleId="GapStyle">
    <w:name w:val="GapStyle"/>
    <w:link w:val="GapStyleChar"/>
    <w:qFormat/>
    <w:rsid w:val="002B5C10"/>
    <w:pPr>
      <w:spacing w:before="120" w:after="40"/>
      <w:jc w:val="both"/>
    </w:pPr>
    <w:rPr>
      <w:rFonts w:ascii="Tahoma" w:hAnsi="Tahoma"/>
      <w:b/>
      <w:bCs/>
      <w:i/>
      <w:color w:val="548DD4" w:themeColor="text2" w:themeTint="99"/>
      <w:sz w:val="18"/>
      <w:lang w:val="en-GB"/>
    </w:rPr>
  </w:style>
  <w:style w:type="paragraph" w:styleId="Subtitle">
    <w:name w:val="Subtitle"/>
    <w:basedOn w:val="Normal"/>
    <w:next w:val="Normal"/>
    <w:link w:val="SubtitleChar"/>
    <w:uiPriority w:val="11"/>
    <w:qFormat/>
    <w:rsid w:val="002C3AED"/>
    <w:pPr>
      <w:spacing w:after="240"/>
    </w:pPr>
    <w:rPr>
      <w:caps/>
      <w:color w:val="404040" w:themeColor="text1" w:themeTint="BF"/>
      <w:spacing w:val="20"/>
      <w:sz w:val="28"/>
      <w:szCs w:val="28"/>
    </w:rPr>
  </w:style>
  <w:style w:type="paragraph" w:styleId="NoSpacing">
    <w:name w:val="No Spacing"/>
    <w:uiPriority w:val="1"/>
    <w:qFormat/>
    <w:rsid w:val="002C3AED"/>
  </w:style>
  <w:style w:type="paragraph" w:styleId="Quote">
    <w:name w:val="Quote"/>
    <w:basedOn w:val="Normal"/>
    <w:next w:val="Normal"/>
    <w:link w:val="QuoteChar"/>
    <w:uiPriority w:val="29"/>
    <w:qFormat/>
    <w:rsid w:val="002C3AED"/>
    <w:pPr>
      <w:spacing w:before="160"/>
      <w:ind w:left="720" w:right="720"/>
      <w:jc w:val="center"/>
    </w:pPr>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2C3AED"/>
    <w:pPr>
      <w:pBdr>
        <w:top w:val="single" w:sz="24" w:space="4" w:color="C0504D"/>
      </w:pBdr>
      <w:spacing w:before="240" w:after="240" w:line="240" w:lineRule="auto"/>
      <w:ind w:left="936" w:right="936"/>
      <w:jc w:val="center"/>
    </w:pPr>
    <w:rPr>
      <w:rFonts w:asciiTheme="majorHAnsi" w:eastAsiaTheme="majorEastAsia" w:hAnsiTheme="majorHAnsi" w:cstheme="majorBidi"/>
      <w:sz w:val="24"/>
      <w:szCs w:val="24"/>
    </w:rPr>
  </w:style>
  <w:style w:type="paragraph" w:customStyle="1" w:styleId="DocumentHistory">
    <w:name w:val="Document History"/>
    <w:basedOn w:val="Normal"/>
    <w:qFormat/>
    <w:rsid w:val="00932298"/>
    <w:pPr>
      <w:spacing w:after="0" w:line="240" w:lineRule="auto"/>
      <w:jc w:val="center"/>
    </w:pPr>
    <w:rPr>
      <w:rFonts w:ascii="Times New Roman" w:eastAsia="Times New Roman" w:hAnsi="Times New Roman" w:cs="Times New Roman"/>
      <w:b/>
      <w:sz w:val="28"/>
      <w:szCs w:val="20"/>
    </w:rPr>
  </w:style>
  <w:style w:type="paragraph" w:customStyle="1" w:styleId="Default">
    <w:name w:val="Default"/>
    <w:qFormat/>
    <w:rsid w:val="00C83BF1"/>
    <w:rPr>
      <w:rFonts w:ascii="Courier New" w:eastAsia="Times New Roman" w:hAnsi="Courier New" w:cs="Courier New"/>
      <w:color w:val="000000"/>
      <w:sz w:val="24"/>
      <w:szCs w:val="24"/>
    </w:rPr>
  </w:style>
  <w:style w:type="paragraph" w:styleId="PlainText">
    <w:name w:val="Plain Text"/>
    <w:basedOn w:val="Normal"/>
    <w:link w:val="PlainTextChar"/>
    <w:uiPriority w:val="99"/>
    <w:unhideWhenUsed/>
    <w:qFormat/>
    <w:rsid w:val="00CB0027"/>
    <w:pPr>
      <w:spacing w:after="0" w:line="240" w:lineRule="auto"/>
    </w:pPr>
    <w:rPr>
      <w:rFonts w:ascii="Calibri" w:eastAsia="Times New Roman" w:hAnsi="Calibri" w:cs="Times New Roman"/>
      <w:sz w:val="22"/>
    </w:r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 w:type="table" w:styleId="TableGrid">
    <w:name w:val="Table Grid"/>
    <w:basedOn w:val="TableNormal"/>
    <w:uiPriority w:val="59"/>
    <w:rsid w:val="00EE1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UCStandardTable">
    <w:name w:val="UC Standard Table"/>
    <w:basedOn w:val="TableNormal"/>
    <w:uiPriority w:val="99"/>
    <w:rsid w:val="00503119"/>
    <w:rPr>
      <w:color w:val="000000" w:themeColor="text1"/>
      <w:sz w:val="18"/>
      <w:szCs w:val="1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rPr>
        <w:b/>
        <w:color w:val="FFFFFF" w:themeColor="background1"/>
      </w:rPr>
      <w:tblPr/>
      <w:tcPr>
        <w:shd w:val="clear" w:color="auto" w:fill="1F497D" w:themeFill="text2"/>
      </w:tcPr>
    </w:tblStylePr>
  </w:style>
  <w:style w:type="table" w:customStyle="1" w:styleId="TableGrid1">
    <w:name w:val="Table Grid1"/>
    <w:basedOn w:val="TableNormal"/>
    <w:uiPriority w:val="59"/>
    <w:rsid w:val="008D4C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720A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59"/>
    <w:rsid w:val="007A19A7"/>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4.wmf"/><Relationship Id="rId26" Type="http://schemas.openxmlformats.org/officeDocument/2006/relationships/package" Target="embeddings/Microsoft_Excel_Worksheet.xlsx"/><Relationship Id="rId3" Type="http://schemas.openxmlformats.org/officeDocument/2006/relationships/customXml" Target="../customXml/item3.xml"/><Relationship Id="rId21" Type="http://schemas.openxmlformats.org/officeDocument/2006/relationships/footer" Target="footer2.xml"/><Relationship Id="rId34"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wmf"/><Relationship Id="rId25" Type="http://schemas.openxmlformats.org/officeDocument/2006/relationships/image" Target="media/image7.emf"/><Relationship Id="rId33"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2.xml"/><Relationship Id="rId29"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3.xml"/><Relationship Id="rId32" Type="http://schemas.openxmlformats.org/officeDocument/2006/relationships/header" Target="header4.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eader" Target="header3.xml"/><Relationship Id="rId28" Type="http://schemas.openxmlformats.org/officeDocument/2006/relationships/package" Target="embeddings/Microsoft_PowerPoint_Presentation.pptx"/><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wmf"/><Relationship Id="rId31" Type="http://schemas.openxmlformats.org/officeDocument/2006/relationships/hyperlink" Target="https://myshare.bnymellon.net/sites/CTSProjectRepository2015/PPMProjects1/7121363/Project%20Documents/Requirements/RTP%20Private%20Label%20FRD.doc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6.wmf"/><Relationship Id="rId27" Type="http://schemas.openxmlformats.org/officeDocument/2006/relationships/image" Target="media/image8.emf"/><Relationship Id="rId30" Type="http://schemas.openxmlformats.org/officeDocument/2006/relationships/package" Target="embeddings/Microsoft_Word_Document.docx"/><Relationship Id="rId35"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DisplayOrder xmlns="da1593b3-faf1-4481-ad0c-bd95a5d31a66" xsi:nil="true"/>
    <Needs_x0020_to_x0020_be_x0020_Archived xmlns="da1593b3-faf1-4481-ad0c-bd95a5d31a66">true</Needs_x0020_to_x0020_be_x0020_Archived>
    <DocumentSetDescription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200BF8D4C86D5448DAAA3B8C4F67A57" ma:contentTypeVersion="1" ma:contentTypeDescription="Create a new document." ma:contentTypeScope="" ma:versionID="11d8c41805b09ff264c3dcaf1c642cc1">
  <xsd:schema xmlns:xsd="http://www.w3.org/2001/XMLSchema" xmlns:xs="http://www.w3.org/2001/XMLSchema" xmlns:p="http://schemas.microsoft.com/office/2006/metadata/properties" xmlns:ns1="http://schemas.microsoft.com/sharepoint/v3" xmlns:ns2="da1593b3-faf1-4481-ad0c-bd95a5d31a66" targetNamespace="http://schemas.microsoft.com/office/2006/metadata/properties" ma:root="true" ma:fieldsID="b98e8307a0d8dc6736d80314fa2cace1" ns1:_="" ns2:_="">
    <xsd:import namespace="http://schemas.microsoft.com/sharepoint/v3"/>
    <xsd:import namespace="da1593b3-faf1-4481-ad0c-bd95a5d31a66"/>
    <xsd:element name="properties">
      <xsd:complexType>
        <xsd:sequence>
          <xsd:element name="documentManagement">
            <xsd:complexType>
              <xsd:all>
                <xsd:element ref="ns2:DisplayOrder" minOccurs="0"/>
                <xsd:element ref="ns2:Needs_x0020_to_x0020_be_x0020_Archived" minOccurs="0"/>
                <xsd:element ref="ns1:DocumentSet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ocumentSetDescription" ma:index="10" nillable="true" ma:displayName="Description" ma:description="A description of the Document Set" ma:internalName="DocumentSetDescription">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a1593b3-faf1-4481-ad0c-bd95a5d31a66" elementFormDefault="qualified">
    <xsd:import namespace="http://schemas.microsoft.com/office/2006/documentManagement/types"/>
    <xsd:import namespace="http://schemas.microsoft.com/office/infopath/2007/PartnerControls"/>
    <xsd:element name="DisplayOrder" ma:index="8" nillable="true" ma:displayName="DisplayOrder" ma:internalName="DisplayOrder">
      <xsd:simpleType>
        <xsd:restriction base="dms:Number"/>
      </xsd:simpleType>
    </xsd:element>
    <xsd:element name="Needs_x0020_to_x0020_be_x0020_Archived" ma:index="9" nillable="true" ma:displayName="Needs to be Archived" ma:default="1" ma:internalName="Needs_x0020_to_x0020_be_x0020_Archived">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E60920-1D9D-4BDC-ABCD-C503BB8A9572}">
  <ds:schemaRefs>
    <ds:schemaRef ds:uri="http://schemas.microsoft.com/sharepoint/v3/contenttype/forms"/>
  </ds:schemaRefs>
</ds:datastoreItem>
</file>

<file path=customXml/itemProps2.xml><?xml version="1.0" encoding="utf-8"?>
<ds:datastoreItem xmlns:ds="http://schemas.openxmlformats.org/officeDocument/2006/customXml" ds:itemID="{DFA79B0C-07B2-4F4A-988B-D533925A4C26}">
  <ds:schemaRefs>
    <ds:schemaRef ds:uri="http://purl.org/dc/dcmitype/"/>
    <ds:schemaRef ds:uri="http://schemas.microsoft.com/office/infopath/2007/PartnerControls"/>
    <ds:schemaRef ds:uri="http://schemas.microsoft.com/office/2006/documentManagement/types"/>
    <ds:schemaRef ds:uri="http://schemas.microsoft.com/office/2006/metadata/properties"/>
    <ds:schemaRef ds:uri="http://schemas.microsoft.com/sharepoint/v3"/>
    <ds:schemaRef ds:uri="http://purl.org/dc/terms/"/>
    <ds:schemaRef ds:uri="http://schemas.openxmlformats.org/package/2006/metadata/core-properties"/>
    <ds:schemaRef ds:uri="da1593b3-faf1-4481-ad0c-bd95a5d31a66"/>
    <ds:schemaRef ds:uri="http://www.w3.org/XML/1998/namespace"/>
    <ds:schemaRef ds:uri="http://purl.org/dc/elements/1.1/"/>
  </ds:schemaRefs>
</ds:datastoreItem>
</file>

<file path=customXml/itemProps3.xml><?xml version="1.0" encoding="utf-8"?>
<ds:datastoreItem xmlns:ds="http://schemas.openxmlformats.org/officeDocument/2006/customXml" ds:itemID="{F7263FE1-648C-4EC5-90D4-012297B15A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a1593b3-faf1-4481-ad0c-bd95a5d31a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F1F75E-F888-4F80-8868-5A457175F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5835</Words>
  <Characters>33263</Characters>
  <Application>Microsoft Office Word</Application>
  <DocSecurity>4</DocSecurity>
  <Lines>277</Lines>
  <Paragraphs>78</Paragraphs>
  <ScaleCrop>false</ScaleCrop>
  <HeadingPairs>
    <vt:vector size="2" baseType="variant">
      <vt:variant>
        <vt:lpstr>Title</vt:lpstr>
      </vt:variant>
      <vt:variant>
        <vt:i4>1</vt:i4>
      </vt:variant>
    </vt:vector>
  </HeadingPairs>
  <TitlesOfParts>
    <vt:vector size="1" baseType="lpstr">
      <vt:lpstr>Business Requirements Document</vt:lpstr>
    </vt:vector>
  </TitlesOfParts>
  <Company>Mellon Financial Corporation</Company>
  <LinksUpToDate>false</LinksUpToDate>
  <CharactersWithSpaces>39020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dc:title>
  <dc:subject/>
  <dc:creator>Parameswaran Venkatachalam</dc:creator>
  <dc:description/>
  <cp:lastModifiedBy>Singh, Anand</cp:lastModifiedBy>
  <cp:revision>2</cp:revision>
  <cp:lastPrinted>2018-07-26T14:35:00Z</cp:lastPrinted>
  <dcterms:created xsi:type="dcterms:W3CDTF">2018-07-26T15:42:00Z</dcterms:created>
  <dcterms:modified xsi:type="dcterms:W3CDTF">2018-07-26T15:42:00Z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Mellon Financial Corporation</vt:lpwstr>
  </property>
  <property fmtid="{D5CDD505-2E9C-101B-9397-08002B2CF9AE}" pid="4" name="ContentTypeId">
    <vt:lpwstr>0x010100E200BF8D4C86D5448DAAA3B8C4F67A57</vt:lpwstr>
  </property>
  <property fmtid="{D5CDD505-2E9C-101B-9397-08002B2CF9AE}" pid="5" name="DocSecurity">
    <vt:i4>0</vt:i4>
  </property>
  <property fmtid="{D5CDD505-2E9C-101B-9397-08002B2CF9AE}" pid="6" name="HyperlinksChanged">
    <vt:bool>false</vt:bool>
  </property>
  <property fmtid="{D5CDD505-2E9C-101B-9397-08002B2CF9AE}" pid="7" name="LinksUpToDate">
    <vt:bool>false</vt:bool>
  </property>
  <property fmtid="{D5CDD505-2E9C-101B-9397-08002B2CF9AE}" pid="8" name="ScaleCrop">
    <vt:bool>false</vt:bool>
  </property>
  <property fmtid="{D5CDD505-2E9C-101B-9397-08002B2CF9AE}" pid="9" name="ShareDoc">
    <vt:bool>false</vt:bool>
  </property>
  <property fmtid="{D5CDD505-2E9C-101B-9397-08002B2CF9AE}" pid="10" name="_DocHome">
    <vt:i4>287141983</vt:i4>
  </property>
</Properties>
</file>